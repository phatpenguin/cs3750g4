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proofErr w:type="gramStart"/>
      <w:r w:rsidRPr="003D576E">
        <w:rPr>
          <w:rStyle w:val="SubtleEmphasis"/>
        </w:rPr>
        <w:t>Version 2.</w:t>
      </w:r>
      <w:proofErr w:type="gramEnd"/>
      <w:del w:id="1" w:author="Jerod Hodgkin" w:date="2011-01-21T22:21:00Z">
        <w:r w:rsidRPr="003D576E" w:rsidDel="00A1201F">
          <w:rPr>
            <w:rStyle w:val="SubtleEmphasis"/>
          </w:rPr>
          <w:delText>0</w:delText>
        </w:r>
      </w:del>
      <w:ins w:id="2" w:author="Jerod Hodgkin" w:date="2011-01-21T22:21:00Z">
        <w:r w:rsidR="00A1201F">
          <w:rPr>
            <w:rStyle w:val="SubtleEmphasis"/>
          </w:rPr>
          <w:t>1</w:t>
        </w:r>
      </w:ins>
    </w:p>
    <w:p w:rsidR="00A77B3E" w:rsidRPr="003D576E" w:rsidRDefault="00C67F31">
      <w:pPr>
        <w:jc w:val="center"/>
        <w:rPr>
          <w:rStyle w:val="SubtleEmphasis"/>
        </w:rPr>
      </w:pPr>
      <w:del w:id="3" w:author="Jerod Hodgkin" w:date="2011-01-21T22:20:00Z">
        <w:r w:rsidRPr="003D576E" w:rsidDel="00A1201F">
          <w:rPr>
            <w:rStyle w:val="SubtleEmphasis"/>
          </w:rPr>
          <w:delText>12/</w:delText>
        </w:r>
        <w:r w:rsidR="00E77665" w:rsidDel="00A1201F">
          <w:rPr>
            <w:rStyle w:val="SubtleEmphasis"/>
          </w:rPr>
          <w:delText>1</w:delText>
        </w:r>
        <w:r w:rsidRPr="003D576E" w:rsidDel="00A1201F">
          <w:rPr>
            <w:rStyle w:val="SubtleEmphasis"/>
          </w:rPr>
          <w:delText>/2010</w:delText>
        </w:r>
      </w:del>
      <w:ins w:id="4" w:author="Jerod Hodgkin" w:date="2011-01-21T22:20:00Z">
        <w:r w:rsidR="00A1201F">
          <w:rPr>
            <w:rStyle w:val="SubtleEmphasis"/>
          </w:rPr>
          <w:t>1/21/2011</w:t>
        </w:r>
      </w:ins>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5" w:name="h.47new4-5punmn"/>
      <w:bookmarkStart w:id="6" w:name="_Toc283410910"/>
      <w:bookmarkEnd w:id="5"/>
      <w:r w:rsidRPr="00D37390">
        <w:rPr>
          <w:rFonts w:eastAsia="Arial"/>
        </w:rPr>
        <w:lastRenderedPageBreak/>
        <w:t>Responsibility Matrix</w:t>
      </w:r>
      <w:bookmarkEnd w:id="6"/>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7" w:name="h.f8mgtz-bg6fbd"/>
      <w:bookmarkStart w:id="8" w:name="_Toc283410911"/>
      <w:bookmarkEnd w:id="7"/>
      <w:r>
        <w:rPr>
          <w:rFonts w:eastAsia="Arial"/>
        </w:rPr>
        <w:t>R</w:t>
      </w:r>
      <w:r w:rsidR="00C67F31" w:rsidRPr="00D37390">
        <w:rPr>
          <w:rFonts w:eastAsia="Arial"/>
        </w:rPr>
        <w:t>esponsibility Allocation Chart</w:t>
      </w:r>
      <w:bookmarkEnd w:id="8"/>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9" w:name="h.hgnixx-hqfgrx"/>
      <w:bookmarkStart w:id="10" w:name="_Toc283410912"/>
      <w:bookmarkEnd w:id="9"/>
      <w:r w:rsidRPr="00D37390">
        <w:rPr>
          <w:rFonts w:eastAsia="Arial"/>
        </w:rPr>
        <w:lastRenderedPageBreak/>
        <w:t>Summary of Changes</w:t>
      </w:r>
      <w:bookmarkEnd w:id="10"/>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BC29B9">
            <w:pPr>
              <w:jc w:val="center"/>
            </w:pPr>
            <w:ins w:id="11" w:author="Jerod Hodgkin" w:date="2011-01-21T22:06:00Z">
              <w:r>
                <w:t>005</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12" w:author="Jerod Hodgkin" w:date="2011-01-21T22:08:00Z">
                <w:pPr>
                  <w:jc w:val="center"/>
                </w:pPr>
              </w:pPrChange>
            </w:pPr>
            <w:ins w:id="13" w:author="Jerod Hodgkin" w:date="2011-01-21T22:06:00Z">
              <w:r>
                <w:t>1/</w:t>
              </w:r>
            </w:ins>
            <w:ins w:id="14" w:author="Jerod Hodgkin" w:date="2011-01-21T22:08:00Z">
              <w:r>
                <w:t>14</w:t>
              </w:r>
            </w:ins>
            <w:ins w:id="15" w:author="Jerod Hodgkin" w:date="2011-01-21T22:06:00Z">
              <w:r>
                <w:t>/2011</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16" w:author="Jerod Hodgkin" w:date="2011-01-21T22:07:00Z">
                <w:pPr>
                  <w:jc w:val="center"/>
                </w:pPr>
              </w:pPrChange>
            </w:pPr>
            <w:ins w:id="17" w:author="Jerod Hodgkin" w:date="2011-01-21T22:07:00Z">
              <w:r>
                <w:t>User Stories</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pPrChange w:id="18" w:author="Jerod Hodgkin" w:date="2011-01-21T22:07:00Z">
                <w:pPr>
                  <w:jc w:val="center"/>
                </w:pPr>
              </w:pPrChange>
            </w:pPr>
            <w:ins w:id="19" w:author="Jerod Hodgkin" w:date="2011-01-21T22:07:00Z">
              <w:r>
                <w:t xml:space="preserve">  M</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20" w:author="Jerod Hodgkin" w:date="2011-01-21T22:07:00Z">
                <w:pPr>
                  <w:jc w:val="center"/>
                </w:pPr>
              </w:pPrChange>
            </w:pPr>
            <w:ins w:id="21" w:author="Jerod Hodgkin" w:date="2011-01-21T22:07:00Z">
              <w:r>
                <w:t xml:space="preserve">Added some user stories and </w:t>
              </w:r>
              <w:proofErr w:type="spellStart"/>
              <w:r>
                <w:t>mathche</w:t>
              </w:r>
            </w:ins>
            <w:ins w:id="22" w:author="Jerod Hodgkin" w:date="2011-01-21T22:08:00Z">
              <w:r>
                <w:t>d</w:t>
              </w:r>
              <w:proofErr w:type="spellEnd"/>
              <w:r>
                <w:t xml:space="preserve"> them all up with </w:t>
              </w:r>
              <w:proofErr w:type="spellStart"/>
              <w:r>
                <w:t>Jira</w:t>
              </w:r>
              <w:proofErr w:type="spellEnd"/>
              <w:r>
                <w:t xml:space="preserve">. </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pPrChange w:id="23" w:author="Jerod Hodgkin" w:date="2011-01-21T22:08:00Z">
                <w:pPr>
                  <w:jc w:val="center"/>
                </w:pPr>
              </w:pPrChange>
            </w:pPr>
            <w:ins w:id="24" w:author="Jerod Hodgkin" w:date="2011-01-21T22:08:00Z">
              <w:r>
                <w:t>JTH</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25" w:author="Jerod Hodgkin" w:date="2011-01-21T22:08:00Z">
                <w:pPr>
                  <w:jc w:val="center"/>
                </w:pPr>
              </w:pPrChange>
            </w:pPr>
            <w:ins w:id="26" w:author="Jerod Hodgkin" w:date="2011-01-21T22:08:00Z">
              <w:r>
                <w:t>1/19/2011</w:t>
              </w:r>
            </w:ins>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BC29B9">
            <w:pPr>
              <w:jc w:val="center"/>
            </w:pPr>
            <w:ins w:id="27" w:author="Jerod Hodgkin" w:date="2011-01-21T22:08:00Z">
              <w:r>
                <w:t>006</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28" w:author="Jerod Hodgkin" w:date="2011-01-21T22:09:00Z">
                <w:pPr>
                  <w:jc w:val="center"/>
                </w:pPr>
              </w:pPrChange>
            </w:pPr>
            <w:ins w:id="29" w:author="Jerod Hodgkin" w:date="2011-01-21T22:08:00Z">
              <w:r>
                <w:t>1/19/20</w:t>
              </w:r>
            </w:ins>
            <w:ins w:id="30" w:author="Jerod Hodgkin" w:date="2011-01-21T22:09:00Z">
              <w:r>
                <w:t>11</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31" w:author="Jerod Hodgkin" w:date="2011-01-21T22:09:00Z">
                <w:pPr>
                  <w:jc w:val="center"/>
                </w:pPr>
              </w:pPrChange>
            </w:pPr>
            <w:ins w:id="32" w:author="Jerod Hodgkin" w:date="2011-01-21T22:09:00Z">
              <w:r>
                <w:t>History of work and Gantt Chart</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pPrChange w:id="33" w:author="Jerod Hodgkin" w:date="2011-01-21T22:09:00Z">
                <w:pPr>
                  <w:jc w:val="center"/>
                </w:pPr>
              </w:pPrChange>
            </w:pPr>
            <w:ins w:id="34" w:author="Jerod Hodgkin" w:date="2011-01-21T22:09:00Z">
              <w:r>
                <w:t>M</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35" w:author="Jerod Hodgkin" w:date="2011-01-21T22:09:00Z">
                <w:pPr>
                  <w:jc w:val="center"/>
                </w:pPr>
              </w:pPrChange>
            </w:pPr>
            <w:ins w:id="36" w:author="Jerod Hodgkin" w:date="2011-01-21T22:09:00Z">
              <w:r>
                <w:t xml:space="preserve">Updated the project plan and </w:t>
              </w:r>
              <w:proofErr w:type="spellStart"/>
              <w:r>
                <w:t>gantt</w:t>
              </w:r>
              <w:proofErr w:type="spellEnd"/>
              <w:r>
                <w:t xml:space="preserve"> chart</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pPrChange w:id="37" w:author="Jerod Hodgkin" w:date="2011-01-21T22:09:00Z">
                <w:pPr>
                  <w:jc w:val="center"/>
                </w:pPr>
              </w:pPrChange>
            </w:pPr>
            <w:ins w:id="38" w:author="Jerod Hodgkin" w:date="2011-01-21T22:09:00Z">
              <w:r>
                <w:t>JTH</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39" w:author="Jerod Hodgkin" w:date="2011-01-21T22:09:00Z">
                <w:pPr>
                  <w:jc w:val="center"/>
                </w:pPr>
              </w:pPrChange>
            </w:pPr>
            <w:ins w:id="40" w:author="Jerod Hodgkin" w:date="2011-01-21T22:09:00Z">
              <w:r>
                <w:t>1/21/2011</w:t>
              </w:r>
            </w:ins>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41" w:name="h.xy8dxu-dr5swm"/>
      <w:bookmarkEnd w:id="41"/>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42" w:name="h.2vvl0o-l69oxe" w:displacedByCustomXml="next"/>
    <w:bookmarkEnd w:id="42" w:displacedByCustomXml="next"/>
    <w:sdt>
      <w:sdtPr>
        <w:rPr>
          <w:rFonts w:asciiTheme="minorHAnsi" w:eastAsiaTheme="minorEastAsia" w:hAnsiTheme="minorHAnsi" w:cstheme="minorBidi"/>
          <w:b w:val="0"/>
          <w:bCs w:val="0"/>
          <w:color w:val="auto"/>
          <w:sz w:val="22"/>
          <w:szCs w:val="22"/>
          <w:lang w:bidi="ar-SA"/>
        </w:rPr>
        <w:id w:val="3257893"/>
        <w:docPartObj>
          <w:docPartGallery w:val="Table of Contents"/>
          <w:docPartUnique/>
        </w:docPartObj>
      </w:sdtPr>
      <w:sdtContent>
        <w:p w:rsidR="00672CFD" w:rsidRDefault="00672CFD">
          <w:pPr>
            <w:pStyle w:val="TOCHeading"/>
          </w:pPr>
          <w:r>
            <w:t>Table of Contents</w:t>
          </w:r>
        </w:p>
        <w:p w:rsidR="0027494E" w:rsidRDefault="00AC7C7B">
          <w:pPr>
            <w:pStyle w:val="TOC1"/>
            <w:tabs>
              <w:tab w:val="right" w:leader="dot" w:pos="9350"/>
            </w:tabs>
            <w:rPr>
              <w:ins w:id="43" w:author="Jerod Hodgkin" w:date="2011-01-21T22:06:00Z"/>
              <w:noProof/>
            </w:rPr>
          </w:pPr>
          <w:r>
            <w:fldChar w:fldCharType="begin"/>
          </w:r>
          <w:r w:rsidR="00672CFD">
            <w:instrText xml:space="preserve"> TOC \o "1-3" \h \z \u </w:instrText>
          </w:r>
          <w:r>
            <w:fldChar w:fldCharType="separate"/>
          </w:r>
          <w:ins w:id="44" w:author="Jerod Hodgkin" w:date="2011-01-21T22:06:00Z">
            <w:r w:rsidR="0027494E" w:rsidRPr="00F66C02">
              <w:rPr>
                <w:rStyle w:val="Hyperlink"/>
                <w:noProof/>
              </w:rPr>
              <w:fldChar w:fldCharType="begin"/>
            </w:r>
            <w:r w:rsidR="0027494E" w:rsidRPr="00F66C02">
              <w:rPr>
                <w:rStyle w:val="Hyperlink"/>
                <w:noProof/>
              </w:rPr>
              <w:instrText xml:space="preserve"> </w:instrText>
            </w:r>
            <w:r w:rsidR="0027494E">
              <w:rPr>
                <w:noProof/>
              </w:rPr>
              <w:instrText>HYPERLINK \l "_Toc283410910"</w:instrText>
            </w:r>
            <w:r w:rsidR="0027494E" w:rsidRPr="00F66C02">
              <w:rPr>
                <w:rStyle w:val="Hyperlink"/>
                <w:noProof/>
              </w:rPr>
              <w:instrText xml:space="preserve"> </w:instrText>
            </w:r>
            <w:r w:rsidR="0027494E" w:rsidRPr="00F66C02">
              <w:rPr>
                <w:rStyle w:val="Hyperlink"/>
                <w:noProof/>
              </w:rPr>
            </w:r>
            <w:r w:rsidR="0027494E" w:rsidRPr="00F66C02">
              <w:rPr>
                <w:rStyle w:val="Hyperlink"/>
                <w:noProof/>
              </w:rPr>
              <w:fldChar w:fldCharType="separate"/>
            </w:r>
            <w:r w:rsidR="0027494E" w:rsidRPr="00F66C02">
              <w:rPr>
                <w:rStyle w:val="Hyperlink"/>
                <w:rFonts w:eastAsia="Arial"/>
                <w:noProof/>
                <w:lang w:bidi="en-US"/>
              </w:rPr>
              <w:t>Responsibility Matrix</w:t>
            </w:r>
            <w:r w:rsidR="0027494E">
              <w:rPr>
                <w:noProof/>
                <w:webHidden/>
              </w:rPr>
              <w:tab/>
            </w:r>
            <w:r w:rsidR="0027494E">
              <w:rPr>
                <w:noProof/>
                <w:webHidden/>
              </w:rPr>
              <w:fldChar w:fldCharType="begin"/>
            </w:r>
            <w:r w:rsidR="0027494E">
              <w:rPr>
                <w:noProof/>
                <w:webHidden/>
              </w:rPr>
              <w:instrText xml:space="preserve"> PAGEREF _Toc283410910 \h </w:instrText>
            </w:r>
            <w:r w:rsidR="0027494E">
              <w:rPr>
                <w:noProof/>
                <w:webHidden/>
              </w:rPr>
            </w:r>
          </w:ins>
          <w:r w:rsidR="0027494E">
            <w:rPr>
              <w:noProof/>
              <w:webHidden/>
            </w:rPr>
            <w:fldChar w:fldCharType="separate"/>
          </w:r>
          <w:ins w:id="45" w:author="Jerod Hodgkin" w:date="2011-01-21T22:16:00Z">
            <w:r w:rsidR="009C0697">
              <w:rPr>
                <w:noProof/>
                <w:webHidden/>
              </w:rPr>
              <w:t>2</w:t>
            </w:r>
          </w:ins>
          <w:ins w:id="46" w:author="Jerod Hodgkin" w:date="2011-01-21T22:06:00Z">
            <w:r w:rsidR="0027494E">
              <w:rPr>
                <w:noProof/>
                <w:webHidden/>
              </w:rPr>
              <w:fldChar w:fldCharType="end"/>
            </w:r>
            <w:r w:rsidR="0027494E" w:rsidRPr="00F66C02">
              <w:rPr>
                <w:rStyle w:val="Hyperlink"/>
                <w:noProof/>
              </w:rPr>
              <w:fldChar w:fldCharType="end"/>
            </w:r>
          </w:ins>
        </w:p>
        <w:p w:rsidR="0027494E" w:rsidRDefault="0027494E">
          <w:pPr>
            <w:pStyle w:val="TOC1"/>
            <w:tabs>
              <w:tab w:val="right" w:leader="dot" w:pos="9350"/>
            </w:tabs>
            <w:rPr>
              <w:ins w:id="47" w:author="Jerod Hodgkin" w:date="2011-01-21T22:06:00Z"/>
              <w:noProof/>
            </w:rPr>
          </w:pPr>
          <w:ins w:id="4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_Toc283410911 \h </w:instrText>
            </w:r>
            <w:r>
              <w:rPr>
                <w:noProof/>
                <w:webHidden/>
              </w:rPr>
            </w:r>
          </w:ins>
          <w:r>
            <w:rPr>
              <w:noProof/>
              <w:webHidden/>
            </w:rPr>
            <w:fldChar w:fldCharType="separate"/>
          </w:r>
          <w:ins w:id="49" w:author="Jerod Hodgkin" w:date="2011-01-21T22:16:00Z">
            <w:r w:rsidR="009C0697">
              <w:rPr>
                <w:noProof/>
                <w:webHidden/>
              </w:rPr>
              <w:t>2</w:t>
            </w:r>
          </w:ins>
          <w:ins w:id="50"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51" w:author="Jerod Hodgkin" w:date="2011-01-21T22:06:00Z"/>
              <w:noProof/>
            </w:rPr>
          </w:pPr>
          <w:ins w:id="5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_Toc283410912 \h </w:instrText>
            </w:r>
            <w:r>
              <w:rPr>
                <w:noProof/>
                <w:webHidden/>
              </w:rPr>
            </w:r>
          </w:ins>
          <w:r>
            <w:rPr>
              <w:noProof/>
              <w:webHidden/>
            </w:rPr>
            <w:fldChar w:fldCharType="separate"/>
          </w:r>
          <w:ins w:id="53" w:author="Jerod Hodgkin" w:date="2011-01-21T22:16:00Z">
            <w:r w:rsidR="009C0697">
              <w:rPr>
                <w:noProof/>
                <w:webHidden/>
              </w:rPr>
              <w:t>3</w:t>
            </w:r>
          </w:ins>
          <w:ins w:id="54"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55" w:author="Jerod Hodgkin" w:date="2011-01-21T22:06:00Z"/>
              <w:noProof/>
            </w:rPr>
          </w:pPr>
          <w:ins w:id="5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_Toc283410913 \h </w:instrText>
            </w:r>
            <w:r>
              <w:rPr>
                <w:noProof/>
                <w:webHidden/>
              </w:rPr>
            </w:r>
          </w:ins>
          <w:r>
            <w:rPr>
              <w:noProof/>
              <w:webHidden/>
            </w:rPr>
            <w:fldChar w:fldCharType="separate"/>
          </w:r>
          <w:ins w:id="57" w:author="Jerod Hodgkin" w:date="2011-01-21T22:16:00Z">
            <w:r w:rsidR="009C0697">
              <w:rPr>
                <w:noProof/>
                <w:webHidden/>
              </w:rPr>
              <w:t>7</w:t>
            </w:r>
          </w:ins>
          <w:ins w:id="58"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59" w:author="Jerod Hodgkin" w:date="2011-01-21T22:06:00Z"/>
              <w:noProof/>
            </w:rPr>
          </w:pPr>
          <w:ins w:id="6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Purpose</w:t>
            </w:r>
            <w:r>
              <w:rPr>
                <w:noProof/>
                <w:webHidden/>
              </w:rPr>
              <w:tab/>
            </w:r>
            <w:r>
              <w:rPr>
                <w:noProof/>
                <w:webHidden/>
              </w:rPr>
              <w:fldChar w:fldCharType="begin"/>
            </w:r>
            <w:r>
              <w:rPr>
                <w:noProof/>
                <w:webHidden/>
              </w:rPr>
              <w:instrText xml:space="preserve"> PAGEREF _Toc283410914 \h </w:instrText>
            </w:r>
            <w:r>
              <w:rPr>
                <w:noProof/>
                <w:webHidden/>
              </w:rPr>
            </w:r>
          </w:ins>
          <w:r>
            <w:rPr>
              <w:noProof/>
              <w:webHidden/>
            </w:rPr>
            <w:fldChar w:fldCharType="separate"/>
          </w:r>
          <w:ins w:id="61" w:author="Jerod Hodgkin" w:date="2011-01-21T22:16:00Z">
            <w:r w:rsidR="009C0697">
              <w:rPr>
                <w:noProof/>
                <w:webHidden/>
              </w:rPr>
              <w:t>7</w:t>
            </w:r>
          </w:ins>
          <w:ins w:id="62"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63" w:author="Jerod Hodgkin" w:date="2011-01-21T22:06:00Z"/>
              <w:noProof/>
            </w:rPr>
          </w:pPr>
          <w:ins w:id="6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Scope</w:t>
            </w:r>
            <w:r>
              <w:rPr>
                <w:noProof/>
                <w:webHidden/>
              </w:rPr>
              <w:tab/>
            </w:r>
            <w:r>
              <w:rPr>
                <w:noProof/>
                <w:webHidden/>
              </w:rPr>
              <w:fldChar w:fldCharType="begin"/>
            </w:r>
            <w:r>
              <w:rPr>
                <w:noProof/>
                <w:webHidden/>
              </w:rPr>
              <w:instrText xml:space="preserve"> PAGEREF _Toc283410915 \h </w:instrText>
            </w:r>
            <w:r>
              <w:rPr>
                <w:noProof/>
                <w:webHidden/>
              </w:rPr>
            </w:r>
          </w:ins>
          <w:r>
            <w:rPr>
              <w:noProof/>
              <w:webHidden/>
            </w:rPr>
            <w:fldChar w:fldCharType="separate"/>
          </w:r>
          <w:ins w:id="65" w:author="Jerod Hodgkin" w:date="2011-01-21T22:16:00Z">
            <w:r w:rsidR="009C0697">
              <w:rPr>
                <w:noProof/>
                <w:webHidden/>
              </w:rPr>
              <w:t>7</w:t>
            </w:r>
          </w:ins>
          <w:ins w:id="66"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67" w:author="Jerod Hodgkin" w:date="2011-01-21T22:06:00Z"/>
              <w:noProof/>
            </w:rPr>
          </w:pPr>
          <w:ins w:id="6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References</w:t>
            </w:r>
            <w:r>
              <w:rPr>
                <w:noProof/>
                <w:webHidden/>
              </w:rPr>
              <w:tab/>
            </w:r>
            <w:r>
              <w:rPr>
                <w:noProof/>
                <w:webHidden/>
              </w:rPr>
              <w:fldChar w:fldCharType="begin"/>
            </w:r>
            <w:r>
              <w:rPr>
                <w:noProof/>
                <w:webHidden/>
              </w:rPr>
              <w:instrText xml:space="preserve"> PAGEREF _Toc283410916 \h </w:instrText>
            </w:r>
            <w:r>
              <w:rPr>
                <w:noProof/>
                <w:webHidden/>
              </w:rPr>
            </w:r>
          </w:ins>
          <w:r>
            <w:rPr>
              <w:noProof/>
              <w:webHidden/>
            </w:rPr>
            <w:fldChar w:fldCharType="separate"/>
          </w:r>
          <w:ins w:id="69" w:author="Jerod Hodgkin" w:date="2011-01-21T22:16:00Z">
            <w:r w:rsidR="009C0697">
              <w:rPr>
                <w:noProof/>
                <w:webHidden/>
              </w:rPr>
              <w:t>7</w:t>
            </w:r>
          </w:ins>
          <w:ins w:id="70"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71" w:author="Jerod Hodgkin" w:date="2011-01-21T22:06:00Z"/>
              <w:noProof/>
            </w:rPr>
          </w:pPr>
          <w:ins w:id="7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Audience</w:t>
            </w:r>
            <w:r>
              <w:rPr>
                <w:noProof/>
                <w:webHidden/>
              </w:rPr>
              <w:tab/>
            </w:r>
            <w:r>
              <w:rPr>
                <w:noProof/>
                <w:webHidden/>
              </w:rPr>
              <w:fldChar w:fldCharType="begin"/>
            </w:r>
            <w:r>
              <w:rPr>
                <w:noProof/>
                <w:webHidden/>
              </w:rPr>
              <w:instrText xml:space="preserve"> PAGEREF _Toc283410917 \h </w:instrText>
            </w:r>
            <w:r>
              <w:rPr>
                <w:noProof/>
                <w:webHidden/>
              </w:rPr>
            </w:r>
          </w:ins>
          <w:r>
            <w:rPr>
              <w:noProof/>
              <w:webHidden/>
            </w:rPr>
            <w:fldChar w:fldCharType="separate"/>
          </w:r>
          <w:ins w:id="73" w:author="Jerod Hodgkin" w:date="2011-01-21T22:16:00Z">
            <w:r w:rsidR="009C0697">
              <w:rPr>
                <w:noProof/>
                <w:webHidden/>
              </w:rPr>
              <w:t>8</w:t>
            </w:r>
          </w:ins>
          <w:ins w:id="74"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75" w:author="Jerod Hodgkin" w:date="2011-01-21T22:06:00Z"/>
              <w:noProof/>
            </w:rPr>
          </w:pPr>
          <w:ins w:id="7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_Toc283410918 \h </w:instrText>
            </w:r>
            <w:r>
              <w:rPr>
                <w:noProof/>
                <w:webHidden/>
              </w:rPr>
            </w:r>
          </w:ins>
          <w:r>
            <w:rPr>
              <w:noProof/>
              <w:webHidden/>
            </w:rPr>
            <w:fldChar w:fldCharType="separate"/>
          </w:r>
          <w:ins w:id="77" w:author="Jerod Hodgkin" w:date="2011-01-21T22:16:00Z">
            <w:r w:rsidR="009C0697">
              <w:rPr>
                <w:noProof/>
                <w:webHidden/>
              </w:rPr>
              <w:t>9</w:t>
            </w:r>
          </w:ins>
          <w:ins w:id="78"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79" w:author="Jerod Hodgkin" w:date="2011-01-21T22:06:00Z"/>
              <w:noProof/>
            </w:rPr>
          </w:pPr>
          <w:ins w:id="8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System functionality</w:t>
            </w:r>
            <w:r>
              <w:rPr>
                <w:noProof/>
                <w:webHidden/>
              </w:rPr>
              <w:tab/>
            </w:r>
            <w:r>
              <w:rPr>
                <w:noProof/>
                <w:webHidden/>
              </w:rPr>
              <w:fldChar w:fldCharType="begin"/>
            </w:r>
            <w:r>
              <w:rPr>
                <w:noProof/>
                <w:webHidden/>
              </w:rPr>
              <w:instrText xml:space="preserve"> PAGEREF _Toc283410919 \h </w:instrText>
            </w:r>
            <w:r>
              <w:rPr>
                <w:noProof/>
                <w:webHidden/>
              </w:rPr>
            </w:r>
          </w:ins>
          <w:r>
            <w:rPr>
              <w:noProof/>
              <w:webHidden/>
            </w:rPr>
            <w:fldChar w:fldCharType="separate"/>
          </w:r>
          <w:ins w:id="81" w:author="Jerod Hodgkin" w:date="2011-01-21T22:16:00Z">
            <w:r w:rsidR="009C0697">
              <w:rPr>
                <w:noProof/>
                <w:webHidden/>
              </w:rPr>
              <w:t>9</w:t>
            </w:r>
          </w:ins>
          <w:ins w:id="82"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83" w:author="Jerod Hodgkin" w:date="2011-01-21T22:06:00Z"/>
              <w:noProof/>
            </w:rPr>
          </w:pPr>
          <w:ins w:id="8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_Toc283410920 \h </w:instrText>
            </w:r>
            <w:r>
              <w:rPr>
                <w:noProof/>
                <w:webHidden/>
              </w:rPr>
            </w:r>
          </w:ins>
          <w:r>
            <w:rPr>
              <w:noProof/>
              <w:webHidden/>
            </w:rPr>
            <w:fldChar w:fldCharType="separate"/>
          </w:r>
          <w:ins w:id="85" w:author="Jerod Hodgkin" w:date="2011-01-21T22:16:00Z">
            <w:r w:rsidR="009C0697">
              <w:rPr>
                <w:noProof/>
                <w:webHidden/>
              </w:rPr>
              <w:t>9</w:t>
            </w:r>
          </w:ins>
          <w:ins w:id="86"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87" w:author="Jerod Hodgkin" w:date="2011-01-21T22:06:00Z"/>
              <w:noProof/>
            </w:rPr>
          </w:pPr>
          <w:ins w:id="8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_Toc283410921 \h </w:instrText>
            </w:r>
            <w:r>
              <w:rPr>
                <w:noProof/>
                <w:webHidden/>
              </w:rPr>
            </w:r>
          </w:ins>
          <w:r>
            <w:rPr>
              <w:noProof/>
              <w:webHidden/>
            </w:rPr>
            <w:fldChar w:fldCharType="separate"/>
          </w:r>
          <w:ins w:id="89" w:author="Jerod Hodgkin" w:date="2011-01-21T22:16:00Z">
            <w:r w:rsidR="009C0697">
              <w:rPr>
                <w:noProof/>
                <w:webHidden/>
              </w:rPr>
              <w:t>10</w:t>
            </w:r>
          </w:ins>
          <w:ins w:id="90"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91" w:author="Jerod Hodgkin" w:date="2011-01-21T22:06:00Z"/>
              <w:noProof/>
            </w:rPr>
          </w:pPr>
          <w:ins w:id="9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_Toc283410922 \h </w:instrText>
            </w:r>
            <w:r>
              <w:rPr>
                <w:noProof/>
                <w:webHidden/>
              </w:rPr>
            </w:r>
          </w:ins>
          <w:r>
            <w:rPr>
              <w:noProof/>
              <w:webHidden/>
            </w:rPr>
            <w:fldChar w:fldCharType="separate"/>
          </w:r>
          <w:ins w:id="93" w:author="Jerod Hodgkin" w:date="2011-01-21T22:16:00Z">
            <w:r w:rsidR="009C0697">
              <w:rPr>
                <w:noProof/>
                <w:webHidden/>
              </w:rPr>
              <w:t>11</w:t>
            </w:r>
          </w:ins>
          <w:ins w:id="94"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95" w:author="Jerod Hodgkin" w:date="2011-01-21T22:06:00Z"/>
              <w:noProof/>
            </w:rPr>
          </w:pPr>
          <w:ins w:id="9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Login Screen</w:t>
            </w:r>
            <w:r>
              <w:rPr>
                <w:noProof/>
                <w:webHidden/>
              </w:rPr>
              <w:tab/>
            </w:r>
            <w:r>
              <w:rPr>
                <w:noProof/>
                <w:webHidden/>
              </w:rPr>
              <w:fldChar w:fldCharType="begin"/>
            </w:r>
            <w:r>
              <w:rPr>
                <w:noProof/>
                <w:webHidden/>
              </w:rPr>
              <w:instrText xml:space="preserve"> PAGEREF _Toc283410923 \h </w:instrText>
            </w:r>
            <w:r>
              <w:rPr>
                <w:noProof/>
                <w:webHidden/>
              </w:rPr>
            </w:r>
          </w:ins>
          <w:r>
            <w:rPr>
              <w:noProof/>
              <w:webHidden/>
            </w:rPr>
            <w:fldChar w:fldCharType="separate"/>
          </w:r>
          <w:ins w:id="97" w:author="Jerod Hodgkin" w:date="2011-01-21T22:16:00Z">
            <w:r w:rsidR="009C0697">
              <w:rPr>
                <w:noProof/>
                <w:webHidden/>
              </w:rPr>
              <w:t>11</w:t>
            </w:r>
          </w:ins>
          <w:ins w:id="98"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99" w:author="Jerod Hodgkin" w:date="2011-01-21T22:06:00Z"/>
              <w:noProof/>
            </w:rPr>
          </w:pPr>
          <w:ins w:id="10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_Toc283410924 \h </w:instrText>
            </w:r>
            <w:r>
              <w:rPr>
                <w:noProof/>
                <w:webHidden/>
              </w:rPr>
            </w:r>
          </w:ins>
          <w:r>
            <w:rPr>
              <w:noProof/>
              <w:webHidden/>
            </w:rPr>
            <w:fldChar w:fldCharType="separate"/>
          </w:r>
          <w:ins w:id="101" w:author="Jerod Hodgkin" w:date="2011-01-21T22:16:00Z">
            <w:r w:rsidR="009C0697">
              <w:rPr>
                <w:noProof/>
                <w:webHidden/>
              </w:rPr>
              <w:t>12</w:t>
            </w:r>
          </w:ins>
          <w:ins w:id="102"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03" w:author="Jerod Hodgkin" w:date="2011-01-21T22:06:00Z"/>
              <w:noProof/>
            </w:rPr>
          </w:pPr>
          <w:ins w:id="10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Cook’s Screen</w:t>
            </w:r>
            <w:r>
              <w:rPr>
                <w:noProof/>
                <w:webHidden/>
              </w:rPr>
              <w:tab/>
            </w:r>
            <w:r>
              <w:rPr>
                <w:noProof/>
                <w:webHidden/>
              </w:rPr>
              <w:fldChar w:fldCharType="begin"/>
            </w:r>
            <w:r>
              <w:rPr>
                <w:noProof/>
                <w:webHidden/>
              </w:rPr>
              <w:instrText xml:space="preserve"> PAGEREF _Toc283410925 \h </w:instrText>
            </w:r>
            <w:r>
              <w:rPr>
                <w:noProof/>
                <w:webHidden/>
              </w:rPr>
            </w:r>
          </w:ins>
          <w:r>
            <w:rPr>
              <w:noProof/>
              <w:webHidden/>
            </w:rPr>
            <w:fldChar w:fldCharType="separate"/>
          </w:r>
          <w:ins w:id="105" w:author="Jerod Hodgkin" w:date="2011-01-21T22:16:00Z">
            <w:r w:rsidR="009C0697">
              <w:rPr>
                <w:noProof/>
                <w:webHidden/>
              </w:rPr>
              <w:t>13</w:t>
            </w:r>
          </w:ins>
          <w:ins w:id="106"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07" w:author="Jerod Hodgkin" w:date="2011-01-21T22:06:00Z"/>
              <w:noProof/>
            </w:rPr>
          </w:pPr>
          <w:ins w:id="10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_Toc283410926 \h </w:instrText>
            </w:r>
            <w:r>
              <w:rPr>
                <w:noProof/>
                <w:webHidden/>
              </w:rPr>
            </w:r>
          </w:ins>
          <w:r>
            <w:rPr>
              <w:noProof/>
              <w:webHidden/>
            </w:rPr>
            <w:fldChar w:fldCharType="separate"/>
          </w:r>
          <w:ins w:id="109" w:author="Jerod Hodgkin" w:date="2011-01-21T22:16:00Z">
            <w:r w:rsidR="009C0697">
              <w:rPr>
                <w:noProof/>
                <w:webHidden/>
              </w:rPr>
              <w:t>14</w:t>
            </w:r>
          </w:ins>
          <w:ins w:id="110"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11" w:author="Jerod Hodgkin" w:date="2011-01-21T22:06:00Z"/>
              <w:noProof/>
            </w:rPr>
          </w:pPr>
          <w:ins w:id="11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_Toc283410927 \h </w:instrText>
            </w:r>
            <w:r>
              <w:rPr>
                <w:noProof/>
                <w:webHidden/>
              </w:rPr>
            </w:r>
          </w:ins>
          <w:r>
            <w:rPr>
              <w:noProof/>
              <w:webHidden/>
            </w:rPr>
            <w:fldChar w:fldCharType="separate"/>
          </w:r>
          <w:ins w:id="113" w:author="Jerod Hodgkin" w:date="2011-01-21T22:16:00Z">
            <w:r w:rsidR="009C0697">
              <w:rPr>
                <w:noProof/>
                <w:webHidden/>
              </w:rPr>
              <w:t>15</w:t>
            </w:r>
          </w:ins>
          <w:ins w:id="114"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15" w:author="Jerod Hodgkin" w:date="2011-01-21T22:06:00Z"/>
              <w:noProof/>
            </w:rPr>
          </w:pPr>
          <w:ins w:id="11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_Toc283410928 \h </w:instrText>
            </w:r>
            <w:r>
              <w:rPr>
                <w:noProof/>
                <w:webHidden/>
              </w:rPr>
            </w:r>
          </w:ins>
          <w:r>
            <w:rPr>
              <w:noProof/>
              <w:webHidden/>
            </w:rPr>
            <w:fldChar w:fldCharType="separate"/>
          </w:r>
          <w:ins w:id="117" w:author="Jerod Hodgkin" w:date="2011-01-21T22:16:00Z">
            <w:r w:rsidR="009C0697">
              <w:rPr>
                <w:noProof/>
                <w:webHidden/>
              </w:rPr>
              <w:t>16</w:t>
            </w:r>
          </w:ins>
          <w:ins w:id="118"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19" w:author="Jerod Hodgkin" w:date="2011-01-21T22:06:00Z"/>
              <w:noProof/>
            </w:rPr>
          </w:pPr>
          <w:ins w:id="12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_Toc283410929 \h </w:instrText>
            </w:r>
            <w:r>
              <w:rPr>
                <w:noProof/>
                <w:webHidden/>
              </w:rPr>
            </w:r>
          </w:ins>
          <w:r>
            <w:rPr>
              <w:noProof/>
              <w:webHidden/>
            </w:rPr>
            <w:fldChar w:fldCharType="separate"/>
          </w:r>
          <w:ins w:id="121" w:author="Jerod Hodgkin" w:date="2011-01-21T22:16:00Z">
            <w:r w:rsidR="009C0697">
              <w:rPr>
                <w:noProof/>
                <w:webHidden/>
              </w:rPr>
              <w:t>17</w:t>
            </w:r>
          </w:ins>
          <w:ins w:id="122"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23" w:author="Jerod Hodgkin" w:date="2011-01-21T22:06:00Z"/>
              <w:noProof/>
            </w:rPr>
          </w:pPr>
          <w:ins w:id="12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_Toc283410930 \h </w:instrText>
            </w:r>
            <w:r>
              <w:rPr>
                <w:noProof/>
                <w:webHidden/>
              </w:rPr>
            </w:r>
          </w:ins>
          <w:r>
            <w:rPr>
              <w:noProof/>
              <w:webHidden/>
            </w:rPr>
            <w:fldChar w:fldCharType="separate"/>
          </w:r>
          <w:ins w:id="125" w:author="Jerod Hodgkin" w:date="2011-01-21T22:16:00Z">
            <w:r w:rsidR="009C0697">
              <w:rPr>
                <w:noProof/>
                <w:webHidden/>
              </w:rPr>
              <w:t>18</w:t>
            </w:r>
          </w:ins>
          <w:ins w:id="126"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27" w:author="Jerod Hodgkin" w:date="2011-01-21T22:06:00Z"/>
              <w:noProof/>
            </w:rPr>
          </w:pPr>
          <w:ins w:id="12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_Toc283410931 \h </w:instrText>
            </w:r>
            <w:r>
              <w:rPr>
                <w:noProof/>
                <w:webHidden/>
              </w:rPr>
            </w:r>
          </w:ins>
          <w:r>
            <w:rPr>
              <w:noProof/>
              <w:webHidden/>
            </w:rPr>
            <w:fldChar w:fldCharType="separate"/>
          </w:r>
          <w:ins w:id="129" w:author="Jerod Hodgkin" w:date="2011-01-21T22:16:00Z">
            <w:r w:rsidR="009C0697">
              <w:rPr>
                <w:noProof/>
                <w:webHidden/>
              </w:rPr>
              <w:t>19</w:t>
            </w:r>
          </w:ins>
          <w:ins w:id="130"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131" w:author="Jerod Hodgkin" w:date="2011-01-21T22:06:00Z"/>
              <w:noProof/>
            </w:rPr>
          </w:pPr>
          <w:ins w:id="13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_Toc283410932 \h </w:instrText>
            </w:r>
            <w:r>
              <w:rPr>
                <w:noProof/>
                <w:webHidden/>
              </w:rPr>
            </w:r>
          </w:ins>
          <w:r>
            <w:rPr>
              <w:noProof/>
              <w:webHidden/>
            </w:rPr>
            <w:fldChar w:fldCharType="separate"/>
          </w:r>
          <w:ins w:id="133" w:author="Jerod Hodgkin" w:date="2011-01-21T22:16:00Z">
            <w:r w:rsidR="009C0697">
              <w:rPr>
                <w:noProof/>
                <w:webHidden/>
              </w:rPr>
              <w:t>20</w:t>
            </w:r>
          </w:ins>
          <w:ins w:id="134"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35" w:author="Jerod Hodgkin" w:date="2011-01-21T22:06:00Z"/>
              <w:noProof/>
            </w:rPr>
          </w:pPr>
          <w:ins w:id="13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_Toc283410933 \h </w:instrText>
            </w:r>
            <w:r>
              <w:rPr>
                <w:noProof/>
                <w:webHidden/>
              </w:rPr>
            </w:r>
          </w:ins>
          <w:r>
            <w:rPr>
              <w:noProof/>
              <w:webHidden/>
            </w:rPr>
            <w:fldChar w:fldCharType="separate"/>
          </w:r>
          <w:ins w:id="137" w:author="Jerod Hodgkin" w:date="2011-01-21T22:16:00Z">
            <w:r w:rsidR="009C0697">
              <w:rPr>
                <w:noProof/>
                <w:webHidden/>
              </w:rPr>
              <w:t>20</w:t>
            </w:r>
          </w:ins>
          <w:ins w:id="138"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39" w:author="Jerod Hodgkin" w:date="2011-01-21T22:06:00Z"/>
              <w:noProof/>
            </w:rPr>
          </w:pPr>
          <w:ins w:id="14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_Toc283410934 \h </w:instrText>
            </w:r>
            <w:r>
              <w:rPr>
                <w:noProof/>
                <w:webHidden/>
              </w:rPr>
            </w:r>
          </w:ins>
          <w:r>
            <w:rPr>
              <w:noProof/>
              <w:webHidden/>
            </w:rPr>
            <w:fldChar w:fldCharType="separate"/>
          </w:r>
          <w:ins w:id="141" w:author="Jerod Hodgkin" w:date="2011-01-21T22:16:00Z">
            <w:r w:rsidR="009C0697">
              <w:rPr>
                <w:noProof/>
                <w:webHidden/>
              </w:rPr>
              <w:t>20</w:t>
            </w:r>
          </w:ins>
          <w:ins w:id="142"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43" w:author="Jerod Hodgkin" w:date="2011-01-21T22:06:00Z"/>
              <w:noProof/>
            </w:rPr>
          </w:pPr>
          <w:ins w:id="14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_Toc283410935 \h </w:instrText>
            </w:r>
            <w:r>
              <w:rPr>
                <w:noProof/>
                <w:webHidden/>
              </w:rPr>
            </w:r>
          </w:ins>
          <w:r>
            <w:rPr>
              <w:noProof/>
              <w:webHidden/>
            </w:rPr>
            <w:fldChar w:fldCharType="separate"/>
          </w:r>
          <w:ins w:id="145" w:author="Jerod Hodgkin" w:date="2011-01-21T22:16:00Z">
            <w:r w:rsidR="009C0697">
              <w:rPr>
                <w:noProof/>
                <w:webHidden/>
              </w:rPr>
              <w:t>20</w:t>
            </w:r>
          </w:ins>
          <w:ins w:id="146"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147" w:author="Jerod Hodgkin" w:date="2011-01-21T22:06:00Z"/>
              <w:noProof/>
            </w:rPr>
          </w:pPr>
          <w:ins w:id="14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_Toc283410936 \h </w:instrText>
            </w:r>
            <w:r>
              <w:rPr>
                <w:noProof/>
                <w:webHidden/>
              </w:rPr>
            </w:r>
          </w:ins>
          <w:r>
            <w:rPr>
              <w:noProof/>
              <w:webHidden/>
            </w:rPr>
            <w:fldChar w:fldCharType="separate"/>
          </w:r>
          <w:ins w:id="149" w:author="Jerod Hodgkin" w:date="2011-01-21T22:16:00Z">
            <w:r w:rsidR="009C0697">
              <w:rPr>
                <w:noProof/>
                <w:webHidden/>
              </w:rPr>
              <w:t>22</w:t>
            </w:r>
          </w:ins>
          <w:ins w:id="150"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51" w:author="Jerod Hodgkin" w:date="2011-01-21T22:06:00Z"/>
              <w:noProof/>
            </w:rPr>
          </w:pPr>
          <w:ins w:id="15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Use Cases</w:t>
            </w:r>
            <w:r>
              <w:rPr>
                <w:noProof/>
                <w:webHidden/>
              </w:rPr>
              <w:tab/>
            </w:r>
            <w:r>
              <w:rPr>
                <w:noProof/>
                <w:webHidden/>
              </w:rPr>
              <w:fldChar w:fldCharType="begin"/>
            </w:r>
            <w:r>
              <w:rPr>
                <w:noProof/>
                <w:webHidden/>
              </w:rPr>
              <w:instrText xml:space="preserve"> PAGEREF _Toc283410937 \h </w:instrText>
            </w:r>
            <w:r>
              <w:rPr>
                <w:noProof/>
                <w:webHidden/>
              </w:rPr>
            </w:r>
          </w:ins>
          <w:r>
            <w:rPr>
              <w:noProof/>
              <w:webHidden/>
            </w:rPr>
            <w:fldChar w:fldCharType="separate"/>
          </w:r>
          <w:ins w:id="153" w:author="Jerod Hodgkin" w:date="2011-01-21T22:16:00Z">
            <w:r w:rsidR="009C0697">
              <w:rPr>
                <w:noProof/>
                <w:webHidden/>
              </w:rPr>
              <w:t>22</w:t>
            </w:r>
          </w:ins>
          <w:ins w:id="154"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55" w:author="Jerod Hodgkin" w:date="2011-01-21T22:06:00Z"/>
              <w:noProof/>
            </w:rPr>
          </w:pPr>
          <w:ins w:id="15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_Toc283410938 \h </w:instrText>
            </w:r>
            <w:r>
              <w:rPr>
                <w:noProof/>
                <w:webHidden/>
              </w:rPr>
            </w:r>
          </w:ins>
          <w:r>
            <w:rPr>
              <w:noProof/>
              <w:webHidden/>
            </w:rPr>
            <w:fldChar w:fldCharType="separate"/>
          </w:r>
          <w:ins w:id="157" w:author="Jerod Hodgkin" w:date="2011-01-21T22:16:00Z">
            <w:r w:rsidR="009C0697">
              <w:rPr>
                <w:noProof/>
                <w:webHidden/>
              </w:rPr>
              <w:t>22</w:t>
            </w:r>
          </w:ins>
          <w:ins w:id="158"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59" w:author="Jerod Hodgkin" w:date="2011-01-21T22:06:00Z"/>
              <w:noProof/>
            </w:rPr>
          </w:pPr>
          <w:ins w:id="16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 xml:space="preserve">Create/Update menu </w:t>
            </w:r>
            <w:r w:rsidRPr="00F66C02">
              <w:rPr>
                <w:rStyle w:val="Hyperlink"/>
                <w:rFonts w:eastAsia="Arial"/>
                <w:bCs/>
                <w:noProof/>
                <w:lang w:bidi="en-US"/>
              </w:rPr>
              <w:t>– BBQRMS-56</w:t>
            </w:r>
            <w:r>
              <w:rPr>
                <w:noProof/>
                <w:webHidden/>
              </w:rPr>
              <w:tab/>
            </w:r>
            <w:r>
              <w:rPr>
                <w:noProof/>
                <w:webHidden/>
              </w:rPr>
              <w:fldChar w:fldCharType="begin"/>
            </w:r>
            <w:r>
              <w:rPr>
                <w:noProof/>
                <w:webHidden/>
              </w:rPr>
              <w:instrText xml:space="preserve"> PAGEREF _Toc283410939 \h </w:instrText>
            </w:r>
            <w:r>
              <w:rPr>
                <w:noProof/>
                <w:webHidden/>
              </w:rPr>
            </w:r>
          </w:ins>
          <w:r>
            <w:rPr>
              <w:noProof/>
              <w:webHidden/>
            </w:rPr>
            <w:fldChar w:fldCharType="separate"/>
          </w:r>
          <w:ins w:id="161" w:author="Jerod Hodgkin" w:date="2011-01-21T22:16:00Z">
            <w:r w:rsidR="009C0697">
              <w:rPr>
                <w:noProof/>
                <w:webHidden/>
              </w:rPr>
              <w:t>23</w:t>
            </w:r>
          </w:ins>
          <w:ins w:id="162"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63" w:author="Jerod Hodgkin" w:date="2011-01-21T22:06:00Z"/>
              <w:noProof/>
            </w:rPr>
          </w:pPr>
          <w:ins w:id="16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Create menu item – BBQRMS-31</w:t>
            </w:r>
            <w:r>
              <w:rPr>
                <w:noProof/>
                <w:webHidden/>
              </w:rPr>
              <w:tab/>
            </w:r>
            <w:r>
              <w:rPr>
                <w:noProof/>
                <w:webHidden/>
              </w:rPr>
              <w:fldChar w:fldCharType="begin"/>
            </w:r>
            <w:r>
              <w:rPr>
                <w:noProof/>
                <w:webHidden/>
              </w:rPr>
              <w:instrText xml:space="preserve"> PAGEREF _Toc283410940 \h </w:instrText>
            </w:r>
            <w:r>
              <w:rPr>
                <w:noProof/>
                <w:webHidden/>
              </w:rPr>
            </w:r>
          </w:ins>
          <w:r>
            <w:rPr>
              <w:noProof/>
              <w:webHidden/>
            </w:rPr>
            <w:fldChar w:fldCharType="separate"/>
          </w:r>
          <w:ins w:id="165" w:author="Jerod Hodgkin" w:date="2011-01-21T22:16:00Z">
            <w:r w:rsidR="009C0697">
              <w:rPr>
                <w:noProof/>
                <w:webHidden/>
              </w:rPr>
              <w:t>23</w:t>
            </w:r>
          </w:ins>
          <w:ins w:id="166"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67" w:author="Jerod Hodgkin" w:date="2011-01-21T22:06:00Z"/>
              <w:noProof/>
            </w:rPr>
          </w:pPr>
          <w:ins w:id="16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_Toc283410941 \h </w:instrText>
            </w:r>
            <w:r>
              <w:rPr>
                <w:noProof/>
                <w:webHidden/>
              </w:rPr>
            </w:r>
          </w:ins>
          <w:r>
            <w:rPr>
              <w:noProof/>
              <w:webHidden/>
            </w:rPr>
            <w:fldChar w:fldCharType="separate"/>
          </w:r>
          <w:ins w:id="169" w:author="Jerod Hodgkin" w:date="2011-01-21T22:16:00Z">
            <w:r w:rsidR="009C0697">
              <w:rPr>
                <w:noProof/>
                <w:webHidden/>
              </w:rPr>
              <w:t>25</w:t>
            </w:r>
          </w:ins>
          <w:ins w:id="170"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71" w:author="Jerod Hodgkin" w:date="2011-01-21T22:06:00Z"/>
              <w:noProof/>
            </w:rPr>
          </w:pPr>
          <w:ins w:id="17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Add Supplier – BBQRMS-17</w:t>
            </w:r>
            <w:r>
              <w:rPr>
                <w:noProof/>
                <w:webHidden/>
              </w:rPr>
              <w:tab/>
            </w:r>
            <w:r>
              <w:rPr>
                <w:noProof/>
                <w:webHidden/>
              </w:rPr>
              <w:fldChar w:fldCharType="begin"/>
            </w:r>
            <w:r>
              <w:rPr>
                <w:noProof/>
                <w:webHidden/>
              </w:rPr>
              <w:instrText xml:space="preserve"> PAGEREF _Toc283410942 \h </w:instrText>
            </w:r>
            <w:r>
              <w:rPr>
                <w:noProof/>
                <w:webHidden/>
              </w:rPr>
            </w:r>
          </w:ins>
          <w:r>
            <w:rPr>
              <w:noProof/>
              <w:webHidden/>
            </w:rPr>
            <w:fldChar w:fldCharType="separate"/>
          </w:r>
          <w:ins w:id="173" w:author="Jerod Hodgkin" w:date="2011-01-21T22:16:00Z">
            <w:r w:rsidR="009C0697">
              <w:rPr>
                <w:noProof/>
                <w:webHidden/>
              </w:rPr>
              <w:t>25</w:t>
            </w:r>
          </w:ins>
          <w:ins w:id="174"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75" w:author="Jerod Hodgkin" w:date="2011-01-21T22:06:00Z"/>
              <w:noProof/>
            </w:rPr>
          </w:pPr>
          <w:ins w:id="17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Receive an Inventory Order – BBQRMS-18</w:t>
            </w:r>
            <w:r>
              <w:rPr>
                <w:noProof/>
                <w:webHidden/>
              </w:rPr>
              <w:tab/>
            </w:r>
            <w:r>
              <w:rPr>
                <w:noProof/>
                <w:webHidden/>
              </w:rPr>
              <w:fldChar w:fldCharType="begin"/>
            </w:r>
            <w:r>
              <w:rPr>
                <w:noProof/>
                <w:webHidden/>
              </w:rPr>
              <w:instrText xml:space="preserve"> PAGEREF _Toc283410943 \h </w:instrText>
            </w:r>
            <w:r>
              <w:rPr>
                <w:noProof/>
                <w:webHidden/>
              </w:rPr>
            </w:r>
          </w:ins>
          <w:r>
            <w:rPr>
              <w:noProof/>
              <w:webHidden/>
            </w:rPr>
            <w:fldChar w:fldCharType="separate"/>
          </w:r>
          <w:ins w:id="177" w:author="Jerod Hodgkin" w:date="2011-01-21T22:16:00Z">
            <w:r w:rsidR="009C0697">
              <w:rPr>
                <w:noProof/>
                <w:webHidden/>
              </w:rPr>
              <w:t>25</w:t>
            </w:r>
          </w:ins>
          <w:ins w:id="178"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79" w:author="Jerod Hodgkin" w:date="2011-01-21T22:06:00Z"/>
              <w:noProof/>
            </w:rPr>
          </w:pPr>
          <w:ins w:id="180" w:author="Jerod Hodgkin" w:date="2011-01-21T22:06:00Z">
            <w:r w:rsidRPr="00F66C02">
              <w:rPr>
                <w:rStyle w:val="Hyperlink"/>
                <w:noProof/>
              </w:rPr>
              <w:lastRenderedPageBreak/>
              <w:fldChar w:fldCharType="begin"/>
            </w:r>
            <w:r w:rsidRPr="00F66C02">
              <w:rPr>
                <w:rStyle w:val="Hyperlink"/>
                <w:noProof/>
              </w:rPr>
              <w:instrText xml:space="preserve"> </w:instrText>
            </w:r>
            <w:r>
              <w:rPr>
                <w:noProof/>
              </w:rPr>
              <w:instrText>HYPERLINK \l "_Toc283410944"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Reconcile Inventory – BBQRMS-19</w:t>
            </w:r>
            <w:r>
              <w:rPr>
                <w:noProof/>
                <w:webHidden/>
              </w:rPr>
              <w:tab/>
            </w:r>
            <w:r>
              <w:rPr>
                <w:noProof/>
                <w:webHidden/>
              </w:rPr>
              <w:fldChar w:fldCharType="begin"/>
            </w:r>
            <w:r>
              <w:rPr>
                <w:noProof/>
                <w:webHidden/>
              </w:rPr>
              <w:instrText xml:space="preserve"> PAGEREF _Toc283410944 \h </w:instrText>
            </w:r>
            <w:r>
              <w:rPr>
                <w:noProof/>
                <w:webHidden/>
              </w:rPr>
            </w:r>
          </w:ins>
          <w:r>
            <w:rPr>
              <w:noProof/>
              <w:webHidden/>
            </w:rPr>
            <w:fldChar w:fldCharType="separate"/>
          </w:r>
          <w:ins w:id="181" w:author="Jerod Hodgkin" w:date="2011-01-21T22:16:00Z">
            <w:r w:rsidR="009C0697">
              <w:rPr>
                <w:noProof/>
                <w:webHidden/>
              </w:rPr>
              <w:t>26</w:t>
            </w:r>
          </w:ins>
          <w:ins w:id="182"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83" w:author="Jerod Hodgkin" w:date="2011-01-21T22:06:00Z"/>
              <w:noProof/>
            </w:rPr>
          </w:pPr>
          <w:ins w:id="18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Place an Inventory Order – BBQRMS-57</w:t>
            </w:r>
            <w:r>
              <w:rPr>
                <w:noProof/>
                <w:webHidden/>
              </w:rPr>
              <w:tab/>
            </w:r>
            <w:r>
              <w:rPr>
                <w:noProof/>
                <w:webHidden/>
              </w:rPr>
              <w:fldChar w:fldCharType="begin"/>
            </w:r>
            <w:r>
              <w:rPr>
                <w:noProof/>
                <w:webHidden/>
              </w:rPr>
              <w:instrText xml:space="preserve"> PAGEREF _Toc283410945 \h </w:instrText>
            </w:r>
            <w:r>
              <w:rPr>
                <w:noProof/>
                <w:webHidden/>
              </w:rPr>
            </w:r>
          </w:ins>
          <w:r>
            <w:rPr>
              <w:noProof/>
              <w:webHidden/>
            </w:rPr>
            <w:fldChar w:fldCharType="separate"/>
          </w:r>
          <w:ins w:id="185" w:author="Jerod Hodgkin" w:date="2011-01-21T22:16:00Z">
            <w:r w:rsidR="009C0697">
              <w:rPr>
                <w:noProof/>
                <w:webHidden/>
              </w:rPr>
              <w:t>27</w:t>
            </w:r>
          </w:ins>
          <w:ins w:id="186"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87" w:author="Jerod Hodgkin" w:date="2011-01-21T22:06:00Z"/>
              <w:noProof/>
            </w:rPr>
          </w:pPr>
          <w:ins w:id="18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_Toc283410946 \h </w:instrText>
            </w:r>
            <w:r>
              <w:rPr>
                <w:noProof/>
                <w:webHidden/>
              </w:rPr>
            </w:r>
          </w:ins>
          <w:r>
            <w:rPr>
              <w:noProof/>
              <w:webHidden/>
            </w:rPr>
            <w:fldChar w:fldCharType="separate"/>
          </w:r>
          <w:ins w:id="189" w:author="Jerod Hodgkin" w:date="2011-01-21T22:16:00Z">
            <w:r w:rsidR="009C0697">
              <w:rPr>
                <w:noProof/>
                <w:webHidden/>
              </w:rPr>
              <w:t>28</w:t>
            </w:r>
          </w:ins>
          <w:ins w:id="190"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91" w:author="Jerod Hodgkin" w:date="2011-01-21T22:06:00Z"/>
              <w:noProof/>
            </w:rPr>
          </w:pPr>
          <w:ins w:id="19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Complete a customer order – BBQRMS-32</w:t>
            </w:r>
            <w:r>
              <w:rPr>
                <w:noProof/>
                <w:webHidden/>
              </w:rPr>
              <w:tab/>
            </w:r>
            <w:r>
              <w:rPr>
                <w:noProof/>
                <w:webHidden/>
              </w:rPr>
              <w:fldChar w:fldCharType="begin"/>
            </w:r>
            <w:r>
              <w:rPr>
                <w:noProof/>
                <w:webHidden/>
              </w:rPr>
              <w:instrText xml:space="preserve"> PAGEREF _Toc283410947 \h </w:instrText>
            </w:r>
            <w:r>
              <w:rPr>
                <w:noProof/>
                <w:webHidden/>
              </w:rPr>
            </w:r>
          </w:ins>
          <w:r>
            <w:rPr>
              <w:noProof/>
              <w:webHidden/>
            </w:rPr>
            <w:fldChar w:fldCharType="separate"/>
          </w:r>
          <w:ins w:id="193" w:author="Jerod Hodgkin" w:date="2011-01-21T22:16:00Z">
            <w:r w:rsidR="009C0697">
              <w:rPr>
                <w:noProof/>
                <w:webHidden/>
              </w:rPr>
              <w:t>28</w:t>
            </w:r>
          </w:ins>
          <w:ins w:id="194"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95" w:author="Jerod Hodgkin" w:date="2011-01-21T22:06:00Z"/>
              <w:noProof/>
            </w:rPr>
          </w:pPr>
          <w:ins w:id="19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_Toc283410948 \h </w:instrText>
            </w:r>
            <w:r>
              <w:rPr>
                <w:noProof/>
                <w:webHidden/>
              </w:rPr>
            </w:r>
          </w:ins>
          <w:r>
            <w:rPr>
              <w:noProof/>
              <w:webHidden/>
            </w:rPr>
            <w:fldChar w:fldCharType="separate"/>
          </w:r>
          <w:ins w:id="197" w:author="Jerod Hodgkin" w:date="2011-01-21T22:16:00Z">
            <w:r w:rsidR="009C0697">
              <w:rPr>
                <w:noProof/>
                <w:webHidden/>
              </w:rPr>
              <w:t>29</w:t>
            </w:r>
          </w:ins>
          <w:ins w:id="198"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99" w:author="Jerod Hodgkin" w:date="2011-01-21T22:06:00Z"/>
              <w:noProof/>
            </w:rPr>
          </w:pPr>
          <w:ins w:id="20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Place and save customer order without taking payment – BBQRMS-33</w:t>
            </w:r>
            <w:r>
              <w:rPr>
                <w:noProof/>
                <w:webHidden/>
              </w:rPr>
              <w:tab/>
            </w:r>
            <w:r>
              <w:rPr>
                <w:noProof/>
                <w:webHidden/>
              </w:rPr>
              <w:fldChar w:fldCharType="begin"/>
            </w:r>
            <w:r>
              <w:rPr>
                <w:noProof/>
                <w:webHidden/>
              </w:rPr>
              <w:instrText xml:space="preserve"> PAGEREF _Toc283410949 \h </w:instrText>
            </w:r>
            <w:r>
              <w:rPr>
                <w:noProof/>
                <w:webHidden/>
              </w:rPr>
            </w:r>
          </w:ins>
          <w:r>
            <w:rPr>
              <w:noProof/>
              <w:webHidden/>
            </w:rPr>
            <w:fldChar w:fldCharType="separate"/>
          </w:r>
          <w:ins w:id="201" w:author="Jerod Hodgkin" w:date="2011-01-21T22:16:00Z">
            <w:r w:rsidR="009C0697">
              <w:rPr>
                <w:noProof/>
                <w:webHidden/>
              </w:rPr>
              <w:t>29</w:t>
            </w:r>
          </w:ins>
          <w:ins w:id="202"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03" w:author="Jerod Hodgkin" w:date="2011-01-21T22:06:00Z"/>
              <w:noProof/>
            </w:rPr>
          </w:pPr>
          <w:ins w:id="20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Take a customer order and accept payment – BBQRMS-35</w:t>
            </w:r>
            <w:r>
              <w:rPr>
                <w:noProof/>
                <w:webHidden/>
              </w:rPr>
              <w:tab/>
            </w:r>
            <w:r>
              <w:rPr>
                <w:noProof/>
                <w:webHidden/>
              </w:rPr>
              <w:fldChar w:fldCharType="begin"/>
            </w:r>
            <w:r>
              <w:rPr>
                <w:noProof/>
                <w:webHidden/>
              </w:rPr>
              <w:instrText xml:space="preserve"> PAGEREF _Toc283410950 \h </w:instrText>
            </w:r>
            <w:r>
              <w:rPr>
                <w:noProof/>
                <w:webHidden/>
              </w:rPr>
            </w:r>
          </w:ins>
          <w:r>
            <w:rPr>
              <w:noProof/>
              <w:webHidden/>
            </w:rPr>
            <w:fldChar w:fldCharType="separate"/>
          </w:r>
          <w:ins w:id="205" w:author="Jerod Hodgkin" w:date="2011-01-21T22:16:00Z">
            <w:r w:rsidR="009C0697">
              <w:rPr>
                <w:noProof/>
                <w:webHidden/>
              </w:rPr>
              <w:t>29</w:t>
            </w:r>
          </w:ins>
          <w:ins w:id="206"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07" w:author="Jerod Hodgkin" w:date="2011-01-21T22:06:00Z"/>
              <w:noProof/>
            </w:rPr>
          </w:pPr>
          <w:ins w:id="20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Recall and modify saved customer order – BBQRMS-37</w:t>
            </w:r>
            <w:r>
              <w:rPr>
                <w:noProof/>
                <w:webHidden/>
              </w:rPr>
              <w:tab/>
            </w:r>
            <w:r>
              <w:rPr>
                <w:noProof/>
                <w:webHidden/>
              </w:rPr>
              <w:fldChar w:fldCharType="begin"/>
            </w:r>
            <w:r>
              <w:rPr>
                <w:noProof/>
                <w:webHidden/>
              </w:rPr>
              <w:instrText xml:space="preserve"> PAGEREF _Toc283410951 \h </w:instrText>
            </w:r>
            <w:r>
              <w:rPr>
                <w:noProof/>
                <w:webHidden/>
              </w:rPr>
            </w:r>
          </w:ins>
          <w:r>
            <w:rPr>
              <w:noProof/>
              <w:webHidden/>
            </w:rPr>
            <w:fldChar w:fldCharType="separate"/>
          </w:r>
          <w:ins w:id="209" w:author="Jerod Hodgkin" w:date="2011-01-21T22:16:00Z">
            <w:r w:rsidR="009C0697">
              <w:rPr>
                <w:noProof/>
                <w:webHidden/>
              </w:rPr>
              <w:t>30</w:t>
            </w:r>
          </w:ins>
          <w:ins w:id="210"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11" w:author="Jerod Hodgkin" w:date="2011-01-21T22:06:00Z"/>
              <w:noProof/>
            </w:rPr>
          </w:pPr>
          <w:ins w:id="21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Cashiering Subsystem</w:t>
            </w:r>
            <w:r>
              <w:rPr>
                <w:noProof/>
                <w:webHidden/>
              </w:rPr>
              <w:tab/>
            </w:r>
            <w:r>
              <w:rPr>
                <w:noProof/>
                <w:webHidden/>
              </w:rPr>
              <w:fldChar w:fldCharType="begin"/>
            </w:r>
            <w:r>
              <w:rPr>
                <w:noProof/>
                <w:webHidden/>
              </w:rPr>
              <w:instrText xml:space="preserve"> PAGEREF _Toc283410952 \h </w:instrText>
            </w:r>
            <w:r>
              <w:rPr>
                <w:noProof/>
                <w:webHidden/>
              </w:rPr>
            </w:r>
          </w:ins>
          <w:r>
            <w:rPr>
              <w:noProof/>
              <w:webHidden/>
            </w:rPr>
            <w:fldChar w:fldCharType="separate"/>
          </w:r>
          <w:ins w:id="213" w:author="Jerod Hodgkin" w:date="2011-01-21T22:16:00Z">
            <w:r w:rsidR="009C0697">
              <w:rPr>
                <w:noProof/>
                <w:webHidden/>
              </w:rPr>
              <w:t>32</w:t>
            </w:r>
          </w:ins>
          <w:ins w:id="214"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15" w:author="Jerod Hodgkin" w:date="2011-01-21T22:06:00Z"/>
              <w:noProof/>
            </w:rPr>
          </w:pPr>
          <w:ins w:id="21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Split a check – BBQRMS-34</w:t>
            </w:r>
            <w:r>
              <w:rPr>
                <w:noProof/>
                <w:webHidden/>
              </w:rPr>
              <w:tab/>
            </w:r>
            <w:r>
              <w:rPr>
                <w:noProof/>
                <w:webHidden/>
              </w:rPr>
              <w:fldChar w:fldCharType="begin"/>
            </w:r>
            <w:r>
              <w:rPr>
                <w:noProof/>
                <w:webHidden/>
              </w:rPr>
              <w:instrText xml:space="preserve"> PAGEREF _Toc283410953 \h </w:instrText>
            </w:r>
            <w:r>
              <w:rPr>
                <w:noProof/>
                <w:webHidden/>
              </w:rPr>
            </w:r>
          </w:ins>
          <w:r>
            <w:rPr>
              <w:noProof/>
              <w:webHidden/>
            </w:rPr>
            <w:fldChar w:fldCharType="separate"/>
          </w:r>
          <w:ins w:id="217" w:author="Jerod Hodgkin" w:date="2011-01-21T22:16:00Z">
            <w:r w:rsidR="009C0697">
              <w:rPr>
                <w:noProof/>
                <w:webHidden/>
              </w:rPr>
              <w:t>32</w:t>
            </w:r>
          </w:ins>
          <w:ins w:id="218"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19" w:author="Jerod Hodgkin" w:date="2011-01-21T22:06:00Z"/>
              <w:noProof/>
            </w:rPr>
          </w:pPr>
          <w:ins w:id="22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Accept payment for saved customer order – BBQRMS-36</w:t>
            </w:r>
            <w:r>
              <w:rPr>
                <w:noProof/>
                <w:webHidden/>
              </w:rPr>
              <w:tab/>
            </w:r>
            <w:r>
              <w:rPr>
                <w:noProof/>
                <w:webHidden/>
              </w:rPr>
              <w:fldChar w:fldCharType="begin"/>
            </w:r>
            <w:r>
              <w:rPr>
                <w:noProof/>
                <w:webHidden/>
              </w:rPr>
              <w:instrText xml:space="preserve"> PAGEREF _Toc283410954 \h </w:instrText>
            </w:r>
            <w:r>
              <w:rPr>
                <w:noProof/>
                <w:webHidden/>
              </w:rPr>
            </w:r>
          </w:ins>
          <w:r>
            <w:rPr>
              <w:noProof/>
              <w:webHidden/>
            </w:rPr>
            <w:fldChar w:fldCharType="separate"/>
          </w:r>
          <w:ins w:id="221" w:author="Jerod Hodgkin" w:date="2011-01-21T22:16:00Z">
            <w:r w:rsidR="009C0697">
              <w:rPr>
                <w:noProof/>
                <w:webHidden/>
              </w:rPr>
              <w:t>32</w:t>
            </w:r>
          </w:ins>
          <w:ins w:id="222"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23" w:author="Jerod Hodgkin" w:date="2011-01-21T22:06:00Z"/>
              <w:noProof/>
            </w:rPr>
          </w:pPr>
          <w:ins w:id="22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Take multiple payments for a customer order – BBQRMS-38</w:t>
            </w:r>
            <w:r>
              <w:rPr>
                <w:noProof/>
                <w:webHidden/>
              </w:rPr>
              <w:tab/>
            </w:r>
            <w:r>
              <w:rPr>
                <w:noProof/>
                <w:webHidden/>
              </w:rPr>
              <w:fldChar w:fldCharType="begin"/>
            </w:r>
            <w:r>
              <w:rPr>
                <w:noProof/>
                <w:webHidden/>
              </w:rPr>
              <w:instrText xml:space="preserve"> PAGEREF _Toc283410955 \h </w:instrText>
            </w:r>
            <w:r>
              <w:rPr>
                <w:noProof/>
                <w:webHidden/>
              </w:rPr>
            </w:r>
          </w:ins>
          <w:r>
            <w:rPr>
              <w:noProof/>
              <w:webHidden/>
            </w:rPr>
            <w:fldChar w:fldCharType="separate"/>
          </w:r>
          <w:ins w:id="225" w:author="Jerod Hodgkin" w:date="2011-01-21T22:16:00Z">
            <w:r w:rsidR="009C0697">
              <w:rPr>
                <w:noProof/>
                <w:webHidden/>
              </w:rPr>
              <w:t>33</w:t>
            </w:r>
          </w:ins>
          <w:ins w:id="226"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27" w:author="Jerod Hodgkin" w:date="2011-01-21T22:06:00Z"/>
              <w:noProof/>
            </w:rPr>
          </w:pPr>
          <w:ins w:id="22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Admin Functions</w:t>
            </w:r>
            <w:r>
              <w:rPr>
                <w:noProof/>
                <w:webHidden/>
              </w:rPr>
              <w:tab/>
            </w:r>
            <w:r>
              <w:rPr>
                <w:noProof/>
                <w:webHidden/>
              </w:rPr>
              <w:fldChar w:fldCharType="begin"/>
            </w:r>
            <w:r>
              <w:rPr>
                <w:noProof/>
                <w:webHidden/>
              </w:rPr>
              <w:instrText xml:space="preserve"> PAGEREF _Toc283410956 \h </w:instrText>
            </w:r>
            <w:r>
              <w:rPr>
                <w:noProof/>
                <w:webHidden/>
              </w:rPr>
            </w:r>
          </w:ins>
          <w:r>
            <w:rPr>
              <w:noProof/>
              <w:webHidden/>
            </w:rPr>
            <w:fldChar w:fldCharType="separate"/>
          </w:r>
          <w:ins w:id="229" w:author="Jerod Hodgkin" w:date="2011-01-21T22:16:00Z">
            <w:r w:rsidR="009C0697">
              <w:rPr>
                <w:noProof/>
                <w:webHidden/>
              </w:rPr>
              <w:t>34</w:t>
            </w:r>
          </w:ins>
          <w:ins w:id="230"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31" w:author="Jerod Hodgkin" w:date="2011-01-21T22:06:00Z"/>
              <w:noProof/>
            </w:rPr>
          </w:pPr>
          <w:ins w:id="23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Managers Dashboard – BBQRMS-50</w:t>
            </w:r>
            <w:r>
              <w:rPr>
                <w:noProof/>
                <w:webHidden/>
              </w:rPr>
              <w:tab/>
            </w:r>
            <w:r>
              <w:rPr>
                <w:noProof/>
                <w:webHidden/>
              </w:rPr>
              <w:fldChar w:fldCharType="begin"/>
            </w:r>
            <w:r>
              <w:rPr>
                <w:noProof/>
                <w:webHidden/>
              </w:rPr>
              <w:instrText xml:space="preserve"> PAGEREF _Toc283410957 \h </w:instrText>
            </w:r>
            <w:r>
              <w:rPr>
                <w:noProof/>
                <w:webHidden/>
              </w:rPr>
            </w:r>
          </w:ins>
          <w:r>
            <w:rPr>
              <w:noProof/>
              <w:webHidden/>
            </w:rPr>
            <w:fldChar w:fldCharType="separate"/>
          </w:r>
          <w:ins w:id="233" w:author="Jerod Hodgkin" w:date="2011-01-21T22:16:00Z">
            <w:r w:rsidR="009C0697">
              <w:rPr>
                <w:noProof/>
                <w:webHidden/>
              </w:rPr>
              <w:t>34</w:t>
            </w:r>
          </w:ins>
          <w:ins w:id="234"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35" w:author="Jerod Hodgkin" w:date="2011-01-21T22:06:00Z"/>
              <w:noProof/>
            </w:rPr>
          </w:pPr>
          <w:ins w:id="23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Add/Edit Employees – BBQRMS-39</w:t>
            </w:r>
            <w:r>
              <w:rPr>
                <w:noProof/>
                <w:webHidden/>
              </w:rPr>
              <w:tab/>
            </w:r>
            <w:r>
              <w:rPr>
                <w:noProof/>
                <w:webHidden/>
              </w:rPr>
              <w:fldChar w:fldCharType="begin"/>
            </w:r>
            <w:r>
              <w:rPr>
                <w:noProof/>
                <w:webHidden/>
              </w:rPr>
              <w:instrText xml:space="preserve"> PAGEREF _Toc283410958 \h </w:instrText>
            </w:r>
            <w:r>
              <w:rPr>
                <w:noProof/>
                <w:webHidden/>
              </w:rPr>
            </w:r>
          </w:ins>
          <w:r>
            <w:rPr>
              <w:noProof/>
              <w:webHidden/>
            </w:rPr>
            <w:fldChar w:fldCharType="separate"/>
          </w:r>
          <w:ins w:id="237" w:author="Jerod Hodgkin" w:date="2011-01-21T22:16:00Z">
            <w:r w:rsidR="009C0697">
              <w:rPr>
                <w:noProof/>
                <w:webHidden/>
              </w:rPr>
              <w:t>34</w:t>
            </w:r>
          </w:ins>
          <w:ins w:id="238"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39" w:author="Jerod Hodgkin" w:date="2011-01-21T22:06:00Z"/>
              <w:noProof/>
            </w:rPr>
          </w:pPr>
          <w:ins w:id="24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Security</w:t>
            </w:r>
            <w:r>
              <w:rPr>
                <w:noProof/>
                <w:webHidden/>
              </w:rPr>
              <w:tab/>
            </w:r>
            <w:r>
              <w:rPr>
                <w:noProof/>
                <w:webHidden/>
              </w:rPr>
              <w:fldChar w:fldCharType="begin"/>
            </w:r>
            <w:r>
              <w:rPr>
                <w:noProof/>
                <w:webHidden/>
              </w:rPr>
              <w:instrText xml:space="preserve"> PAGEREF _Toc283410959 \h </w:instrText>
            </w:r>
            <w:r>
              <w:rPr>
                <w:noProof/>
                <w:webHidden/>
              </w:rPr>
            </w:r>
          </w:ins>
          <w:r>
            <w:rPr>
              <w:noProof/>
              <w:webHidden/>
            </w:rPr>
            <w:fldChar w:fldCharType="separate"/>
          </w:r>
          <w:ins w:id="241" w:author="Jerod Hodgkin" w:date="2011-01-21T22:16:00Z">
            <w:r w:rsidR="009C0697">
              <w:rPr>
                <w:noProof/>
                <w:webHidden/>
              </w:rPr>
              <w:t>36</w:t>
            </w:r>
          </w:ins>
          <w:ins w:id="242"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43" w:author="Jerod Hodgkin" w:date="2011-01-21T22:06:00Z"/>
              <w:noProof/>
            </w:rPr>
          </w:pPr>
          <w:ins w:id="24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Log In – BBQRMS-22</w:t>
            </w:r>
            <w:r>
              <w:rPr>
                <w:noProof/>
                <w:webHidden/>
              </w:rPr>
              <w:tab/>
            </w:r>
            <w:r>
              <w:rPr>
                <w:noProof/>
                <w:webHidden/>
              </w:rPr>
              <w:fldChar w:fldCharType="begin"/>
            </w:r>
            <w:r>
              <w:rPr>
                <w:noProof/>
                <w:webHidden/>
              </w:rPr>
              <w:instrText xml:space="preserve"> PAGEREF _Toc283410960 \h </w:instrText>
            </w:r>
            <w:r>
              <w:rPr>
                <w:noProof/>
                <w:webHidden/>
              </w:rPr>
            </w:r>
          </w:ins>
          <w:r>
            <w:rPr>
              <w:noProof/>
              <w:webHidden/>
            </w:rPr>
            <w:fldChar w:fldCharType="separate"/>
          </w:r>
          <w:ins w:id="245" w:author="Jerod Hodgkin" w:date="2011-01-21T22:16:00Z">
            <w:r w:rsidR="009C0697">
              <w:rPr>
                <w:noProof/>
                <w:webHidden/>
              </w:rPr>
              <w:t>36</w:t>
            </w:r>
          </w:ins>
          <w:ins w:id="246"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47" w:author="Jerod Hodgkin" w:date="2011-01-21T22:06:00Z"/>
              <w:noProof/>
            </w:rPr>
          </w:pPr>
          <w:ins w:id="24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Log Out – BBQRMS-23</w:t>
            </w:r>
            <w:r>
              <w:rPr>
                <w:noProof/>
                <w:webHidden/>
              </w:rPr>
              <w:tab/>
            </w:r>
            <w:r>
              <w:rPr>
                <w:noProof/>
                <w:webHidden/>
              </w:rPr>
              <w:fldChar w:fldCharType="begin"/>
            </w:r>
            <w:r>
              <w:rPr>
                <w:noProof/>
                <w:webHidden/>
              </w:rPr>
              <w:instrText xml:space="preserve"> PAGEREF _Toc283410961 \h </w:instrText>
            </w:r>
            <w:r>
              <w:rPr>
                <w:noProof/>
                <w:webHidden/>
              </w:rPr>
            </w:r>
          </w:ins>
          <w:r>
            <w:rPr>
              <w:noProof/>
              <w:webHidden/>
            </w:rPr>
            <w:fldChar w:fldCharType="separate"/>
          </w:r>
          <w:ins w:id="249" w:author="Jerod Hodgkin" w:date="2011-01-21T22:16:00Z">
            <w:r w:rsidR="009C0697">
              <w:rPr>
                <w:noProof/>
                <w:webHidden/>
              </w:rPr>
              <w:t>36</w:t>
            </w:r>
          </w:ins>
          <w:ins w:id="250"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51" w:author="Jerod Hodgkin" w:date="2011-01-21T22:06:00Z"/>
              <w:noProof/>
            </w:rPr>
          </w:pPr>
          <w:ins w:id="25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Clock in and out – BBQRMS-30</w:t>
            </w:r>
            <w:r>
              <w:rPr>
                <w:noProof/>
                <w:webHidden/>
              </w:rPr>
              <w:tab/>
            </w:r>
            <w:r>
              <w:rPr>
                <w:noProof/>
                <w:webHidden/>
              </w:rPr>
              <w:fldChar w:fldCharType="begin"/>
            </w:r>
            <w:r>
              <w:rPr>
                <w:noProof/>
                <w:webHidden/>
              </w:rPr>
              <w:instrText xml:space="preserve"> PAGEREF _Toc283410962 \h </w:instrText>
            </w:r>
            <w:r>
              <w:rPr>
                <w:noProof/>
                <w:webHidden/>
              </w:rPr>
            </w:r>
          </w:ins>
          <w:r>
            <w:rPr>
              <w:noProof/>
              <w:webHidden/>
            </w:rPr>
            <w:fldChar w:fldCharType="separate"/>
          </w:r>
          <w:ins w:id="253" w:author="Jerod Hodgkin" w:date="2011-01-21T22:16:00Z">
            <w:r w:rsidR="009C0697">
              <w:rPr>
                <w:noProof/>
                <w:webHidden/>
              </w:rPr>
              <w:t>37</w:t>
            </w:r>
          </w:ins>
          <w:ins w:id="254"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55" w:author="Jerod Hodgkin" w:date="2011-01-21T22:06:00Z"/>
              <w:noProof/>
            </w:rPr>
          </w:pPr>
          <w:ins w:id="25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Change own PIN – BBQRMS-25</w:t>
            </w:r>
            <w:r>
              <w:rPr>
                <w:noProof/>
                <w:webHidden/>
              </w:rPr>
              <w:tab/>
            </w:r>
            <w:r>
              <w:rPr>
                <w:noProof/>
                <w:webHidden/>
              </w:rPr>
              <w:fldChar w:fldCharType="begin"/>
            </w:r>
            <w:r>
              <w:rPr>
                <w:noProof/>
                <w:webHidden/>
              </w:rPr>
              <w:instrText xml:space="preserve"> PAGEREF _Toc283410963 \h </w:instrText>
            </w:r>
            <w:r>
              <w:rPr>
                <w:noProof/>
                <w:webHidden/>
              </w:rPr>
            </w:r>
          </w:ins>
          <w:r>
            <w:rPr>
              <w:noProof/>
              <w:webHidden/>
            </w:rPr>
            <w:fldChar w:fldCharType="separate"/>
          </w:r>
          <w:ins w:id="257" w:author="Jerod Hodgkin" w:date="2011-01-21T22:16:00Z">
            <w:r w:rsidR="009C0697">
              <w:rPr>
                <w:noProof/>
                <w:webHidden/>
              </w:rPr>
              <w:t>38</w:t>
            </w:r>
          </w:ins>
          <w:ins w:id="258"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59" w:author="Jerod Hodgkin" w:date="2011-01-21T22:06:00Z"/>
              <w:noProof/>
            </w:rPr>
          </w:pPr>
          <w:ins w:id="26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Program features are limited by assigned user roles – BBQRMS-24</w:t>
            </w:r>
            <w:r>
              <w:rPr>
                <w:noProof/>
                <w:webHidden/>
              </w:rPr>
              <w:tab/>
            </w:r>
            <w:r>
              <w:rPr>
                <w:noProof/>
                <w:webHidden/>
              </w:rPr>
              <w:fldChar w:fldCharType="begin"/>
            </w:r>
            <w:r>
              <w:rPr>
                <w:noProof/>
                <w:webHidden/>
              </w:rPr>
              <w:instrText xml:space="preserve"> PAGEREF _Toc283410964 \h </w:instrText>
            </w:r>
            <w:r>
              <w:rPr>
                <w:noProof/>
                <w:webHidden/>
              </w:rPr>
            </w:r>
          </w:ins>
          <w:r>
            <w:rPr>
              <w:noProof/>
              <w:webHidden/>
            </w:rPr>
            <w:fldChar w:fldCharType="separate"/>
          </w:r>
          <w:ins w:id="261" w:author="Jerod Hodgkin" w:date="2011-01-21T22:16:00Z">
            <w:r w:rsidR="009C0697">
              <w:rPr>
                <w:noProof/>
                <w:webHidden/>
              </w:rPr>
              <w:t>38</w:t>
            </w:r>
          </w:ins>
          <w:ins w:id="262"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63" w:author="Jerod Hodgkin" w:date="2011-01-21T22:06:00Z"/>
              <w:noProof/>
            </w:rPr>
          </w:pPr>
          <w:ins w:id="26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_Toc283410965 \h </w:instrText>
            </w:r>
            <w:r>
              <w:rPr>
                <w:noProof/>
                <w:webHidden/>
              </w:rPr>
            </w:r>
          </w:ins>
          <w:r>
            <w:rPr>
              <w:noProof/>
              <w:webHidden/>
            </w:rPr>
            <w:fldChar w:fldCharType="separate"/>
          </w:r>
          <w:ins w:id="265" w:author="Jerod Hodgkin" w:date="2011-01-21T22:16:00Z">
            <w:r w:rsidR="009C0697">
              <w:rPr>
                <w:noProof/>
                <w:webHidden/>
              </w:rPr>
              <w:t>40</w:t>
            </w:r>
          </w:ins>
          <w:ins w:id="266"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67" w:author="Jerod Hodgkin" w:date="2011-01-21T22:06:00Z"/>
              <w:noProof/>
            </w:rPr>
          </w:pPr>
          <w:ins w:id="26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Select and Run Report – BBQRMS-43</w:t>
            </w:r>
            <w:r>
              <w:rPr>
                <w:noProof/>
                <w:webHidden/>
              </w:rPr>
              <w:tab/>
            </w:r>
            <w:r>
              <w:rPr>
                <w:noProof/>
                <w:webHidden/>
              </w:rPr>
              <w:fldChar w:fldCharType="begin"/>
            </w:r>
            <w:r>
              <w:rPr>
                <w:noProof/>
                <w:webHidden/>
              </w:rPr>
              <w:instrText xml:space="preserve"> PAGEREF _Toc283410966 \h </w:instrText>
            </w:r>
            <w:r>
              <w:rPr>
                <w:noProof/>
                <w:webHidden/>
              </w:rPr>
            </w:r>
          </w:ins>
          <w:r>
            <w:rPr>
              <w:noProof/>
              <w:webHidden/>
            </w:rPr>
            <w:fldChar w:fldCharType="separate"/>
          </w:r>
          <w:ins w:id="269" w:author="Jerod Hodgkin" w:date="2011-01-21T22:16:00Z">
            <w:r w:rsidR="009C0697">
              <w:rPr>
                <w:noProof/>
                <w:webHidden/>
              </w:rPr>
              <w:t>40</w:t>
            </w:r>
          </w:ins>
          <w:ins w:id="270"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71" w:author="Jerod Hodgkin" w:date="2011-01-21T22:06:00Z"/>
              <w:noProof/>
            </w:rPr>
          </w:pPr>
          <w:ins w:id="27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Developer Adds New Report – BBQRMS-43</w:t>
            </w:r>
            <w:r>
              <w:rPr>
                <w:noProof/>
                <w:webHidden/>
              </w:rPr>
              <w:tab/>
            </w:r>
            <w:r>
              <w:rPr>
                <w:noProof/>
                <w:webHidden/>
              </w:rPr>
              <w:fldChar w:fldCharType="begin"/>
            </w:r>
            <w:r>
              <w:rPr>
                <w:noProof/>
                <w:webHidden/>
              </w:rPr>
              <w:instrText xml:space="preserve"> PAGEREF _Toc283410967 \h </w:instrText>
            </w:r>
            <w:r>
              <w:rPr>
                <w:noProof/>
                <w:webHidden/>
              </w:rPr>
            </w:r>
          </w:ins>
          <w:r>
            <w:rPr>
              <w:noProof/>
              <w:webHidden/>
            </w:rPr>
            <w:fldChar w:fldCharType="separate"/>
          </w:r>
          <w:ins w:id="273" w:author="Jerod Hodgkin" w:date="2011-01-21T22:16:00Z">
            <w:r w:rsidR="009C0697">
              <w:rPr>
                <w:noProof/>
                <w:webHidden/>
              </w:rPr>
              <w:t>40</w:t>
            </w:r>
          </w:ins>
          <w:ins w:id="274"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75" w:author="Jerod Hodgkin" w:date="2011-01-21T22:06:00Z"/>
              <w:noProof/>
            </w:rPr>
          </w:pPr>
          <w:ins w:id="27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Inventory Turns Report – BBQRMS-29</w:t>
            </w:r>
            <w:r>
              <w:rPr>
                <w:noProof/>
                <w:webHidden/>
              </w:rPr>
              <w:tab/>
            </w:r>
            <w:r>
              <w:rPr>
                <w:noProof/>
                <w:webHidden/>
              </w:rPr>
              <w:fldChar w:fldCharType="begin"/>
            </w:r>
            <w:r>
              <w:rPr>
                <w:noProof/>
                <w:webHidden/>
              </w:rPr>
              <w:instrText xml:space="preserve"> PAGEREF _Toc283410968 \h </w:instrText>
            </w:r>
            <w:r>
              <w:rPr>
                <w:noProof/>
                <w:webHidden/>
              </w:rPr>
            </w:r>
          </w:ins>
          <w:r>
            <w:rPr>
              <w:noProof/>
              <w:webHidden/>
            </w:rPr>
            <w:fldChar w:fldCharType="separate"/>
          </w:r>
          <w:ins w:id="277" w:author="Jerod Hodgkin" w:date="2011-01-21T22:16:00Z">
            <w:r w:rsidR="009C0697">
              <w:rPr>
                <w:noProof/>
                <w:webHidden/>
              </w:rPr>
              <w:t>41</w:t>
            </w:r>
          </w:ins>
          <w:ins w:id="278"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79" w:author="Jerod Hodgkin" w:date="2011-01-21T22:06:00Z"/>
              <w:noProof/>
            </w:rPr>
          </w:pPr>
          <w:ins w:id="28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Daily Sales Report – BBQRMS-28</w:t>
            </w:r>
            <w:r>
              <w:rPr>
                <w:noProof/>
                <w:webHidden/>
              </w:rPr>
              <w:tab/>
            </w:r>
            <w:r>
              <w:rPr>
                <w:noProof/>
                <w:webHidden/>
              </w:rPr>
              <w:fldChar w:fldCharType="begin"/>
            </w:r>
            <w:r>
              <w:rPr>
                <w:noProof/>
                <w:webHidden/>
              </w:rPr>
              <w:instrText xml:space="preserve"> PAGEREF _Toc283410969 \h </w:instrText>
            </w:r>
            <w:r>
              <w:rPr>
                <w:noProof/>
                <w:webHidden/>
              </w:rPr>
            </w:r>
          </w:ins>
          <w:r>
            <w:rPr>
              <w:noProof/>
              <w:webHidden/>
            </w:rPr>
            <w:fldChar w:fldCharType="separate"/>
          </w:r>
          <w:ins w:id="281" w:author="Jerod Hodgkin" w:date="2011-01-21T22:16:00Z">
            <w:r w:rsidR="009C0697">
              <w:rPr>
                <w:noProof/>
                <w:webHidden/>
              </w:rPr>
              <w:t>42</w:t>
            </w:r>
          </w:ins>
          <w:ins w:id="282"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83" w:author="Jerod Hodgkin" w:date="2011-01-21T22:06:00Z"/>
              <w:noProof/>
            </w:rPr>
          </w:pPr>
          <w:ins w:id="28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Weekly Prime Cost Report – BBQRMS-27</w:t>
            </w:r>
            <w:r>
              <w:rPr>
                <w:noProof/>
                <w:webHidden/>
              </w:rPr>
              <w:tab/>
            </w:r>
            <w:r>
              <w:rPr>
                <w:noProof/>
                <w:webHidden/>
              </w:rPr>
              <w:fldChar w:fldCharType="begin"/>
            </w:r>
            <w:r>
              <w:rPr>
                <w:noProof/>
                <w:webHidden/>
              </w:rPr>
              <w:instrText xml:space="preserve"> PAGEREF _Toc283410970 \h </w:instrText>
            </w:r>
            <w:r>
              <w:rPr>
                <w:noProof/>
                <w:webHidden/>
              </w:rPr>
            </w:r>
          </w:ins>
          <w:r>
            <w:rPr>
              <w:noProof/>
              <w:webHidden/>
            </w:rPr>
            <w:fldChar w:fldCharType="separate"/>
          </w:r>
          <w:ins w:id="285" w:author="Jerod Hodgkin" w:date="2011-01-21T22:16:00Z">
            <w:r w:rsidR="009C0697">
              <w:rPr>
                <w:noProof/>
                <w:webHidden/>
              </w:rPr>
              <w:t>42</w:t>
            </w:r>
          </w:ins>
          <w:ins w:id="286"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87" w:author="Jerod Hodgkin" w:date="2011-01-21T22:06:00Z"/>
              <w:noProof/>
            </w:rPr>
          </w:pPr>
          <w:ins w:id="28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Daily Shopping List Report – BBQRMS-2</w:t>
            </w:r>
            <w:r>
              <w:rPr>
                <w:noProof/>
                <w:webHidden/>
              </w:rPr>
              <w:tab/>
            </w:r>
            <w:r>
              <w:rPr>
                <w:noProof/>
                <w:webHidden/>
              </w:rPr>
              <w:fldChar w:fldCharType="begin"/>
            </w:r>
            <w:r>
              <w:rPr>
                <w:noProof/>
                <w:webHidden/>
              </w:rPr>
              <w:instrText xml:space="preserve"> PAGEREF _Toc283410971 \h </w:instrText>
            </w:r>
            <w:r>
              <w:rPr>
                <w:noProof/>
                <w:webHidden/>
              </w:rPr>
            </w:r>
          </w:ins>
          <w:r>
            <w:rPr>
              <w:noProof/>
              <w:webHidden/>
            </w:rPr>
            <w:fldChar w:fldCharType="separate"/>
          </w:r>
          <w:ins w:id="289" w:author="Jerod Hodgkin" w:date="2011-01-21T22:16:00Z">
            <w:r w:rsidR="009C0697">
              <w:rPr>
                <w:noProof/>
                <w:webHidden/>
              </w:rPr>
              <w:t>43</w:t>
            </w:r>
          </w:ins>
          <w:ins w:id="290"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91" w:author="Jerod Hodgkin" w:date="2011-01-21T22:06:00Z"/>
              <w:noProof/>
            </w:rPr>
          </w:pPr>
          <w:ins w:id="29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_Toc283410972 \h </w:instrText>
            </w:r>
            <w:r>
              <w:rPr>
                <w:noProof/>
                <w:webHidden/>
              </w:rPr>
            </w:r>
          </w:ins>
          <w:r>
            <w:rPr>
              <w:noProof/>
              <w:webHidden/>
            </w:rPr>
            <w:fldChar w:fldCharType="separate"/>
          </w:r>
          <w:ins w:id="293" w:author="Jerod Hodgkin" w:date="2011-01-21T22:16:00Z">
            <w:r w:rsidR="009C0697">
              <w:rPr>
                <w:noProof/>
                <w:webHidden/>
              </w:rPr>
              <w:t>45</w:t>
            </w:r>
          </w:ins>
          <w:ins w:id="294"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95" w:author="Jerod Hodgkin" w:date="2011-01-21T22:06:00Z"/>
              <w:noProof/>
            </w:rPr>
          </w:pPr>
          <w:ins w:id="29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Class Diagrams</w:t>
            </w:r>
            <w:r>
              <w:rPr>
                <w:noProof/>
                <w:webHidden/>
              </w:rPr>
              <w:tab/>
            </w:r>
            <w:r>
              <w:rPr>
                <w:noProof/>
                <w:webHidden/>
              </w:rPr>
              <w:fldChar w:fldCharType="begin"/>
            </w:r>
            <w:r>
              <w:rPr>
                <w:noProof/>
                <w:webHidden/>
              </w:rPr>
              <w:instrText xml:space="preserve"> PAGEREF _Toc283410973 \h </w:instrText>
            </w:r>
            <w:r>
              <w:rPr>
                <w:noProof/>
                <w:webHidden/>
              </w:rPr>
            </w:r>
          </w:ins>
          <w:r>
            <w:rPr>
              <w:noProof/>
              <w:webHidden/>
            </w:rPr>
            <w:fldChar w:fldCharType="separate"/>
          </w:r>
          <w:ins w:id="297" w:author="Jerod Hodgkin" w:date="2011-01-21T22:16:00Z">
            <w:r w:rsidR="009C0697">
              <w:rPr>
                <w:noProof/>
                <w:webHidden/>
              </w:rPr>
              <w:t>46</w:t>
            </w:r>
          </w:ins>
          <w:ins w:id="298"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99" w:author="Jerod Hodgkin" w:date="2011-01-21T22:06:00Z"/>
              <w:noProof/>
            </w:rPr>
          </w:pPr>
          <w:ins w:id="30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_Toc283410974 \h </w:instrText>
            </w:r>
            <w:r>
              <w:rPr>
                <w:noProof/>
                <w:webHidden/>
              </w:rPr>
            </w:r>
          </w:ins>
          <w:r>
            <w:rPr>
              <w:noProof/>
              <w:webHidden/>
            </w:rPr>
            <w:fldChar w:fldCharType="separate"/>
          </w:r>
          <w:ins w:id="301" w:author="Jerod Hodgkin" w:date="2011-01-21T22:16:00Z">
            <w:r w:rsidR="009C0697">
              <w:rPr>
                <w:noProof/>
                <w:webHidden/>
              </w:rPr>
              <w:t>51</w:t>
            </w:r>
          </w:ins>
          <w:ins w:id="302"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03" w:author="Jerod Hodgkin" w:date="2011-01-21T22:06:00Z"/>
              <w:noProof/>
            </w:rPr>
          </w:pPr>
          <w:ins w:id="30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Algorithms and Data structures</w:t>
            </w:r>
            <w:r>
              <w:rPr>
                <w:noProof/>
                <w:webHidden/>
              </w:rPr>
              <w:tab/>
            </w:r>
            <w:r>
              <w:rPr>
                <w:noProof/>
                <w:webHidden/>
              </w:rPr>
              <w:fldChar w:fldCharType="begin"/>
            </w:r>
            <w:r>
              <w:rPr>
                <w:noProof/>
                <w:webHidden/>
              </w:rPr>
              <w:instrText xml:space="preserve"> PAGEREF _Toc283410975 \h </w:instrText>
            </w:r>
            <w:r>
              <w:rPr>
                <w:noProof/>
                <w:webHidden/>
              </w:rPr>
            </w:r>
          </w:ins>
          <w:r>
            <w:rPr>
              <w:noProof/>
              <w:webHidden/>
            </w:rPr>
            <w:fldChar w:fldCharType="separate"/>
          </w:r>
          <w:ins w:id="305" w:author="Jerod Hodgkin" w:date="2011-01-21T22:16:00Z">
            <w:r w:rsidR="009C0697">
              <w:rPr>
                <w:noProof/>
                <w:webHidden/>
              </w:rPr>
              <w:t>52</w:t>
            </w:r>
          </w:ins>
          <w:ins w:id="306"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307" w:author="Jerod Hodgkin" w:date="2011-01-21T22:06:00Z"/>
              <w:noProof/>
            </w:rPr>
          </w:pPr>
          <w:ins w:id="30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_Toc283410976 \h </w:instrText>
            </w:r>
            <w:r>
              <w:rPr>
                <w:noProof/>
                <w:webHidden/>
              </w:rPr>
            </w:r>
          </w:ins>
          <w:r>
            <w:rPr>
              <w:noProof/>
              <w:webHidden/>
            </w:rPr>
            <w:fldChar w:fldCharType="separate"/>
          </w:r>
          <w:ins w:id="309" w:author="Jerod Hodgkin" w:date="2011-01-21T22:16:00Z">
            <w:r w:rsidR="009C0697">
              <w:rPr>
                <w:noProof/>
                <w:webHidden/>
              </w:rPr>
              <w:t>52</w:t>
            </w:r>
          </w:ins>
          <w:ins w:id="310"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11" w:author="Jerod Hodgkin" w:date="2011-01-21T22:06:00Z"/>
              <w:noProof/>
            </w:rPr>
          </w:pPr>
          <w:ins w:id="31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_Toc283410977 \h </w:instrText>
            </w:r>
            <w:r>
              <w:rPr>
                <w:noProof/>
                <w:webHidden/>
              </w:rPr>
            </w:r>
          </w:ins>
          <w:r>
            <w:rPr>
              <w:noProof/>
              <w:webHidden/>
            </w:rPr>
            <w:fldChar w:fldCharType="separate"/>
          </w:r>
          <w:ins w:id="313" w:author="Jerod Hodgkin" w:date="2011-01-21T22:16:00Z">
            <w:r w:rsidR="009C0697">
              <w:rPr>
                <w:noProof/>
                <w:webHidden/>
              </w:rPr>
              <w:t>52</w:t>
            </w:r>
          </w:ins>
          <w:ins w:id="314"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15" w:author="Jerod Hodgkin" w:date="2011-01-21T22:06:00Z"/>
              <w:noProof/>
            </w:rPr>
          </w:pPr>
          <w:ins w:id="31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_Toc283410978 \h </w:instrText>
            </w:r>
            <w:r>
              <w:rPr>
                <w:noProof/>
                <w:webHidden/>
              </w:rPr>
            </w:r>
          </w:ins>
          <w:r>
            <w:rPr>
              <w:noProof/>
              <w:webHidden/>
            </w:rPr>
            <w:fldChar w:fldCharType="separate"/>
          </w:r>
          <w:ins w:id="317" w:author="Jerod Hodgkin" w:date="2011-01-21T22:16:00Z">
            <w:r w:rsidR="009C0697">
              <w:rPr>
                <w:noProof/>
                <w:webHidden/>
              </w:rPr>
              <w:t>53</w:t>
            </w:r>
          </w:ins>
          <w:ins w:id="318"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19" w:author="Jerod Hodgkin" w:date="2011-01-21T22:06:00Z"/>
              <w:noProof/>
            </w:rPr>
          </w:pPr>
          <w:ins w:id="320" w:author="Jerod Hodgkin" w:date="2011-01-21T22:06:00Z">
            <w:r w:rsidRPr="00F66C02">
              <w:rPr>
                <w:rStyle w:val="Hyperlink"/>
                <w:noProof/>
              </w:rPr>
              <w:lastRenderedPageBreak/>
              <w:fldChar w:fldCharType="begin"/>
            </w:r>
            <w:r w:rsidRPr="00F66C02">
              <w:rPr>
                <w:rStyle w:val="Hyperlink"/>
                <w:noProof/>
              </w:rPr>
              <w:instrText xml:space="preserve"> </w:instrText>
            </w:r>
            <w:r>
              <w:rPr>
                <w:noProof/>
              </w:rPr>
              <w:instrText>HYPERLINK \l "_Toc283410979"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_Toc283410979 \h </w:instrText>
            </w:r>
            <w:r>
              <w:rPr>
                <w:noProof/>
                <w:webHidden/>
              </w:rPr>
            </w:r>
          </w:ins>
          <w:r>
            <w:rPr>
              <w:noProof/>
              <w:webHidden/>
            </w:rPr>
            <w:fldChar w:fldCharType="separate"/>
          </w:r>
          <w:ins w:id="321" w:author="Jerod Hodgkin" w:date="2011-01-21T22:16:00Z">
            <w:r w:rsidR="009C0697">
              <w:rPr>
                <w:noProof/>
                <w:webHidden/>
              </w:rPr>
              <w:t>54</w:t>
            </w:r>
          </w:ins>
          <w:ins w:id="322"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23" w:author="Jerod Hodgkin" w:date="2011-01-21T22:06:00Z"/>
              <w:noProof/>
            </w:rPr>
          </w:pPr>
          <w:ins w:id="32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_Toc283410980 \h </w:instrText>
            </w:r>
            <w:r>
              <w:rPr>
                <w:noProof/>
                <w:webHidden/>
              </w:rPr>
            </w:r>
          </w:ins>
          <w:r>
            <w:rPr>
              <w:noProof/>
              <w:webHidden/>
            </w:rPr>
            <w:fldChar w:fldCharType="separate"/>
          </w:r>
          <w:ins w:id="325" w:author="Jerod Hodgkin" w:date="2011-01-21T22:16:00Z">
            <w:r w:rsidR="009C0697">
              <w:rPr>
                <w:noProof/>
                <w:webHidden/>
              </w:rPr>
              <w:t>55</w:t>
            </w:r>
          </w:ins>
          <w:ins w:id="326"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27" w:author="Jerod Hodgkin" w:date="2011-01-21T22:06:00Z"/>
              <w:noProof/>
            </w:rPr>
          </w:pPr>
          <w:ins w:id="32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_Toc283410981 \h </w:instrText>
            </w:r>
            <w:r>
              <w:rPr>
                <w:noProof/>
                <w:webHidden/>
              </w:rPr>
            </w:r>
          </w:ins>
          <w:r>
            <w:rPr>
              <w:noProof/>
              <w:webHidden/>
            </w:rPr>
            <w:fldChar w:fldCharType="separate"/>
          </w:r>
          <w:ins w:id="329" w:author="Jerod Hodgkin" w:date="2011-01-21T22:16:00Z">
            <w:r w:rsidR="009C0697">
              <w:rPr>
                <w:noProof/>
                <w:webHidden/>
              </w:rPr>
              <w:t>56</w:t>
            </w:r>
          </w:ins>
          <w:ins w:id="330"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331" w:author="Jerod Hodgkin" w:date="2011-01-21T22:06:00Z"/>
              <w:noProof/>
            </w:rPr>
          </w:pPr>
          <w:ins w:id="33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_Toc283410982 \h </w:instrText>
            </w:r>
            <w:r>
              <w:rPr>
                <w:noProof/>
                <w:webHidden/>
              </w:rPr>
            </w:r>
          </w:ins>
          <w:r>
            <w:rPr>
              <w:noProof/>
              <w:webHidden/>
            </w:rPr>
            <w:fldChar w:fldCharType="separate"/>
          </w:r>
          <w:ins w:id="333" w:author="Jerod Hodgkin" w:date="2011-01-21T22:16:00Z">
            <w:r w:rsidR="009C0697">
              <w:rPr>
                <w:noProof/>
                <w:webHidden/>
              </w:rPr>
              <w:t>57</w:t>
            </w:r>
          </w:ins>
          <w:ins w:id="334"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335" w:author="Jerod Hodgkin" w:date="2011-01-21T22:06:00Z"/>
              <w:noProof/>
            </w:rPr>
          </w:pPr>
          <w:ins w:id="33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_Toc283410983 \h </w:instrText>
            </w:r>
            <w:r>
              <w:rPr>
                <w:noProof/>
                <w:webHidden/>
              </w:rPr>
            </w:r>
          </w:ins>
          <w:r>
            <w:rPr>
              <w:noProof/>
              <w:webHidden/>
            </w:rPr>
            <w:fldChar w:fldCharType="separate"/>
          </w:r>
          <w:ins w:id="337" w:author="Jerod Hodgkin" w:date="2011-01-21T22:16:00Z">
            <w:r w:rsidR="009C0697">
              <w:rPr>
                <w:noProof/>
                <w:webHidden/>
              </w:rPr>
              <w:t>58</w:t>
            </w:r>
          </w:ins>
          <w:ins w:id="338"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339" w:author="Jerod Hodgkin" w:date="2011-01-21T22:06:00Z"/>
              <w:noProof/>
            </w:rPr>
          </w:pPr>
          <w:ins w:id="34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_Toc283410984 \h </w:instrText>
            </w:r>
            <w:r>
              <w:rPr>
                <w:noProof/>
                <w:webHidden/>
              </w:rPr>
            </w:r>
          </w:ins>
          <w:r>
            <w:rPr>
              <w:noProof/>
              <w:webHidden/>
            </w:rPr>
            <w:fldChar w:fldCharType="separate"/>
          </w:r>
          <w:ins w:id="341" w:author="Jerod Hodgkin" w:date="2011-01-21T22:16:00Z">
            <w:r w:rsidR="009C0697">
              <w:rPr>
                <w:noProof/>
                <w:webHidden/>
              </w:rPr>
              <w:t>58</w:t>
            </w:r>
          </w:ins>
          <w:ins w:id="342" w:author="Jerod Hodgkin" w:date="2011-01-21T22:06:00Z">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343" w:author="Jerod Hodgkin" w:date="2011-01-21T22:06:00Z"/>
              <w:noProof/>
            </w:rPr>
          </w:pPr>
          <w:ins w:id="34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_Toc283410985 \h </w:instrText>
            </w:r>
            <w:r>
              <w:rPr>
                <w:noProof/>
                <w:webHidden/>
              </w:rPr>
            </w:r>
          </w:ins>
          <w:r>
            <w:rPr>
              <w:noProof/>
              <w:webHidden/>
            </w:rPr>
            <w:fldChar w:fldCharType="separate"/>
          </w:r>
          <w:ins w:id="345" w:author="Jerod Hodgkin" w:date="2011-01-21T22:16:00Z">
            <w:r w:rsidR="009C0697">
              <w:rPr>
                <w:noProof/>
                <w:webHidden/>
              </w:rPr>
              <w:t>58</w:t>
            </w:r>
          </w:ins>
          <w:ins w:id="346"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47" w:author="Jerod Hodgkin" w:date="2011-01-21T22:06:00Z"/>
              <w:noProof/>
            </w:rPr>
          </w:pPr>
          <w:ins w:id="34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_Toc283410986 \h </w:instrText>
            </w:r>
            <w:r>
              <w:rPr>
                <w:noProof/>
                <w:webHidden/>
              </w:rPr>
            </w:r>
          </w:ins>
          <w:r>
            <w:rPr>
              <w:noProof/>
              <w:webHidden/>
            </w:rPr>
            <w:fldChar w:fldCharType="separate"/>
          </w:r>
          <w:ins w:id="349" w:author="Jerod Hodgkin" w:date="2011-01-21T22:16:00Z">
            <w:r w:rsidR="009C0697">
              <w:rPr>
                <w:noProof/>
                <w:webHidden/>
              </w:rPr>
              <w:t>58</w:t>
            </w:r>
          </w:ins>
          <w:ins w:id="350"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51" w:author="Jerod Hodgkin" w:date="2011-01-21T22:06:00Z"/>
              <w:noProof/>
            </w:rPr>
          </w:pPr>
          <w:ins w:id="35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_Toc283410987 \h </w:instrText>
            </w:r>
            <w:r>
              <w:rPr>
                <w:noProof/>
                <w:webHidden/>
              </w:rPr>
            </w:r>
          </w:ins>
          <w:r>
            <w:rPr>
              <w:noProof/>
              <w:webHidden/>
            </w:rPr>
            <w:fldChar w:fldCharType="separate"/>
          </w:r>
          <w:ins w:id="353" w:author="Jerod Hodgkin" w:date="2011-01-21T22:16:00Z">
            <w:r w:rsidR="009C0697">
              <w:rPr>
                <w:noProof/>
                <w:webHidden/>
              </w:rPr>
              <w:t>59</w:t>
            </w:r>
          </w:ins>
          <w:ins w:id="354" w:author="Jerod Hodgkin" w:date="2011-01-21T22:06:00Z">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355" w:author="Jerod Hodgkin" w:date="2011-01-21T22:06:00Z"/>
              <w:noProof/>
            </w:rPr>
          </w:pPr>
          <w:ins w:id="35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_Toc283410988 \h </w:instrText>
            </w:r>
            <w:r>
              <w:rPr>
                <w:noProof/>
                <w:webHidden/>
              </w:rPr>
            </w:r>
          </w:ins>
          <w:r>
            <w:rPr>
              <w:noProof/>
              <w:webHidden/>
            </w:rPr>
            <w:fldChar w:fldCharType="separate"/>
          </w:r>
          <w:ins w:id="357" w:author="Jerod Hodgkin" w:date="2011-01-21T22:16:00Z">
            <w:r w:rsidR="009C0697">
              <w:rPr>
                <w:noProof/>
                <w:webHidden/>
              </w:rPr>
              <w:t>59</w:t>
            </w:r>
          </w:ins>
          <w:ins w:id="358"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359" w:author="Jerod Hodgkin" w:date="2011-01-21T22:06:00Z"/>
              <w:noProof/>
            </w:rPr>
          </w:pPr>
          <w:ins w:id="36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Glossary</w:t>
            </w:r>
            <w:r>
              <w:rPr>
                <w:noProof/>
                <w:webHidden/>
              </w:rPr>
              <w:tab/>
            </w:r>
            <w:r>
              <w:rPr>
                <w:noProof/>
                <w:webHidden/>
              </w:rPr>
              <w:fldChar w:fldCharType="begin"/>
            </w:r>
            <w:r>
              <w:rPr>
                <w:noProof/>
                <w:webHidden/>
              </w:rPr>
              <w:instrText xml:space="preserve"> PAGEREF _Toc283410989 \h </w:instrText>
            </w:r>
            <w:r>
              <w:rPr>
                <w:noProof/>
                <w:webHidden/>
              </w:rPr>
            </w:r>
          </w:ins>
          <w:r>
            <w:rPr>
              <w:noProof/>
              <w:webHidden/>
            </w:rPr>
            <w:fldChar w:fldCharType="separate"/>
          </w:r>
          <w:ins w:id="361" w:author="Jerod Hodgkin" w:date="2011-01-21T22:16:00Z">
            <w:r w:rsidR="009C0697">
              <w:rPr>
                <w:noProof/>
                <w:webHidden/>
              </w:rPr>
              <w:t>60</w:t>
            </w:r>
          </w:ins>
          <w:ins w:id="362"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363" w:author="Jerod Hodgkin" w:date="2011-01-21T22:06:00Z"/>
              <w:noProof/>
            </w:rPr>
          </w:pPr>
          <w:ins w:id="36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"_Toc283410990"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Bibliography</w:t>
            </w:r>
            <w:r>
              <w:rPr>
                <w:noProof/>
                <w:webHidden/>
              </w:rPr>
              <w:tab/>
            </w:r>
            <w:r>
              <w:rPr>
                <w:noProof/>
                <w:webHidden/>
              </w:rPr>
              <w:fldChar w:fldCharType="begin"/>
            </w:r>
            <w:r>
              <w:rPr>
                <w:noProof/>
                <w:webHidden/>
              </w:rPr>
              <w:instrText xml:space="preserve"> PAGEREF _Toc283410990 \h </w:instrText>
            </w:r>
            <w:r>
              <w:rPr>
                <w:noProof/>
                <w:webHidden/>
              </w:rPr>
            </w:r>
          </w:ins>
          <w:r>
            <w:rPr>
              <w:noProof/>
              <w:webHidden/>
            </w:rPr>
            <w:fldChar w:fldCharType="separate"/>
          </w:r>
          <w:ins w:id="365" w:author="Jerod Hodgkin" w:date="2011-01-21T22:16:00Z">
            <w:r w:rsidR="009C0697">
              <w:rPr>
                <w:noProof/>
                <w:webHidden/>
              </w:rPr>
              <w:t>61</w:t>
            </w:r>
          </w:ins>
          <w:ins w:id="366"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367" w:author="Jerod Hodgkin" w:date="2011-01-21T22:06:00Z"/>
              <w:noProof/>
            </w:rPr>
          </w:pPr>
          <w:ins w:id="36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"_Toc283410991"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History of Work</w:t>
            </w:r>
            <w:r>
              <w:rPr>
                <w:noProof/>
                <w:webHidden/>
              </w:rPr>
              <w:tab/>
            </w:r>
            <w:r>
              <w:rPr>
                <w:noProof/>
                <w:webHidden/>
              </w:rPr>
              <w:fldChar w:fldCharType="begin"/>
            </w:r>
            <w:r>
              <w:rPr>
                <w:noProof/>
                <w:webHidden/>
              </w:rPr>
              <w:instrText xml:space="preserve"> PAGEREF _Toc283410991 \h </w:instrText>
            </w:r>
            <w:r>
              <w:rPr>
                <w:noProof/>
                <w:webHidden/>
              </w:rPr>
            </w:r>
          </w:ins>
          <w:r>
            <w:rPr>
              <w:noProof/>
              <w:webHidden/>
            </w:rPr>
            <w:fldChar w:fldCharType="separate"/>
          </w:r>
          <w:ins w:id="369" w:author="Jerod Hodgkin" w:date="2011-01-21T22:16:00Z">
            <w:r w:rsidR="009C0697">
              <w:rPr>
                <w:noProof/>
                <w:webHidden/>
              </w:rPr>
              <w:t>62</w:t>
            </w:r>
          </w:ins>
          <w:ins w:id="370" w:author="Jerod Hodgkin" w:date="2011-01-21T22:06:00Z">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371" w:author="Jerod Hodgkin" w:date="2011-01-21T22:06:00Z"/>
              <w:noProof/>
            </w:rPr>
          </w:pPr>
          <w:ins w:id="37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"_Toc283410992"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Gantt Chart</w:t>
            </w:r>
            <w:r>
              <w:rPr>
                <w:noProof/>
                <w:webHidden/>
              </w:rPr>
              <w:tab/>
            </w:r>
            <w:r>
              <w:rPr>
                <w:noProof/>
                <w:webHidden/>
              </w:rPr>
              <w:fldChar w:fldCharType="begin"/>
            </w:r>
            <w:r>
              <w:rPr>
                <w:noProof/>
                <w:webHidden/>
              </w:rPr>
              <w:instrText xml:space="preserve"> PAGEREF _Toc283410992 \h </w:instrText>
            </w:r>
            <w:r>
              <w:rPr>
                <w:noProof/>
                <w:webHidden/>
              </w:rPr>
            </w:r>
          </w:ins>
          <w:r>
            <w:rPr>
              <w:noProof/>
              <w:webHidden/>
            </w:rPr>
            <w:fldChar w:fldCharType="separate"/>
          </w:r>
          <w:ins w:id="373" w:author="Jerod Hodgkin" w:date="2011-01-21T22:16:00Z">
            <w:r w:rsidR="009C0697">
              <w:rPr>
                <w:noProof/>
                <w:webHidden/>
              </w:rPr>
              <w:t>63</w:t>
            </w:r>
          </w:ins>
          <w:ins w:id="374" w:author="Jerod Hodgkin" w:date="2011-01-21T22:06:00Z">
            <w:r>
              <w:rPr>
                <w:noProof/>
                <w:webHidden/>
              </w:rPr>
              <w:fldChar w:fldCharType="end"/>
            </w:r>
            <w:r w:rsidRPr="00F66C02">
              <w:rPr>
                <w:rStyle w:val="Hyperlink"/>
                <w:noProof/>
              </w:rPr>
              <w:fldChar w:fldCharType="end"/>
            </w:r>
          </w:ins>
        </w:p>
        <w:p w:rsidR="004069B1" w:rsidDel="00A93C48" w:rsidRDefault="004069B1">
          <w:pPr>
            <w:pStyle w:val="TOC1"/>
            <w:tabs>
              <w:tab w:val="right" w:leader="dot" w:pos="9350"/>
            </w:tabs>
            <w:rPr>
              <w:ins w:id="375" w:author="Mike Schenk" w:date="2011-01-19T01:21:00Z"/>
              <w:del w:id="376" w:author="Jerod Hodgkin" w:date="2011-01-21T20:45:00Z"/>
              <w:noProof/>
            </w:rPr>
          </w:pPr>
          <w:ins w:id="377" w:author="Mike Schenk" w:date="2011-01-19T01:21:00Z">
            <w:del w:id="378" w:author="Jerod Hodgkin" w:date="2011-01-21T20:45:00Z">
              <w:r w:rsidRPr="00A93C48" w:rsidDel="00A93C48">
                <w:rPr>
                  <w:rStyle w:val="Hyperlink"/>
                  <w:rFonts w:eastAsia="Arial"/>
                  <w:noProof/>
                  <w:lang w:bidi="en-US"/>
                  <w:rPrChange w:id="379" w:author="Jerod Hodgkin" w:date="2011-01-21T20:45:00Z">
                    <w:rPr>
                      <w:rStyle w:val="Hyperlink"/>
                      <w:rFonts w:eastAsia="Arial"/>
                      <w:noProof/>
                      <w:lang w:bidi="en-US"/>
                    </w:rPr>
                  </w:rPrChange>
                </w:rPr>
                <w:delText>Responsibility Matrix</w:delText>
              </w:r>
              <w:r w:rsidDel="00A93C48">
                <w:rPr>
                  <w:noProof/>
                  <w:webHidden/>
                </w:rPr>
                <w:tab/>
              </w:r>
            </w:del>
          </w:ins>
        </w:p>
        <w:p w:rsidR="004069B1" w:rsidDel="00A93C48" w:rsidRDefault="004069B1">
          <w:pPr>
            <w:pStyle w:val="TOC1"/>
            <w:tabs>
              <w:tab w:val="right" w:leader="dot" w:pos="9350"/>
            </w:tabs>
            <w:rPr>
              <w:ins w:id="380" w:author="Mike Schenk" w:date="2011-01-19T01:21:00Z"/>
              <w:del w:id="381" w:author="Jerod Hodgkin" w:date="2011-01-21T20:45:00Z"/>
              <w:noProof/>
            </w:rPr>
          </w:pPr>
          <w:ins w:id="382" w:author="Mike Schenk" w:date="2011-01-19T01:21:00Z">
            <w:del w:id="383" w:author="Jerod Hodgkin" w:date="2011-01-21T20:45:00Z">
              <w:r w:rsidRPr="00A93C48" w:rsidDel="00A93C48">
                <w:rPr>
                  <w:rStyle w:val="Hyperlink"/>
                  <w:rFonts w:eastAsia="Arial"/>
                  <w:noProof/>
                  <w:lang w:bidi="en-US"/>
                  <w:rPrChange w:id="384" w:author="Jerod Hodgkin" w:date="2011-01-21T20:45:00Z">
                    <w:rPr>
                      <w:rStyle w:val="Hyperlink"/>
                      <w:rFonts w:eastAsia="Arial"/>
                      <w:noProof/>
                      <w:lang w:bidi="en-US"/>
                    </w:rPr>
                  </w:rPrChange>
                </w:rPr>
                <w:delText>Responsibility Allocation Chart</w:delText>
              </w:r>
              <w:r w:rsidDel="00A93C48">
                <w:rPr>
                  <w:noProof/>
                  <w:webHidden/>
                </w:rPr>
                <w:tab/>
              </w:r>
            </w:del>
          </w:ins>
        </w:p>
        <w:p w:rsidR="004069B1" w:rsidDel="00A93C48" w:rsidRDefault="004069B1">
          <w:pPr>
            <w:pStyle w:val="TOC1"/>
            <w:tabs>
              <w:tab w:val="right" w:leader="dot" w:pos="9350"/>
            </w:tabs>
            <w:rPr>
              <w:ins w:id="385" w:author="Mike Schenk" w:date="2011-01-19T01:21:00Z"/>
              <w:del w:id="386" w:author="Jerod Hodgkin" w:date="2011-01-21T20:45:00Z"/>
              <w:noProof/>
            </w:rPr>
          </w:pPr>
          <w:ins w:id="387" w:author="Mike Schenk" w:date="2011-01-19T01:21:00Z">
            <w:del w:id="388" w:author="Jerod Hodgkin" w:date="2011-01-21T20:45:00Z">
              <w:r w:rsidRPr="00A93C48" w:rsidDel="00A93C48">
                <w:rPr>
                  <w:rStyle w:val="Hyperlink"/>
                  <w:rFonts w:eastAsia="Arial"/>
                  <w:noProof/>
                  <w:lang w:bidi="en-US"/>
                  <w:rPrChange w:id="389" w:author="Jerod Hodgkin" w:date="2011-01-21T20:45:00Z">
                    <w:rPr>
                      <w:rStyle w:val="Hyperlink"/>
                      <w:rFonts w:eastAsia="Arial"/>
                      <w:noProof/>
                      <w:lang w:bidi="en-US"/>
                    </w:rPr>
                  </w:rPrChange>
                </w:rPr>
                <w:delText>Summary of Changes</w:delText>
              </w:r>
              <w:r w:rsidDel="00A93C48">
                <w:rPr>
                  <w:noProof/>
                  <w:webHidden/>
                </w:rPr>
                <w:tab/>
              </w:r>
            </w:del>
          </w:ins>
        </w:p>
        <w:p w:rsidR="004069B1" w:rsidDel="00A93C48" w:rsidRDefault="004069B1">
          <w:pPr>
            <w:pStyle w:val="TOC1"/>
            <w:tabs>
              <w:tab w:val="right" w:leader="dot" w:pos="9350"/>
            </w:tabs>
            <w:rPr>
              <w:ins w:id="390" w:author="Mike Schenk" w:date="2011-01-19T01:21:00Z"/>
              <w:del w:id="391" w:author="Jerod Hodgkin" w:date="2011-01-21T20:45:00Z"/>
              <w:noProof/>
            </w:rPr>
          </w:pPr>
          <w:ins w:id="392" w:author="Mike Schenk" w:date="2011-01-19T01:21:00Z">
            <w:del w:id="393" w:author="Jerod Hodgkin" w:date="2011-01-21T20:45:00Z">
              <w:r w:rsidRPr="00A93C48" w:rsidDel="00A93C48">
                <w:rPr>
                  <w:rStyle w:val="Hyperlink"/>
                  <w:rFonts w:eastAsia="Arial"/>
                  <w:noProof/>
                  <w:lang w:bidi="en-US"/>
                  <w:rPrChange w:id="394" w:author="Jerod Hodgkin" w:date="2011-01-21T20:45:00Z">
                    <w:rPr>
                      <w:rStyle w:val="Hyperlink"/>
                      <w:rFonts w:eastAsia="Arial"/>
                      <w:noProof/>
                      <w:lang w:bidi="en-US"/>
                    </w:rPr>
                  </w:rPrChange>
                </w:rPr>
                <w:delText>Introduction (Customer Statement of Requirements)</w:delText>
              </w:r>
              <w:r w:rsidDel="00A93C48">
                <w:rPr>
                  <w:noProof/>
                  <w:webHidden/>
                </w:rPr>
                <w:tab/>
              </w:r>
            </w:del>
            <w:del w:id="395" w:author="Jerod Hodgkin" w:date="2011-01-21T20:43:00Z">
              <w:r w:rsidDel="00A93C48">
                <w:rPr>
                  <w:noProof/>
                  <w:webHidden/>
                </w:rPr>
                <w:delText>7</w:delText>
              </w:r>
            </w:del>
          </w:ins>
        </w:p>
        <w:p w:rsidR="004069B1" w:rsidDel="00A93C48" w:rsidRDefault="004069B1">
          <w:pPr>
            <w:pStyle w:val="TOC2"/>
            <w:tabs>
              <w:tab w:val="right" w:leader="dot" w:pos="9350"/>
            </w:tabs>
            <w:rPr>
              <w:ins w:id="396" w:author="Mike Schenk" w:date="2011-01-19T01:21:00Z"/>
              <w:del w:id="397" w:author="Jerod Hodgkin" w:date="2011-01-21T20:45:00Z"/>
              <w:noProof/>
            </w:rPr>
          </w:pPr>
          <w:ins w:id="398" w:author="Mike Schenk" w:date="2011-01-19T01:21:00Z">
            <w:del w:id="399" w:author="Jerod Hodgkin" w:date="2011-01-21T20:45:00Z">
              <w:r w:rsidRPr="00A93C48" w:rsidDel="00A93C48">
                <w:rPr>
                  <w:rStyle w:val="Hyperlink"/>
                  <w:rFonts w:eastAsia="Arial"/>
                  <w:noProof/>
                  <w:lang w:bidi="en-US"/>
                  <w:rPrChange w:id="400" w:author="Jerod Hodgkin" w:date="2011-01-21T20:45:00Z">
                    <w:rPr>
                      <w:rStyle w:val="Hyperlink"/>
                      <w:rFonts w:eastAsia="Arial"/>
                      <w:noProof/>
                      <w:lang w:bidi="en-US"/>
                    </w:rPr>
                  </w:rPrChange>
                </w:rPr>
                <w:delText>Purpose</w:delText>
              </w:r>
              <w:r w:rsidDel="00A93C48">
                <w:rPr>
                  <w:noProof/>
                  <w:webHidden/>
                </w:rPr>
                <w:tab/>
              </w:r>
            </w:del>
            <w:del w:id="401" w:author="Jerod Hodgkin" w:date="2011-01-21T20:43:00Z">
              <w:r w:rsidDel="00A93C48">
                <w:rPr>
                  <w:noProof/>
                  <w:webHidden/>
                </w:rPr>
                <w:delText>7</w:delText>
              </w:r>
            </w:del>
          </w:ins>
        </w:p>
        <w:p w:rsidR="004069B1" w:rsidDel="00A93C48" w:rsidRDefault="004069B1">
          <w:pPr>
            <w:pStyle w:val="TOC2"/>
            <w:tabs>
              <w:tab w:val="right" w:leader="dot" w:pos="9350"/>
            </w:tabs>
            <w:rPr>
              <w:ins w:id="402" w:author="Mike Schenk" w:date="2011-01-19T01:21:00Z"/>
              <w:del w:id="403" w:author="Jerod Hodgkin" w:date="2011-01-21T20:45:00Z"/>
              <w:noProof/>
            </w:rPr>
          </w:pPr>
          <w:ins w:id="404" w:author="Mike Schenk" w:date="2011-01-19T01:21:00Z">
            <w:del w:id="405" w:author="Jerod Hodgkin" w:date="2011-01-21T20:45:00Z">
              <w:r w:rsidRPr="00A93C48" w:rsidDel="00A93C48">
                <w:rPr>
                  <w:rStyle w:val="Hyperlink"/>
                  <w:rFonts w:eastAsia="Arial"/>
                  <w:noProof/>
                  <w:lang w:bidi="en-US"/>
                  <w:rPrChange w:id="406" w:author="Jerod Hodgkin" w:date="2011-01-21T20:45:00Z">
                    <w:rPr>
                      <w:rStyle w:val="Hyperlink"/>
                      <w:rFonts w:eastAsia="Arial"/>
                      <w:noProof/>
                      <w:lang w:bidi="en-US"/>
                    </w:rPr>
                  </w:rPrChange>
                </w:rPr>
                <w:delText>Scope</w:delText>
              </w:r>
              <w:r w:rsidDel="00A93C48">
                <w:rPr>
                  <w:noProof/>
                  <w:webHidden/>
                </w:rPr>
                <w:tab/>
              </w:r>
            </w:del>
            <w:del w:id="407" w:author="Jerod Hodgkin" w:date="2011-01-21T20:43:00Z">
              <w:r w:rsidDel="00A93C48">
                <w:rPr>
                  <w:noProof/>
                  <w:webHidden/>
                </w:rPr>
                <w:delText>7</w:delText>
              </w:r>
            </w:del>
          </w:ins>
        </w:p>
        <w:p w:rsidR="004069B1" w:rsidDel="00A93C48" w:rsidRDefault="004069B1">
          <w:pPr>
            <w:pStyle w:val="TOC2"/>
            <w:tabs>
              <w:tab w:val="right" w:leader="dot" w:pos="9350"/>
            </w:tabs>
            <w:rPr>
              <w:ins w:id="408" w:author="Mike Schenk" w:date="2011-01-19T01:21:00Z"/>
              <w:del w:id="409" w:author="Jerod Hodgkin" w:date="2011-01-21T20:45:00Z"/>
              <w:noProof/>
            </w:rPr>
          </w:pPr>
          <w:ins w:id="410" w:author="Mike Schenk" w:date="2011-01-19T01:21:00Z">
            <w:del w:id="411" w:author="Jerod Hodgkin" w:date="2011-01-21T20:45:00Z">
              <w:r w:rsidRPr="00A93C48" w:rsidDel="00A93C48">
                <w:rPr>
                  <w:rStyle w:val="Hyperlink"/>
                  <w:rFonts w:eastAsia="Arial"/>
                  <w:noProof/>
                  <w:lang w:bidi="en-US"/>
                  <w:rPrChange w:id="412" w:author="Jerod Hodgkin" w:date="2011-01-21T20:45:00Z">
                    <w:rPr>
                      <w:rStyle w:val="Hyperlink"/>
                      <w:rFonts w:eastAsia="Arial"/>
                      <w:noProof/>
                      <w:lang w:bidi="en-US"/>
                    </w:rPr>
                  </w:rPrChange>
                </w:rPr>
                <w:delText>References</w:delText>
              </w:r>
              <w:r w:rsidDel="00A93C48">
                <w:rPr>
                  <w:noProof/>
                  <w:webHidden/>
                </w:rPr>
                <w:tab/>
              </w:r>
            </w:del>
            <w:del w:id="413" w:author="Jerod Hodgkin" w:date="2011-01-21T20:43:00Z">
              <w:r w:rsidDel="00A93C48">
                <w:rPr>
                  <w:noProof/>
                  <w:webHidden/>
                </w:rPr>
                <w:delText>7</w:delText>
              </w:r>
            </w:del>
          </w:ins>
        </w:p>
        <w:p w:rsidR="004069B1" w:rsidDel="00A93C48" w:rsidRDefault="004069B1">
          <w:pPr>
            <w:pStyle w:val="TOC2"/>
            <w:tabs>
              <w:tab w:val="right" w:leader="dot" w:pos="9350"/>
            </w:tabs>
            <w:rPr>
              <w:ins w:id="414" w:author="Mike Schenk" w:date="2011-01-19T01:21:00Z"/>
              <w:del w:id="415" w:author="Jerod Hodgkin" w:date="2011-01-21T20:45:00Z"/>
              <w:noProof/>
            </w:rPr>
          </w:pPr>
          <w:ins w:id="416" w:author="Mike Schenk" w:date="2011-01-19T01:21:00Z">
            <w:del w:id="417" w:author="Jerod Hodgkin" w:date="2011-01-21T20:45:00Z">
              <w:r w:rsidRPr="00A93C48" w:rsidDel="00A93C48">
                <w:rPr>
                  <w:rStyle w:val="Hyperlink"/>
                  <w:rFonts w:eastAsia="Arial"/>
                  <w:noProof/>
                  <w:lang w:bidi="en-US"/>
                  <w:rPrChange w:id="418" w:author="Jerod Hodgkin" w:date="2011-01-21T20:45:00Z">
                    <w:rPr>
                      <w:rStyle w:val="Hyperlink"/>
                      <w:rFonts w:eastAsia="Arial"/>
                      <w:noProof/>
                      <w:lang w:bidi="en-US"/>
                    </w:rPr>
                  </w:rPrChange>
                </w:rPr>
                <w:delText>Audience</w:delText>
              </w:r>
              <w:r w:rsidDel="00A93C48">
                <w:rPr>
                  <w:noProof/>
                  <w:webHidden/>
                </w:rPr>
                <w:tab/>
              </w:r>
            </w:del>
            <w:del w:id="419" w:author="Jerod Hodgkin" w:date="2011-01-21T20:43:00Z">
              <w:r w:rsidDel="00A93C48">
                <w:rPr>
                  <w:noProof/>
                  <w:webHidden/>
                </w:rPr>
                <w:delText>8</w:delText>
              </w:r>
            </w:del>
          </w:ins>
        </w:p>
        <w:p w:rsidR="004069B1" w:rsidDel="00A93C48" w:rsidRDefault="004069B1">
          <w:pPr>
            <w:pStyle w:val="TOC1"/>
            <w:tabs>
              <w:tab w:val="right" w:leader="dot" w:pos="9350"/>
            </w:tabs>
            <w:rPr>
              <w:ins w:id="420" w:author="Mike Schenk" w:date="2011-01-19T01:21:00Z"/>
              <w:del w:id="421" w:author="Jerod Hodgkin" w:date="2011-01-21T20:45:00Z"/>
              <w:noProof/>
            </w:rPr>
          </w:pPr>
          <w:ins w:id="422" w:author="Mike Schenk" w:date="2011-01-19T01:21:00Z">
            <w:del w:id="423" w:author="Jerod Hodgkin" w:date="2011-01-21T20:45:00Z">
              <w:r w:rsidRPr="00A93C48" w:rsidDel="00A93C48">
                <w:rPr>
                  <w:rStyle w:val="Hyperlink"/>
                  <w:rFonts w:eastAsia="Arial"/>
                  <w:noProof/>
                  <w:lang w:bidi="en-US"/>
                  <w:rPrChange w:id="424" w:author="Jerod Hodgkin" w:date="2011-01-21T20:45:00Z">
                    <w:rPr>
                      <w:rStyle w:val="Hyperlink"/>
                      <w:rFonts w:eastAsia="Arial"/>
                      <w:noProof/>
                      <w:lang w:bidi="en-US"/>
                    </w:rPr>
                  </w:rPrChange>
                </w:rPr>
                <w:delText>System Overview</w:delText>
              </w:r>
              <w:r w:rsidDel="00A93C48">
                <w:rPr>
                  <w:noProof/>
                  <w:webHidden/>
                </w:rPr>
                <w:tab/>
              </w:r>
            </w:del>
            <w:del w:id="425" w:author="Jerod Hodgkin" w:date="2011-01-21T20:43:00Z">
              <w:r w:rsidDel="00A93C48">
                <w:rPr>
                  <w:noProof/>
                  <w:webHidden/>
                </w:rPr>
                <w:delText>9</w:delText>
              </w:r>
            </w:del>
          </w:ins>
        </w:p>
        <w:p w:rsidR="004069B1" w:rsidDel="00A93C48" w:rsidRDefault="004069B1">
          <w:pPr>
            <w:pStyle w:val="TOC2"/>
            <w:tabs>
              <w:tab w:val="right" w:leader="dot" w:pos="9350"/>
            </w:tabs>
            <w:rPr>
              <w:ins w:id="426" w:author="Mike Schenk" w:date="2011-01-19T01:21:00Z"/>
              <w:del w:id="427" w:author="Jerod Hodgkin" w:date="2011-01-21T20:45:00Z"/>
              <w:noProof/>
            </w:rPr>
          </w:pPr>
          <w:ins w:id="428" w:author="Mike Schenk" w:date="2011-01-19T01:21:00Z">
            <w:del w:id="429" w:author="Jerod Hodgkin" w:date="2011-01-21T20:45:00Z">
              <w:r w:rsidRPr="00A93C48" w:rsidDel="00A93C48">
                <w:rPr>
                  <w:rStyle w:val="Hyperlink"/>
                  <w:noProof/>
                  <w:lang w:bidi="en-US"/>
                  <w:rPrChange w:id="430" w:author="Jerod Hodgkin" w:date="2011-01-21T20:45:00Z">
                    <w:rPr>
                      <w:rStyle w:val="Hyperlink"/>
                      <w:noProof/>
                      <w:lang w:bidi="en-US"/>
                    </w:rPr>
                  </w:rPrChange>
                </w:rPr>
                <w:delText>System functionality</w:delText>
              </w:r>
              <w:r w:rsidDel="00A93C48">
                <w:rPr>
                  <w:noProof/>
                  <w:webHidden/>
                </w:rPr>
                <w:tab/>
              </w:r>
            </w:del>
            <w:del w:id="431" w:author="Jerod Hodgkin" w:date="2011-01-21T20:43:00Z">
              <w:r w:rsidDel="00A93C48">
                <w:rPr>
                  <w:noProof/>
                  <w:webHidden/>
                </w:rPr>
                <w:delText>9</w:delText>
              </w:r>
            </w:del>
          </w:ins>
        </w:p>
        <w:p w:rsidR="004069B1" w:rsidDel="00A93C48" w:rsidRDefault="004069B1">
          <w:pPr>
            <w:pStyle w:val="TOC2"/>
            <w:tabs>
              <w:tab w:val="right" w:leader="dot" w:pos="9350"/>
            </w:tabs>
            <w:rPr>
              <w:ins w:id="432" w:author="Mike Schenk" w:date="2011-01-19T01:21:00Z"/>
              <w:del w:id="433" w:author="Jerod Hodgkin" w:date="2011-01-21T20:45:00Z"/>
              <w:noProof/>
            </w:rPr>
          </w:pPr>
          <w:ins w:id="434" w:author="Mike Schenk" w:date="2011-01-19T01:21:00Z">
            <w:del w:id="435" w:author="Jerod Hodgkin" w:date="2011-01-21T20:45:00Z">
              <w:r w:rsidRPr="00A93C48" w:rsidDel="00A93C48">
                <w:rPr>
                  <w:rStyle w:val="Hyperlink"/>
                  <w:rFonts w:eastAsia="Arial"/>
                  <w:noProof/>
                  <w:lang w:bidi="en-US"/>
                  <w:rPrChange w:id="436" w:author="Jerod Hodgkin" w:date="2011-01-21T20:45:00Z">
                    <w:rPr>
                      <w:rStyle w:val="Hyperlink"/>
                      <w:rFonts w:eastAsia="Arial"/>
                      <w:noProof/>
                      <w:lang w:bidi="en-US"/>
                    </w:rPr>
                  </w:rPrChange>
                </w:rPr>
                <w:delText>System Components</w:delText>
              </w:r>
              <w:r w:rsidDel="00A93C48">
                <w:rPr>
                  <w:noProof/>
                  <w:webHidden/>
                </w:rPr>
                <w:tab/>
              </w:r>
            </w:del>
            <w:del w:id="437" w:author="Jerod Hodgkin" w:date="2011-01-21T20:43:00Z">
              <w:r w:rsidDel="00A93C48">
                <w:rPr>
                  <w:noProof/>
                  <w:webHidden/>
                </w:rPr>
                <w:delText>9</w:delText>
              </w:r>
            </w:del>
          </w:ins>
        </w:p>
        <w:p w:rsidR="004069B1" w:rsidDel="00A93C48" w:rsidRDefault="004069B1">
          <w:pPr>
            <w:pStyle w:val="TOC2"/>
            <w:tabs>
              <w:tab w:val="right" w:leader="dot" w:pos="9350"/>
            </w:tabs>
            <w:rPr>
              <w:ins w:id="438" w:author="Mike Schenk" w:date="2011-01-19T01:21:00Z"/>
              <w:del w:id="439" w:author="Jerod Hodgkin" w:date="2011-01-21T20:45:00Z"/>
              <w:noProof/>
            </w:rPr>
          </w:pPr>
          <w:ins w:id="440" w:author="Mike Schenk" w:date="2011-01-19T01:21:00Z">
            <w:del w:id="441" w:author="Jerod Hodgkin" w:date="2011-01-21T20:45:00Z">
              <w:r w:rsidRPr="00A93C48" w:rsidDel="00A93C48">
                <w:rPr>
                  <w:rStyle w:val="Hyperlink"/>
                  <w:rFonts w:eastAsia="Arial"/>
                  <w:noProof/>
                  <w:lang w:bidi="en-US"/>
                  <w:rPrChange w:id="442" w:author="Jerod Hodgkin" w:date="2011-01-21T20:45:00Z">
                    <w:rPr>
                      <w:rStyle w:val="Hyperlink"/>
                      <w:rFonts w:eastAsia="Arial"/>
                      <w:noProof/>
                      <w:lang w:bidi="en-US"/>
                    </w:rPr>
                  </w:rPrChange>
                </w:rPr>
                <w:delText>Basic Design Approach</w:delText>
              </w:r>
              <w:r w:rsidDel="00A93C48">
                <w:rPr>
                  <w:noProof/>
                  <w:webHidden/>
                </w:rPr>
                <w:tab/>
              </w:r>
            </w:del>
            <w:del w:id="443" w:author="Jerod Hodgkin" w:date="2011-01-21T20:43:00Z">
              <w:r w:rsidDel="00A93C48">
                <w:rPr>
                  <w:noProof/>
                  <w:webHidden/>
                </w:rPr>
                <w:delText>10</w:delText>
              </w:r>
            </w:del>
          </w:ins>
        </w:p>
        <w:p w:rsidR="004069B1" w:rsidDel="00A93C48" w:rsidRDefault="004069B1">
          <w:pPr>
            <w:pStyle w:val="TOC1"/>
            <w:tabs>
              <w:tab w:val="right" w:leader="dot" w:pos="9350"/>
            </w:tabs>
            <w:rPr>
              <w:ins w:id="444" w:author="Mike Schenk" w:date="2011-01-19T01:21:00Z"/>
              <w:del w:id="445" w:author="Jerod Hodgkin" w:date="2011-01-21T20:45:00Z"/>
              <w:noProof/>
            </w:rPr>
          </w:pPr>
          <w:ins w:id="446" w:author="Mike Schenk" w:date="2011-01-19T01:21:00Z">
            <w:del w:id="447" w:author="Jerod Hodgkin" w:date="2011-01-21T20:45:00Z">
              <w:r w:rsidRPr="00A93C48" w:rsidDel="00A93C48">
                <w:rPr>
                  <w:rStyle w:val="Hyperlink"/>
                  <w:rFonts w:eastAsia="Arial"/>
                  <w:noProof/>
                  <w:lang w:bidi="en-US"/>
                  <w:rPrChange w:id="448" w:author="Jerod Hodgkin" w:date="2011-01-21T20:45:00Z">
                    <w:rPr>
                      <w:rStyle w:val="Hyperlink"/>
                      <w:rFonts w:eastAsia="Arial"/>
                      <w:noProof/>
                      <w:lang w:bidi="en-US"/>
                    </w:rPr>
                  </w:rPrChange>
                </w:rPr>
                <w:delText>User Interface Prototypes</w:delText>
              </w:r>
              <w:r w:rsidDel="00A93C48">
                <w:rPr>
                  <w:noProof/>
                  <w:webHidden/>
                </w:rPr>
                <w:tab/>
              </w:r>
            </w:del>
            <w:del w:id="449" w:author="Jerod Hodgkin" w:date="2011-01-21T20:43:00Z">
              <w:r w:rsidDel="00A93C48">
                <w:rPr>
                  <w:noProof/>
                  <w:webHidden/>
                </w:rPr>
                <w:delText>11</w:delText>
              </w:r>
            </w:del>
          </w:ins>
        </w:p>
        <w:p w:rsidR="004069B1" w:rsidDel="00A93C48" w:rsidRDefault="004069B1">
          <w:pPr>
            <w:pStyle w:val="TOC2"/>
            <w:tabs>
              <w:tab w:val="right" w:leader="dot" w:pos="9350"/>
            </w:tabs>
            <w:rPr>
              <w:ins w:id="450" w:author="Mike Schenk" w:date="2011-01-19T01:21:00Z"/>
              <w:del w:id="451" w:author="Jerod Hodgkin" w:date="2011-01-21T20:45:00Z"/>
              <w:noProof/>
            </w:rPr>
          </w:pPr>
          <w:ins w:id="452" w:author="Mike Schenk" w:date="2011-01-19T01:21:00Z">
            <w:del w:id="453" w:author="Jerod Hodgkin" w:date="2011-01-21T20:45:00Z">
              <w:r w:rsidRPr="00A93C48" w:rsidDel="00A93C48">
                <w:rPr>
                  <w:rStyle w:val="Hyperlink"/>
                  <w:rFonts w:eastAsia="Arial"/>
                  <w:noProof/>
                  <w:lang w:bidi="en-US"/>
                  <w:rPrChange w:id="454" w:author="Jerod Hodgkin" w:date="2011-01-21T20:45:00Z">
                    <w:rPr>
                      <w:rStyle w:val="Hyperlink"/>
                      <w:rFonts w:eastAsia="Arial"/>
                      <w:noProof/>
                      <w:lang w:bidi="en-US"/>
                    </w:rPr>
                  </w:rPrChange>
                </w:rPr>
                <w:delText>Login Screen</w:delText>
              </w:r>
              <w:r w:rsidDel="00A93C48">
                <w:rPr>
                  <w:noProof/>
                  <w:webHidden/>
                </w:rPr>
                <w:tab/>
              </w:r>
            </w:del>
            <w:del w:id="455" w:author="Jerod Hodgkin" w:date="2011-01-21T20:43:00Z">
              <w:r w:rsidDel="00A93C48">
                <w:rPr>
                  <w:noProof/>
                  <w:webHidden/>
                </w:rPr>
                <w:delText>11</w:delText>
              </w:r>
            </w:del>
          </w:ins>
        </w:p>
        <w:p w:rsidR="004069B1" w:rsidDel="00A93C48" w:rsidRDefault="004069B1">
          <w:pPr>
            <w:pStyle w:val="TOC2"/>
            <w:tabs>
              <w:tab w:val="right" w:leader="dot" w:pos="9350"/>
            </w:tabs>
            <w:rPr>
              <w:ins w:id="456" w:author="Mike Schenk" w:date="2011-01-19T01:21:00Z"/>
              <w:del w:id="457" w:author="Jerod Hodgkin" w:date="2011-01-21T20:45:00Z"/>
              <w:noProof/>
            </w:rPr>
          </w:pPr>
          <w:ins w:id="458" w:author="Mike Schenk" w:date="2011-01-19T01:21:00Z">
            <w:del w:id="459" w:author="Jerod Hodgkin" w:date="2011-01-21T20:45:00Z">
              <w:r w:rsidRPr="00A93C48" w:rsidDel="00A93C48">
                <w:rPr>
                  <w:rStyle w:val="Hyperlink"/>
                  <w:rFonts w:eastAsia="Arial"/>
                  <w:noProof/>
                  <w:lang w:bidi="en-US"/>
                  <w:rPrChange w:id="460" w:author="Jerod Hodgkin" w:date="2011-01-21T20:45:00Z">
                    <w:rPr>
                      <w:rStyle w:val="Hyperlink"/>
                      <w:rFonts w:eastAsia="Arial"/>
                      <w:noProof/>
                      <w:lang w:bidi="en-US"/>
                    </w:rPr>
                  </w:rPrChange>
                </w:rPr>
                <w:delText>Order Entry Screen</w:delText>
              </w:r>
              <w:r w:rsidDel="00A93C48">
                <w:rPr>
                  <w:noProof/>
                  <w:webHidden/>
                </w:rPr>
                <w:tab/>
              </w:r>
            </w:del>
            <w:del w:id="461" w:author="Jerod Hodgkin" w:date="2011-01-21T20:43:00Z">
              <w:r w:rsidDel="00A93C48">
                <w:rPr>
                  <w:noProof/>
                  <w:webHidden/>
                </w:rPr>
                <w:delText>12</w:delText>
              </w:r>
            </w:del>
          </w:ins>
        </w:p>
        <w:p w:rsidR="004069B1" w:rsidDel="00A93C48" w:rsidRDefault="004069B1">
          <w:pPr>
            <w:pStyle w:val="TOC2"/>
            <w:tabs>
              <w:tab w:val="right" w:leader="dot" w:pos="9350"/>
            </w:tabs>
            <w:rPr>
              <w:ins w:id="462" w:author="Mike Schenk" w:date="2011-01-19T01:21:00Z"/>
              <w:del w:id="463" w:author="Jerod Hodgkin" w:date="2011-01-21T20:45:00Z"/>
              <w:noProof/>
            </w:rPr>
          </w:pPr>
          <w:ins w:id="464" w:author="Mike Schenk" w:date="2011-01-19T01:21:00Z">
            <w:del w:id="465" w:author="Jerod Hodgkin" w:date="2011-01-21T20:45:00Z">
              <w:r w:rsidRPr="00A93C48" w:rsidDel="00A93C48">
                <w:rPr>
                  <w:rStyle w:val="Hyperlink"/>
                  <w:rFonts w:eastAsia="Arial"/>
                  <w:noProof/>
                  <w:lang w:bidi="en-US"/>
                  <w:rPrChange w:id="466" w:author="Jerod Hodgkin" w:date="2011-01-21T20:45:00Z">
                    <w:rPr>
                      <w:rStyle w:val="Hyperlink"/>
                      <w:rFonts w:eastAsia="Arial"/>
                      <w:noProof/>
                      <w:lang w:bidi="en-US"/>
                    </w:rPr>
                  </w:rPrChange>
                </w:rPr>
                <w:delText>Cook’s Screen</w:delText>
              </w:r>
              <w:r w:rsidDel="00A93C48">
                <w:rPr>
                  <w:noProof/>
                  <w:webHidden/>
                </w:rPr>
                <w:tab/>
              </w:r>
            </w:del>
            <w:del w:id="467" w:author="Jerod Hodgkin" w:date="2011-01-21T20:43:00Z">
              <w:r w:rsidDel="00A93C48">
                <w:rPr>
                  <w:noProof/>
                  <w:webHidden/>
                </w:rPr>
                <w:delText>13</w:delText>
              </w:r>
            </w:del>
          </w:ins>
        </w:p>
        <w:p w:rsidR="004069B1" w:rsidDel="00A93C48" w:rsidRDefault="004069B1">
          <w:pPr>
            <w:pStyle w:val="TOC2"/>
            <w:tabs>
              <w:tab w:val="right" w:leader="dot" w:pos="9350"/>
            </w:tabs>
            <w:rPr>
              <w:ins w:id="468" w:author="Mike Schenk" w:date="2011-01-19T01:21:00Z"/>
              <w:del w:id="469" w:author="Jerod Hodgkin" w:date="2011-01-21T20:45:00Z"/>
              <w:noProof/>
            </w:rPr>
          </w:pPr>
          <w:ins w:id="470" w:author="Mike Schenk" w:date="2011-01-19T01:21:00Z">
            <w:del w:id="471" w:author="Jerod Hodgkin" w:date="2011-01-21T20:45:00Z">
              <w:r w:rsidRPr="00A93C48" w:rsidDel="00A93C48">
                <w:rPr>
                  <w:rStyle w:val="Hyperlink"/>
                  <w:rFonts w:eastAsia="Arial"/>
                  <w:noProof/>
                  <w:lang w:bidi="en-US"/>
                  <w:rPrChange w:id="472" w:author="Jerod Hodgkin" w:date="2011-01-21T20:45:00Z">
                    <w:rPr>
                      <w:rStyle w:val="Hyperlink"/>
                      <w:rFonts w:eastAsia="Arial"/>
                      <w:noProof/>
                      <w:lang w:bidi="en-US"/>
                    </w:rPr>
                  </w:rPrChange>
                </w:rPr>
                <w:delText>Inventory Management Touch-Screen</w:delText>
              </w:r>
              <w:r w:rsidDel="00A93C48">
                <w:rPr>
                  <w:noProof/>
                  <w:webHidden/>
                </w:rPr>
                <w:tab/>
              </w:r>
            </w:del>
            <w:del w:id="473" w:author="Jerod Hodgkin" w:date="2011-01-21T20:43:00Z">
              <w:r w:rsidDel="00A93C48">
                <w:rPr>
                  <w:noProof/>
                  <w:webHidden/>
                </w:rPr>
                <w:delText>14</w:delText>
              </w:r>
            </w:del>
          </w:ins>
        </w:p>
        <w:p w:rsidR="004069B1" w:rsidDel="00A93C48" w:rsidRDefault="004069B1">
          <w:pPr>
            <w:pStyle w:val="TOC2"/>
            <w:tabs>
              <w:tab w:val="right" w:leader="dot" w:pos="9350"/>
            </w:tabs>
            <w:rPr>
              <w:ins w:id="474" w:author="Mike Schenk" w:date="2011-01-19T01:21:00Z"/>
              <w:del w:id="475" w:author="Jerod Hodgkin" w:date="2011-01-21T20:45:00Z"/>
              <w:noProof/>
            </w:rPr>
          </w:pPr>
          <w:ins w:id="476" w:author="Mike Schenk" w:date="2011-01-19T01:21:00Z">
            <w:del w:id="477" w:author="Jerod Hodgkin" w:date="2011-01-21T20:45:00Z">
              <w:r w:rsidRPr="00A93C48" w:rsidDel="00A93C48">
                <w:rPr>
                  <w:rStyle w:val="Hyperlink"/>
                  <w:rFonts w:eastAsia="Arial"/>
                  <w:noProof/>
                  <w:lang w:bidi="en-US"/>
                  <w:rPrChange w:id="478" w:author="Jerod Hodgkin" w:date="2011-01-21T20:45:00Z">
                    <w:rPr>
                      <w:rStyle w:val="Hyperlink"/>
                      <w:rFonts w:eastAsia="Arial"/>
                      <w:noProof/>
                      <w:lang w:bidi="en-US"/>
                    </w:rPr>
                  </w:rPrChange>
                </w:rPr>
                <w:delText>Inventory Management</w:delText>
              </w:r>
              <w:r w:rsidDel="00A93C48">
                <w:rPr>
                  <w:noProof/>
                  <w:webHidden/>
                </w:rPr>
                <w:tab/>
              </w:r>
            </w:del>
            <w:del w:id="479" w:author="Jerod Hodgkin" w:date="2011-01-21T20:43:00Z">
              <w:r w:rsidDel="00A93C48">
                <w:rPr>
                  <w:noProof/>
                  <w:webHidden/>
                </w:rPr>
                <w:delText>15</w:delText>
              </w:r>
            </w:del>
          </w:ins>
        </w:p>
        <w:p w:rsidR="004069B1" w:rsidDel="00A93C48" w:rsidRDefault="004069B1">
          <w:pPr>
            <w:pStyle w:val="TOC2"/>
            <w:tabs>
              <w:tab w:val="right" w:leader="dot" w:pos="9350"/>
            </w:tabs>
            <w:rPr>
              <w:ins w:id="480" w:author="Mike Schenk" w:date="2011-01-19T01:21:00Z"/>
              <w:del w:id="481" w:author="Jerod Hodgkin" w:date="2011-01-21T20:45:00Z"/>
              <w:noProof/>
            </w:rPr>
          </w:pPr>
          <w:ins w:id="482" w:author="Mike Schenk" w:date="2011-01-19T01:21:00Z">
            <w:del w:id="483" w:author="Jerod Hodgkin" w:date="2011-01-21T20:45:00Z">
              <w:r w:rsidRPr="00A93C48" w:rsidDel="00A93C48">
                <w:rPr>
                  <w:rStyle w:val="Hyperlink"/>
                  <w:rFonts w:eastAsia="Arial"/>
                  <w:bCs/>
                  <w:noProof/>
                  <w:lang w:bidi="en-US"/>
                  <w:rPrChange w:id="484" w:author="Jerod Hodgkin" w:date="2011-01-21T20:45:00Z">
                    <w:rPr>
                      <w:rStyle w:val="Hyperlink"/>
                      <w:rFonts w:eastAsia="Arial"/>
                      <w:bCs/>
                      <w:noProof/>
                      <w:lang w:bidi="en-US"/>
                    </w:rPr>
                  </w:rPrChange>
                </w:rPr>
                <w:delText>Menu Management</w:delText>
              </w:r>
              <w:r w:rsidDel="00A93C48">
                <w:rPr>
                  <w:noProof/>
                  <w:webHidden/>
                </w:rPr>
                <w:tab/>
              </w:r>
            </w:del>
            <w:del w:id="485" w:author="Jerod Hodgkin" w:date="2011-01-21T20:43:00Z">
              <w:r w:rsidDel="00A93C48">
                <w:rPr>
                  <w:noProof/>
                  <w:webHidden/>
                </w:rPr>
                <w:delText>16</w:delText>
              </w:r>
            </w:del>
          </w:ins>
        </w:p>
        <w:p w:rsidR="004069B1" w:rsidDel="00A93C48" w:rsidRDefault="004069B1">
          <w:pPr>
            <w:pStyle w:val="TOC2"/>
            <w:tabs>
              <w:tab w:val="right" w:leader="dot" w:pos="9350"/>
            </w:tabs>
            <w:rPr>
              <w:ins w:id="486" w:author="Mike Schenk" w:date="2011-01-19T01:21:00Z"/>
              <w:del w:id="487" w:author="Jerod Hodgkin" w:date="2011-01-21T20:45:00Z"/>
              <w:noProof/>
            </w:rPr>
          </w:pPr>
          <w:ins w:id="488" w:author="Mike Schenk" w:date="2011-01-19T01:21:00Z">
            <w:del w:id="489" w:author="Jerod Hodgkin" w:date="2011-01-21T20:45:00Z">
              <w:r w:rsidRPr="00A93C48" w:rsidDel="00A93C48">
                <w:rPr>
                  <w:rStyle w:val="Hyperlink"/>
                  <w:rFonts w:eastAsia="Arial"/>
                  <w:bCs/>
                  <w:noProof/>
                  <w:lang w:bidi="en-US"/>
                  <w:rPrChange w:id="490" w:author="Jerod Hodgkin" w:date="2011-01-21T20:45:00Z">
                    <w:rPr>
                      <w:rStyle w:val="Hyperlink"/>
                      <w:rFonts w:eastAsia="Arial"/>
                      <w:bCs/>
                      <w:noProof/>
                      <w:lang w:bidi="en-US"/>
                    </w:rPr>
                  </w:rPrChange>
                </w:rPr>
                <w:delText>Employee Management</w:delText>
              </w:r>
              <w:r w:rsidDel="00A93C48">
                <w:rPr>
                  <w:noProof/>
                  <w:webHidden/>
                </w:rPr>
                <w:tab/>
              </w:r>
            </w:del>
            <w:del w:id="491" w:author="Jerod Hodgkin" w:date="2011-01-21T20:43:00Z">
              <w:r w:rsidDel="00A93C48">
                <w:rPr>
                  <w:noProof/>
                  <w:webHidden/>
                </w:rPr>
                <w:delText>17</w:delText>
              </w:r>
            </w:del>
          </w:ins>
        </w:p>
        <w:p w:rsidR="004069B1" w:rsidDel="00A93C48" w:rsidRDefault="004069B1">
          <w:pPr>
            <w:pStyle w:val="TOC2"/>
            <w:tabs>
              <w:tab w:val="right" w:leader="dot" w:pos="9350"/>
            </w:tabs>
            <w:rPr>
              <w:ins w:id="492" w:author="Mike Schenk" w:date="2011-01-19T01:21:00Z"/>
              <w:del w:id="493" w:author="Jerod Hodgkin" w:date="2011-01-21T20:45:00Z"/>
              <w:noProof/>
            </w:rPr>
          </w:pPr>
          <w:ins w:id="494" w:author="Mike Schenk" w:date="2011-01-19T01:21:00Z">
            <w:del w:id="495" w:author="Jerod Hodgkin" w:date="2011-01-21T20:45:00Z">
              <w:r w:rsidRPr="00A93C48" w:rsidDel="00A93C48">
                <w:rPr>
                  <w:rStyle w:val="Hyperlink"/>
                  <w:rFonts w:eastAsia="Arial"/>
                  <w:bCs/>
                  <w:noProof/>
                  <w:lang w:bidi="en-US"/>
                  <w:rPrChange w:id="496" w:author="Jerod Hodgkin" w:date="2011-01-21T20:45:00Z">
                    <w:rPr>
                      <w:rStyle w:val="Hyperlink"/>
                      <w:rFonts w:eastAsia="Arial"/>
                      <w:bCs/>
                      <w:noProof/>
                      <w:lang w:bidi="en-US"/>
                    </w:rPr>
                  </w:rPrChange>
                </w:rPr>
                <w:delText>Report Selection</w:delText>
              </w:r>
              <w:r w:rsidDel="00A93C48">
                <w:rPr>
                  <w:noProof/>
                  <w:webHidden/>
                </w:rPr>
                <w:tab/>
              </w:r>
            </w:del>
            <w:del w:id="497" w:author="Jerod Hodgkin" w:date="2011-01-21T20:43:00Z">
              <w:r w:rsidDel="00A93C48">
                <w:rPr>
                  <w:noProof/>
                  <w:webHidden/>
                </w:rPr>
                <w:delText>18</w:delText>
              </w:r>
            </w:del>
          </w:ins>
        </w:p>
        <w:p w:rsidR="004069B1" w:rsidDel="00A93C48" w:rsidRDefault="004069B1">
          <w:pPr>
            <w:pStyle w:val="TOC2"/>
            <w:tabs>
              <w:tab w:val="right" w:leader="dot" w:pos="9350"/>
            </w:tabs>
            <w:rPr>
              <w:ins w:id="498" w:author="Mike Schenk" w:date="2011-01-19T01:21:00Z"/>
              <w:del w:id="499" w:author="Jerod Hodgkin" w:date="2011-01-21T20:45:00Z"/>
              <w:noProof/>
            </w:rPr>
          </w:pPr>
          <w:ins w:id="500" w:author="Mike Schenk" w:date="2011-01-19T01:21:00Z">
            <w:del w:id="501" w:author="Jerod Hodgkin" w:date="2011-01-21T20:45:00Z">
              <w:r w:rsidRPr="00A93C48" w:rsidDel="00A93C48">
                <w:rPr>
                  <w:rStyle w:val="Hyperlink"/>
                  <w:rFonts w:eastAsia="Arial"/>
                  <w:bCs/>
                  <w:noProof/>
                  <w:lang w:bidi="en-US"/>
                  <w:rPrChange w:id="502" w:author="Jerod Hodgkin" w:date="2011-01-21T20:45:00Z">
                    <w:rPr>
                      <w:rStyle w:val="Hyperlink"/>
                      <w:rFonts w:eastAsia="Arial"/>
                      <w:bCs/>
                      <w:noProof/>
                      <w:lang w:bidi="en-US"/>
                    </w:rPr>
                  </w:rPrChange>
                </w:rPr>
                <w:delText>Running Reports</w:delText>
              </w:r>
              <w:r w:rsidDel="00A93C48">
                <w:rPr>
                  <w:noProof/>
                  <w:webHidden/>
                </w:rPr>
                <w:tab/>
              </w:r>
            </w:del>
            <w:del w:id="503" w:author="Jerod Hodgkin" w:date="2011-01-21T20:43:00Z">
              <w:r w:rsidDel="00A93C48">
                <w:rPr>
                  <w:noProof/>
                  <w:webHidden/>
                </w:rPr>
                <w:delText>19</w:delText>
              </w:r>
            </w:del>
          </w:ins>
        </w:p>
        <w:p w:rsidR="004069B1" w:rsidDel="00A93C48" w:rsidRDefault="004069B1">
          <w:pPr>
            <w:pStyle w:val="TOC1"/>
            <w:tabs>
              <w:tab w:val="right" w:leader="dot" w:pos="9350"/>
            </w:tabs>
            <w:rPr>
              <w:ins w:id="504" w:author="Mike Schenk" w:date="2011-01-19T01:21:00Z"/>
              <w:del w:id="505" w:author="Jerod Hodgkin" w:date="2011-01-21T20:45:00Z"/>
              <w:noProof/>
            </w:rPr>
          </w:pPr>
          <w:ins w:id="506" w:author="Mike Schenk" w:date="2011-01-19T01:21:00Z">
            <w:del w:id="507" w:author="Jerod Hodgkin" w:date="2011-01-21T20:45:00Z">
              <w:r w:rsidRPr="00A93C48" w:rsidDel="00A93C48">
                <w:rPr>
                  <w:rStyle w:val="Hyperlink"/>
                  <w:rFonts w:eastAsia="Arial"/>
                  <w:noProof/>
                  <w:lang w:bidi="en-US"/>
                  <w:rPrChange w:id="508" w:author="Jerod Hodgkin" w:date="2011-01-21T20:45:00Z">
                    <w:rPr>
                      <w:rStyle w:val="Hyperlink"/>
                      <w:rFonts w:eastAsia="Arial"/>
                      <w:noProof/>
                      <w:lang w:bidi="en-US"/>
                    </w:rPr>
                  </w:rPrChange>
                </w:rPr>
                <w:delText>Design Considerations</w:delText>
              </w:r>
              <w:r w:rsidDel="00A93C48">
                <w:rPr>
                  <w:noProof/>
                  <w:webHidden/>
                </w:rPr>
                <w:tab/>
              </w:r>
            </w:del>
            <w:del w:id="509" w:author="Jerod Hodgkin" w:date="2011-01-21T20:43:00Z">
              <w:r w:rsidDel="00A93C48">
                <w:rPr>
                  <w:noProof/>
                  <w:webHidden/>
                </w:rPr>
                <w:delText>20</w:delText>
              </w:r>
            </w:del>
          </w:ins>
        </w:p>
        <w:p w:rsidR="004069B1" w:rsidDel="00A93C48" w:rsidRDefault="004069B1">
          <w:pPr>
            <w:pStyle w:val="TOC2"/>
            <w:tabs>
              <w:tab w:val="right" w:leader="dot" w:pos="9350"/>
            </w:tabs>
            <w:rPr>
              <w:ins w:id="510" w:author="Mike Schenk" w:date="2011-01-19T01:21:00Z"/>
              <w:del w:id="511" w:author="Jerod Hodgkin" w:date="2011-01-21T20:45:00Z"/>
              <w:noProof/>
            </w:rPr>
          </w:pPr>
          <w:ins w:id="512" w:author="Mike Schenk" w:date="2011-01-19T01:21:00Z">
            <w:del w:id="513" w:author="Jerod Hodgkin" w:date="2011-01-21T20:45:00Z">
              <w:r w:rsidRPr="00A93C48" w:rsidDel="00A93C48">
                <w:rPr>
                  <w:rStyle w:val="Hyperlink"/>
                  <w:rFonts w:eastAsia="Arial"/>
                  <w:noProof/>
                  <w:lang w:bidi="en-US"/>
                  <w:rPrChange w:id="514" w:author="Jerod Hodgkin" w:date="2011-01-21T20:45:00Z">
                    <w:rPr>
                      <w:rStyle w:val="Hyperlink"/>
                      <w:rFonts w:eastAsia="Arial"/>
                      <w:noProof/>
                      <w:lang w:bidi="en-US"/>
                    </w:rPr>
                  </w:rPrChange>
                </w:rPr>
                <w:delText>Assumptions and Dependencies</w:delText>
              </w:r>
              <w:r w:rsidDel="00A93C48">
                <w:rPr>
                  <w:noProof/>
                  <w:webHidden/>
                </w:rPr>
                <w:tab/>
              </w:r>
            </w:del>
            <w:del w:id="515" w:author="Jerod Hodgkin" w:date="2011-01-21T20:43:00Z">
              <w:r w:rsidDel="00A93C48">
                <w:rPr>
                  <w:noProof/>
                  <w:webHidden/>
                </w:rPr>
                <w:delText>20</w:delText>
              </w:r>
            </w:del>
          </w:ins>
        </w:p>
        <w:p w:rsidR="004069B1" w:rsidDel="00A93C48" w:rsidRDefault="004069B1">
          <w:pPr>
            <w:pStyle w:val="TOC2"/>
            <w:tabs>
              <w:tab w:val="right" w:leader="dot" w:pos="9350"/>
            </w:tabs>
            <w:rPr>
              <w:ins w:id="516" w:author="Mike Schenk" w:date="2011-01-19T01:21:00Z"/>
              <w:del w:id="517" w:author="Jerod Hodgkin" w:date="2011-01-21T20:45:00Z"/>
              <w:noProof/>
            </w:rPr>
          </w:pPr>
          <w:ins w:id="518" w:author="Mike Schenk" w:date="2011-01-19T01:21:00Z">
            <w:del w:id="519" w:author="Jerod Hodgkin" w:date="2011-01-21T20:45:00Z">
              <w:r w:rsidRPr="00A93C48" w:rsidDel="00A93C48">
                <w:rPr>
                  <w:rStyle w:val="Hyperlink"/>
                  <w:rFonts w:eastAsia="Arial"/>
                  <w:noProof/>
                  <w:lang w:bidi="en-US"/>
                  <w:rPrChange w:id="520" w:author="Jerod Hodgkin" w:date="2011-01-21T20:45:00Z">
                    <w:rPr>
                      <w:rStyle w:val="Hyperlink"/>
                      <w:rFonts w:eastAsia="Arial"/>
                      <w:noProof/>
                      <w:lang w:bidi="en-US"/>
                    </w:rPr>
                  </w:rPrChange>
                </w:rPr>
                <w:delText>General Constraints</w:delText>
              </w:r>
              <w:r w:rsidDel="00A93C48">
                <w:rPr>
                  <w:noProof/>
                  <w:webHidden/>
                </w:rPr>
                <w:tab/>
              </w:r>
            </w:del>
            <w:del w:id="521" w:author="Jerod Hodgkin" w:date="2011-01-21T20:43:00Z">
              <w:r w:rsidDel="00A93C48">
                <w:rPr>
                  <w:noProof/>
                  <w:webHidden/>
                </w:rPr>
                <w:delText>20</w:delText>
              </w:r>
            </w:del>
          </w:ins>
        </w:p>
        <w:p w:rsidR="004069B1" w:rsidDel="00A93C48" w:rsidRDefault="004069B1">
          <w:pPr>
            <w:pStyle w:val="TOC2"/>
            <w:tabs>
              <w:tab w:val="right" w:leader="dot" w:pos="9350"/>
            </w:tabs>
            <w:rPr>
              <w:ins w:id="522" w:author="Mike Schenk" w:date="2011-01-19T01:21:00Z"/>
              <w:del w:id="523" w:author="Jerod Hodgkin" w:date="2011-01-21T20:45:00Z"/>
              <w:noProof/>
            </w:rPr>
          </w:pPr>
          <w:ins w:id="524" w:author="Mike Schenk" w:date="2011-01-19T01:21:00Z">
            <w:del w:id="525" w:author="Jerod Hodgkin" w:date="2011-01-21T20:45:00Z">
              <w:r w:rsidRPr="00A93C48" w:rsidDel="00A93C48">
                <w:rPr>
                  <w:rStyle w:val="Hyperlink"/>
                  <w:rFonts w:eastAsia="Arial"/>
                  <w:noProof/>
                  <w:lang w:bidi="en-US"/>
                  <w:rPrChange w:id="526" w:author="Jerod Hodgkin" w:date="2011-01-21T20:45:00Z">
                    <w:rPr>
                      <w:rStyle w:val="Hyperlink"/>
                      <w:rFonts w:eastAsia="Arial"/>
                      <w:noProof/>
                      <w:lang w:bidi="en-US"/>
                    </w:rPr>
                  </w:rPrChange>
                </w:rPr>
                <w:delText>Architectural Strategies</w:delText>
              </w:r>
              <w:r w:rsidDel="00A93C48">
                <w:rPr>
                  <w:noProof/>
                  <w:webHidden/>
                </w:rPr>
                <w:tab/>
              </w:r>
            </w:del>
            <w:del w:id="527" w:author="Jerod Hodgkin" w:date="2011-01-21T20:43:00Z">
              <w:r w:rsidDel="00A93C48">
                <w:rPr>
                  <w:noProof/>
                  <w:webHidden/>
                </w:rPr>
                <w:delText>20</w:delText>
              </w:r>
            </w:del>
          </w:ins>
        </w:p>
        <w:p w:rsidR="004069B1" w:rsidDel="00A93C48" w:rsidRDefault="004069B1">
          <w:pPr>
            <w:pStyle w:val="TOC1"/>
            <w:tabs>
              <w:tab w:val="right" w:leader="dot" w:pos="9350"/>
            </w:tabs>
            <w:rPr>
              <w:ins w:id="528" w:author="Mike Schenk" w:date="2011-01-19T01:21:00Z"/>
              <w:del w:id="529" w:author="Jerod Hodgkin" w:date="2011-01-21T20:45:00Z"/>
              <w:noProof/>
            </w:rPr>
          </w:pPr>
          <w:ins w:id="530" w:author="Mike Schenk" w:date="2011-01-19T01:21:00Z">
            <w:del w:id="531" w:author="Jerod Hodgkin" w:date="2011-01-21T20:45:00Z">
              <w:r w:rsidRPr="00A93C48" w:rsidDel="00A93C48">
                <w:rPr>
                  <w:rStyle w:val="Hyperlink"/>
                  <w:rFonts w:eastAsia="Arial"/>
                  <w:noProof/>
                  <w:lang w:bidi="en-US"/>
                  <w:rPrChange w:id="532" w:author="Jerod Hodgkin" w:date="2011-01-21T20:45:00Z">
                    <w:rPr>
                      <w:rStyle w:val="Hyperlink"/>
                      <w:rFonts w:eastAsia="Arial"/>
                      <w:noProof/>
                      <w:lang w:bidi="en-US"/>
                    </w:rPr>
                  </w:rPrChange>
                </w:rPr>
                <w:delText>System Architecture</w:delText>
              </w:r>
              <w:r w:rsidDel="00A93C48">
                <w:rPr>
                  <w:noProof/>
                  <w:webHidden/>
                </w:rPr>
                <w:tab/>
              </w:r>
            </w:del>
            <w:del w:id="533" w:author="Jerod Hodgkin" w:date="2011-01-21T20:43:00Z">
              <w:r w:rsidDel="00A93C48">
                <w:rPr>
                  <w:noProof/>
                  <w:webHidden/>
                </w:rPr>
                <w:delText>22</w:delText>
              </w:r>
            </w:del>
          </w:ins>
        </w:p>
        <w:p w:rsidR="004069B1" w:rsidDel="00A93C48" w:rsidRDefault="004069B1">
          <w:pPr>
            <w:pStyle w:val="TOC2"/>
            <w:tabs>
              <w:tab w:val="right" w:leader="dot" w:pos="9350"/>
            </w:tabs>
            <w:rPr>
              <w:ins w:id="534" w:author="Mike Schenk" w:date="2011-01-19T01:21:00Z"/>
              <w:del w:id="535" w:author="Jerod Hodgkin" w:date="2011-01-21T20:45:00Z"/>
              <w:noProof/>
            </w:rPr>
          </w:pPr>
          <w:ins w:id="536" w:author="Mike Schenk" w:date="2011-01-19T01:21:00Z">
            <w:del w:id="537" w:author="Jerod Hodgkin" w:date="2011-01-21T20:45:00Z">
              <w:r w:rsidRPr="00A93C48" w:rsidDel="00A93C48">
                <w:rPr>
                  <w:rStyle w:val="Hyperlink"/>
                  <w:rFonts w:eastAsia="Arial"/>
                  <w:noProof/>
                  <w:lang w:bidi="en-US"/>
                  <w:rPrChange w:id="538" w:author="Jerod Hodgkin" w:date="2011-01-21T20:45:00Z">
                    <w:rPr>
                      <w:rStyle w:val="Hyperlink"/>
                      <w:rFonts w:eastAsia="Arial"/>
                      <w:noProof/>
                      <w:lang w:bidi="en-US"/>
                    </w:rPr>
                  </w:rPrChange>
                </w:rPr>
                <w:delText>Use Cases</w:delText>
              </w:r>
              <w:r w:rsidDel="00A93C48">
                <w:rPr>
                  <w:noProof/>
                  <w:webHidden/>
                </w:rPr>
                <w:tab/>
              </w:r>
            </w:del>
            <w:del w:id="539" w:author="Jerod Hodgkin" w:date="2011-01-21T20:43:00Z">
              <w:r w:rsidDel="00A93C48">
                <w:rPr>
                  <w:noProof/>
                  <w:webHidden/>
                </w:rPr>
                <w:delText>22</w:delText>
              </w:r>
            </w:del>
          </w:ins>
        </w:p>
        <w:p w:rsidR="004069B1" w:rsidDel="00A93C48" w:rsidRDefault="004069B1">
          <w:pPr>
            <w:pStyle w:val="TOC2"/>
            <w:tabs>
              <w:tab w:val="right" w:leader="dot" w:pos="9350"/>
            </w:tabs>
            <w:rPr>
              <w:ins w:id="540" w:author="Mike Schenk" w:date="2011-01-19T01:21:00Z"/>
              <w:del w:id="541" w:author="Jerod Hodgkin" w:date="2011-01-21T20:45:00Z"/>
              <w:noProof/>
            </w:rPr>
          </w:pPr>
          <w:ins w:id="542" w:author="Mike Schenk" w:date="2011-01-19T01:21:00Z">
            <w:del w:id="543" w:author="Jerod Hodgkin" w:date="2011-01-21T20:45:00Z">
              <w:r w:rsidRPr="00A93C48" w:rsidDel="00A93C48">
                <w:rPr>
                  <w:rStyle w:val="Hyperlink"/>
                  <w:rFonts w:eastAsia="Arial"/>
                  <w:bCs/>
                  <w:noProof/>
                  <w:lang w:bidi="en-US"/>
                  <w:rPrChange w:id="544" w:author="Jerod Hodgkin" w:date="2011-01-21T20:45:00Z">
                    <w:rPr>
                      <w:rStyle w:val="Hyperlink"/>
                      <w:rFonts w:eastAsia="Arial"/>
                      <w:bCs/>
                      <w:noProof/>
                      <w:lang w:bidi="en-US"/>
                    </w:rPr>
                  </w:rPrChange>
                </w:rPr>
                <w:delText>Menu Management</w:delText>
              </w:r>
              <w:r w:rsidDel="00A93C48">
                <w:rPr>
                  <w:noProof/>
                  <w:webHidden/>
                </w:rPr>
                <w:tab/>
              </w:r>
            </w:del>
            <w:del w:id="545" w:author="Jerod Hodgkin" w:date="2011-01-21T20:43:00Z">
              <w:r w:rsidDel="00A93C48">
                <w:rPr>
                  <w:noProof/>
                  <w:webHidden/>
                </w:rPr>
                <w:delText>23</w:delText>
              </w:r>
            </w:del>
          </w:ins>
        </w:p>
        <w:p w:rsidR="004069B1" w:rsidDel="00A93C48" w:rsidRDefault="004069B1">
          <w:pPr>
            <w:pStyle w:val="TOC3"/>
            <w:tabs>
              <w:tab w:val="right" w:leader="dot" w:pos="9350"/>
            </w:tabs>
            <w:rPr>
              <w:ins w:id="546" w:author="Mike Schenk" w:date="2011-01-19T01:21:00Z"/>
              <w:del w:id="547" w:author="Jerod Hodgkin" w:date="2011-01-21T20:45:00Z"/>
              <w:noProof/>
            </w:rPr>
          </w:pPr>
          <w:ins w:id="548" w:author="Mike Schenk" w:date="2011-01-19T01:21:00Z">
            <w:del w:id="549" w:author="Jerod Hodgkin" w:date="2011-01-21T20:45:00Z">
              <w:r w:rsidRPr="00A93C48" w:rsidDel="00A93C48">
                <w:rPr>
                  <w:rStyle w:val="Hyperlink"/>
                  <w:noProof/>
                  <w:lang w:bidi="en-US"/>
                  <w:rPrChange w:id="550" w:author="Jerod Hodgkin" w:date="2011-01-21T20:45:00Z">
                    <w:rPr>
                      <w:rStyle w:val="Hyperlink"/>
                      <w:noProof/>
                      <w:lang w:bidi="en-US"/>
                    </w:rPr>
                  </w:rPrChange>
                </w:rPr>
                <w:delText xml:space="preserve">Create/Update menu </w:delText>
              </w:r>
              <w:r w:rsidRPr="00A93C48" w:rsidDel="00A93C48">
                <w:rPr>
                  <w:rStyle w:val="Hyperlink"/>
                  <w:rFonts w:eastAsia="Arial"/>
                  <w:bCs/>
                  <w:noProof/>
                  <w:lang w:bidi="en-US"/>
                  <w:rPrChange w:id="551" w:author="Jerod Hodgkin" w:date="2011-01-21T20:45:00Z">
                    <w:rPr>
                      <w:rStyle w:val="Hyperlink"/>
                      <w:rFonts w:eastAsia="Arial"/>
                      <w:bCs/>
                      <w:noProof/>
                      <w:lang w:bidi="en-US"/>
                    </w:rPr>
                  </w:rPrChange>
                </w:rPr>
                <w:delText>– BBQRMS-56</w:delText>
              </w:r>
              <w:r w:rsidDel="00A93C48">
                <w:rPr>
                  <w:noProof/>
                  <w:webHidden/>
                </w:rPr>
                <w:tab/>
              </w:r>
            </w:del>
            <w:del w:id="552" w:author="Jerod Hodgkin" w:date="2011-01-21T20:43:00Z">
              <w:r w:rsidDel="00A93C48">
                <w:rPr>
                  <w:noProof/>
                  <w:webHidden/>
                </w:rPr>
                <w:delText>23</w:delText>
              </w:r>
            </w:del>
          </w:ins>
        </w:p>
        <w:p w:rsidR="004069B1" w:rsidDel="00A93C48" w:rsidRDefault="004069B1">
          <w:pPr>
            <w:pStyle w:val="TOC3"/>
            <w:tabs>
              <w:tab w:val="right" w:leader="dot" w:pos="9350"/>
            </w:tabs>
            <w:rPr>
              <w:ins w:id="553" w:author="Mike Schenk" w:date="2011-01-19T01:21:00Z"/>
              <w:del w:id="554" w:author="Jerod Hodgkin" w:date="2011-01-21T20:45:00Z"/>
              <w:noProof/>
            </w:rPr>
          </w:pPr>
          <w:ins w:id="555" w:author="Mike Schenk" w:date="2011-01-19T01:21:00Z">
            <w:del w:id="556" w:author="Jerod Hodgkin" w:date="2011-01-21T20:45:00Z">
              <w:r w:rsidRPr="00A93C48" w:rsidDel="00A93C48">
                <w:rPr>
                  <w:rStyle w:val="Hyperlink"/>
                  <w:rFonts w:eastAsia="Arial"/>
                  <w:bCs/>
                  <w:noProof/>
                  <w:lang w:bidi="en-US"/>
                  <w:rPrChange w:id="557" w:author="Jerod Hodgkin" w:date="2011-01-21T20:45:00Z">
                    <w:rPr>
                      <w:rStyle w:val="Hyperlink"/>
                      <w:rFonts w:eastAsia="Arial"/>
                      <w:bCs/>
                      <w:noProof/>
                      <w:lang w:bidi="en-US"/>
                    </w:rPr>
                  </w:rPrChange>
                </w:rPr>
                <w:delText>Create menu item – BBQRMS-31</w:delText>
              </w:r>
              <w:r w:rsidDel="00A93C48">
                <w:rPr>
                  <w:noProof/>
                  <w:webHidden/>
                </w:rPr>
                <w:tab/>
              </w:r>
            </w:del>
            <w:del w:id="558" w:author="Jerod Hodgkin" w:date="2011-01-21T20:43:00Z">
              <w:r w:rsidDel="00A93C48">
                <w:rPr>
                  <w:noProof/>
                  <w:webHidden/>
                </w:rPr>
                <w:delText>23</w:delText>
              </w:r>
            </w:del>
          </w:ins>
        </w:p>
        <w:p w:rsidR="004069B1" w:rsidDel="00A93C48" w:rsidRDefault="004069B1">
          <w:pPr>
            <w:pStyle w:val="TOC2"/>
            <w:tabs>
              <w:tab w:val="right" w:leader="dot" w:pos="9350"/>
            </w:tabs>
            <w:rPr>
              <w:ins w:id="559" w:author="Mike Schenk" w:date="2011-01-19T01:21:00Z"/>
              <w:del w:id="560" w:author="Jerod Hodgkin" w:date="2011-01-21T20:45:00Z"/>
              <w:noProof/>
            </w:rPr>
          </w:pPr>
          <w:ins w:id="561" w:author="Mike Schenk" w:date="2011-01-19T01:21:00Z">
            <w:del w:id="562" w:author="Jerod Hodgkin" w:date="2011-01-21T20:45:00Z">
              <w:r w:rsidRPr="00A93C48" w:rsidDel="00A93C48">
                <w:rPr>
                  <w:rStyle w:val="Hyperlink"/>
                  <w:rFonts w:eastAsia="Arial"/>
                  <w:bCs/>
                  <w:noProof/>
                  <w:lang w:bidi="en-US"/>
                  <w:rPrChange w:id="563" w:author="Jerod Hodgkin" w:date="2011-01-21T20:45:00Z">
                    <w:rPr>
                      <w:rStyle w:val="Hyperlink"/>
                      <w:rFonts w:eastAsia="Arial"/>
                      <w:bCs/>
                      <w:noProof/>
                      <w:lang w:bidi="en-US"/>
                    </w:rPr>
                  </w:rPrChange>
                </w:rPr>
                <w:delText>Inventory Management</w:delText>
              </w:r>
              <w:r w:rsidDel="00A93C48">
                <w:rPr>
                  <w:noProof/>
                  <w:webHidden/>
                </w:rPr>
                <w:tab/>
              </w:r>
            </w:del>
            <w:del w:id="564" w:author="Jerod Hodgkin" w:date="2011-01-21T20:43:00Z">
              <w:r w:rsidDel="00A93C48">
                <w:rPr>
                  <w:noProof/>
                  <w:webHidden/>
                </w:rPr>
                <w:delText>25</w:delText>
              </w:r>
            </w:del>
          </w:ins>
        </w:p>
        <w:p w:rsidR="004069B1" w:rsidDel="00A93C48" w:rsidRDefault="004069B1">
          <w:pPr>
            <w:pStyle w:val="TOC3"/>
            <w:tabs>
              <w:tab w:val="right" w:leader="dot" w:pos="9350"/>
            </w:tabs>
            <w:rPr>
              <w:ins w:id="565" w:author="Mike Schenk" w:date="2011-01-19T01:21:00Z"/>
              <w:del w:id="566" w:author="Jerod Hodgkin" w:date="2011-01-21T20:45:00Z"/>
              <w:noProof/>
            </w:rPr>
          </w:pPr>
          <w:ins w:id="567" w:author="Mike Schenk" w:date="2011-01-19T01:21:00Z">
            <w:del w:id="568" w:author="Jerod Hodgkin" w:date="2011-01-21T20:45:00Z">
              <w:r w:rsidRPr="00A93C48" w:rsidDel="00A93C48">
                <w:rPr>
                  <w:rStyle w:val="Hyperlink"/>
                  <w:rFonts w:eastAsia="Arial"/>
                  <w:bCs/>
                  <w:noProof/>
                  <w:lang w:bidi="en-US"/>
                  <w:rPrChange w:id="569" w:author="Jerod Hodgkin" w:date="2011-01-21T20:45:00Z">
                    <w:rPr>
                      <w:rStyle w:val="Hyperlink"/>
                      <w:rFonts w:eastAsia="Arial"/>
                      <w:bCs/>
                      <w:noProof/>
                      <w:lang w:bidi="en-US"/>
                    </w:rPr>
                  </w:rPrChange>
                </w:rPr>
                <w:delText>Add Supplier – BBQRMS-17</w:delText>
              </w:r>
              <w:r w:rsidDel="00A93C48">
                <w:rPr>
                  <w:noProof/>
                  <w:webHidden/>
                </w:rPr>
                <w:tab/>
              </w:r>
            </w:del>
            <w:del w:id="570" w:author="Jerod Hodgkin" w:date="2011-01-21T20:43:00Z">
              <w:r w:rsidDel="00A93C48">
                <w:rPr>
                  <w:noProof/>
                  <w:webHidden/>
                </w:rPr>
                <w:delText>25</w:delText>
              </w:r>
            </w:del>
          </w:ins>
        </w:p>
        <w:p w:rsidR="004069B1" w:rsidDel="00A93C48" w:rsidRDefault="004069B1">
          <w:pPr>
            <w:pStyle w:val="TOC3"/>
            <w:tabs>
              <w:tab w:val="right" w:leader="dot" w:pos="9350"/>
            </w:tabs>
            <w:rPr>
              <w:ins w:id="571" w:author="Mike Schenk" w:date="2011-01-19T01:21:00Z"/>
              <w:del w:id="572" w:author="Jerod Hodgkin" w:date="2011-01-21T20:45:00Z"/>
              <w:noProof/>
            </w:rPr>
          </w:pPr>
          <w:ins w:id="573" w:author="Mike Schenk" w:date="2011-01-19T01:21:00Z">
            <w:del w:id="574" w:author="Jerod Hodgkin" w:date="2011-01-21T20:45:00Z">
              <w:r w:rsidRPr="00A93C48" w:rsidDel="00A93C48">
                <w:rPr>
                  <w:rStyle w:val="Hyperlink"/>
                  <w:rFonts w:eastAsia="Arial"/>
                  <w:bCs/>
                  <w:noProof/>
                  <w:lang w:bidi="en-US"/>
                  <w:rPrChange w:id="575" w:author="Jerod Hodgkin" w:date="2011-01-21T20:45:00Z">
                    <w:rPr>
                      <w:rStyle w:val="Hyperlink"/>
                      <w:rFonts w:eastAsia="Arial"/>
                      <w:bCs/>
                      <w:noProof/>
                      <w:lang w:bidi="en-US"/>
                    </w:rPr>
                  </w:rPrChange>
                </w:rPr>
                <w:delText>Receive an Inventory Order – BBQRMS-18</w:delText>
              </w:r>
              <w:r w:rsidDel="00A93C48">
                <w:rPr>
                  <w:noProof/>
                  <w:webHidden/>
                </w:rPr>
                <w:tab/>
              </w:r>
            </w:del>
            <w:del w:id="576" w:author="Jerod Hodgkin" w:date="2011-01-21T20:43:00Z">
              <w:r w:rsidDel="00A93C48">
                <w:rPr>
                  <w:noProof/>
                  <w:webHidden/>
                </w:rPr>
                <w:delText>25</w:delText>
              </w:r>
            </w:del>
          </w:ins>
        </w:p>
        <w:p w:rsidR="004069B1" w:rsidDel="00A93C48" w:rsidRDefault="004069B1">
          <w:pPr>
            <w:pStyle w:val="TOC3"/>
            <w:tabs>
              <w:tab w:val="right" w:leader="dot" w:pos="9350"/>
            </w:tabs>
            <w:rPr>
              <w:ins w:id="577" w:author="Mike Schenk" w:date="2011-01-19T01:21:00Z"/>
              <w:del w:id="578" w:author="Jerod Hodgkin" w:date="2011-01-21T20:45:00Z"/>
              <w:noProof/>
            </w:rPr>
          </w:pPr>
          <w:ins w:id="579" w:author="Mike Schenk" w:date="2011-01-19T01:21:00Z">
            <w:del w:id="580" w:author="Jerod Hodgkin" w:date="2011-01-21T20:45:00Z">
              <w:r w:rsidRPr="00A93C48" w:rsidDel="00A93C48">
                <w:rPr>
                  <w:rStyle w:val="Hyperlink"/>
                  <w:rFonts w:eastAsia="Arial"/>
                  <w:bCs/>
                  <w:noProof/>
                  <w:lang w:bidi="en-US"/>
                  <w:rPrChange w:id="581" w:author="Jerod Hodgkin" w:date="2011-01-21T20:45:00Z">
                    <w:rPr>
                      <w:rStyle w:val="Hyperlink"/>
                      <w:rFonts w:eastAsia="Arial"/>
                      <w:bCs/>
                      <w:noProof/>
                      <w:lang w:bidi="en-US"/>
                    </w:rPr>
                  </w:rPrChange>
                </w:rPr>
                <w:delText>Reconcile Inventory – BBQRMS-19</w:delText>
              </w:r>
              <w:r w:rsidDel="00A93C48">
                <w:rPr>
                  <w:noProof/>
                  <w:webHidden/>
                </w:rPr>
                <w:tab/>
              </w:r>
            </w:del>
            <w:del w:id="582" w:author="Jerod Hodgkin" w:date="2011-01-21T20:43:00Z">
              <w:r w:rsidDel="00A93C48">
                <w:rPr>
                  <w:noProof/>
                  <w:webHidden/>
                </w:rPr>
                <w:delText>26</w:delText>
              </w:r>
            </w:del>
          </w:ins>
        </w:p>
        <w:p w:rsidR="004069B1" w:rsidDel="00A93C48" w:rsidRDefault="004069B1">
          <w:pPr>
            <w:pStyle w:val="TOC3"/>
            <w:tabs>
              <w:tab w:val="right" w:leader="dot" w:pos="9350"/>
            </w:tabs>
            <w:rPr>
              <w:ins w:id="583" w:author="Mike Schenk" w:date="2011-01-19T01:21:00Z"/>
              <w:del w:id="584" w:author="Jerod Hodgkin" w:date="2011-01-21T20:45:00Z"/>
              <w:noProof/>
            </w:rPr>
          </w:pPr>
          <w:ins w:id="585" w:author="Mike Schenk" w:date="2011-01-19T01:21:00Z">
            <w:del w:id="586" w:author="Jerod Hodgkin" w:date="2011-01-21T20:45:00Z">
              <w:r w:rsidRPr="00A93C48" w:rsidDel="00A93C48">
                <w:rPr>
                  <w:rStyle w:val="Hyperlink"/>
                  <w:rFonts w:eastAsia="Arial"/>
                  <w:bCs/>
                  <w:noProof/>
                  <w:lang w:bidi="en-US"/>
                  <w:rPrChange w:id="587" w:author="Jerod Hodgkin" w:date="2011-01-21T20:45:00Z">
                    <w:rPr>
                      <w:rStyle w:val="Hyperlink"/>
                      <w:rFonts w:eastAsia="Arial"/>
                      <w:bCs/>
                      <w:noProof/>
                      <w:lang w:bidi="en-US"/>
                    </w:rPr>
                  </w:rPrChange>
                </w:rPr>
                <w:delText>Place an Inventory Order – BBQRMS-57</w:delText>
              </w:r>
              <w:r w:rsidDel="00A93C48">
                <w:rPr>
                  <w:noProof/>
                  <w:webHidden/>
                </w:rPr>
                <w:tab/>
              </w:r>
            </w:del>
            <w:del w:id="588" w:author="Jerod Hodgkin" w:date="2011-01-21T20:43:00Z">
              <w:r w:rsidDel="00A93C48">
                <w:rPr>
                  <w:noProof/>
                  <w:webHidden/>
                </w:rPr>
                <w:delText>27</w:delText>
              </w:r>
            </w:del>
          </w:ins>
        </w:p>
        <w:p w:rsidR="004069B1" w:rsidDel="00A93C48" w:rsidRDefault="004069B1">
          <w:pPr>
            <w:pStyle w:val="TOC2"/>
            <w:tabs>
              <w:tab w:val="right" w:leader="dot" w:pos="9350"/>
            </w:tabs>
            <w:rPr>
              <w:ins w:id="589" w:author="Mike Schenk" w:date="2011-01-19T01:21:00Z"/>
              <w:del w:id="590" w:author="Jerod Hodgkin" w:date="2011-01-21T20:45:00Z"/>
              <w:noProof/>
            </w:rPr>
          </w:pPr>
          <w:ins w:id="591" w:author="Mike Schenk" w:date="2011-01-19T01:21:00Z">
            <w:del w:id="592" w:author="Jerod Hodgkin" w:date="2011-01-21T20:45:00Z">
              <w:r w:rsidRPr="00A93C48" w:rsidDel="00A93C48">
                <w:rPr>
                  <w:rStyle w:val="Hyperlink"/>
                  <w:rFonts w:eastAsia="Arial"/>
                  <w:bCs/>
                  <w:noProof/>
                  <w:lang w:bidi="en-US"/>
                  <w:rPrChange w:id="593" w:author="Jerod Hodgkin" w:date="2011-01-21T20:45:00Z">
                    <w:rPr>
                      <w:rStyle w:val="Hyperlink"/>
                      <w:rFonts w:eastAsia="Arial"/>
                      <w:bCs/>
                      <w:noProof/>
                      <w:lang w:bidi="en-US"/>
                    </w:rPr>
                  </w:rPrChange>
                </w:rPr>
                <w:delText>Cooks interface</w:delText>
              </w:r>
              <w:r w:rsidDel="00A93C48">
                <w:rPr>
                  <w:noProof/>
                  <w:webHidden/>
                </w:rPr>
                <w:tab/>
              </w:r>
            </w:del>
            <w:del w:id="594" w:author="Jerod Hodgkin" w:date="2011-01-21T20:43:00Z">
              <w:r w:rsidDel="00A93C48">
                <w:rPr>
                  <w:noProof/>
                  <w:webHidden/>
                </w:rPr>
                <w:delText>28</w:delText>
              </w:r>
            </w:del>
          </w:ins>
        </w:p>
        <w:p w:rsidR="004069B1" w:rsidDel="00A93C48" w:rsidRDefault="004069B1">
          <w:pPr>
            <w:pStyle w:val="TOC3"/>
            <w:tabs>
              <w:tab w:val="right" w:leader="dot" w:pos="9350"/>
            </w:tabs>
            <w:rPr>
              <w:ins w:id="595" w:author="Mike Schenk" w:date="2011-01-19T01:21:00Z"/>
              <w:del w:id="596" w:author="Jerod Hodgkin" w:date="2011-01-21T20:45:00Z"/>
              <w:noProof/>
            </w:rPr>
          </w:pPr>
          <w:ins w:id="597" w:author="Mike Schenk" w:date="2011-01-19T01:21:00Z">
            <w:del w:id="598" w:author="Jerod Hodgkin" w:date="2011-01-21T20:45:00Z">
              <w:r w:rsidRPr="00A93C48" w:rsidDel="00A93C48">
                <w:rPr>
                  <w:rStyle w:val="Hyperlink"/>
                  <w:rFonts w:eastAsia="Arial"/>
                  <w:bCs/>
                  <w:noProof/>
                  <w:lang w:bidi="en-US"/>
                  <w:rPrChange w:id="599" w:author="Jerod Hodgkin" w:date="2011-01-21T20:45:00Z">
                    <w:rPr>
                      <w:rStyle w:val="Hyperlink"/>
                      <w:rFonts w:eastAsia="Arial"/>
                      <w:bCs/>
                      <w:noProof/>
                      <w:lang w:bidi="en-US"/>
                    </w:rPr>
                  </w:rPrChange>
                </w:rPr>
                <w:delText>Complete a customer order – BBQRMS-32</w:delText>
              </w:r>
              <w:r w:rsidDel="00A93C48">
                <w:rPr>
                  <w:noProof/>
                  <w:webHidden/>
                </w:rPr>
                <w:tab/>
              </w:r>
            </w:del>
            <w:del w:id="600" w:author="Jerod Hodgkin" w:date="2011-01-21T20:43:00Z">
              <w:r w:rsidDel="00A93C48">
                <w:rPr>
                  <w:noProof/>
                  <w:webHidden/>
                </w:rPr>
                <w:delText>28</w:delText>
              </w:r>
            </w:del>
          </w:ins>
        </w:p>
        <w:p w:rsidR="004069B1" w:rsidDel="00A93C48" w:rsidRDefault="004069B1">
          <w:pPr>
            <w:pStyle w:val="TOC2"/>
            <w:tabs>
              <w:tab w:val="right" w:leader="dot" w:pos="9350"/>
            </w:tabs>
            <w:rPr>
              <w:ins w:id="601" w:author="Mike Schenk" w:date="2011-01-19T01:21:00Z"/>
              <w:del w:id="602" w:author="Jerod Hodgkin" w:date="2011-01-21T20:45:00Z"/>
              <w:noProof/>
            </w:rPr>
          </w:pPr>
          <w:ins w:id="603" w:author="Mike Schenk" w:date="2011-01-19T01:21:00Z">
            <w:del w:id="604" w:author="Jerod Hodgkin" w:date="2011-01-21T20:45:00Z">
              <w:r w:rsidRPr="00A93C48" w:rsidDel="00A93C48">
                <w:rPr>
                  <w:rStyle w:val="Hyperlink"/>
                  <w:rFonts w:eastAsia="Arial"/>
                  <w:bCs/>
                  <w:noProof/>
                  <w:lang w:bidi="en-US"/>
                  <w:rPrChange w:id="605" w:author="Jerod Hodgkin" w:date="2011-01-21T20:45:00Z">
                    <w:rPr>
                      <w:rStyle w:val="Hyperlink"/>
                      <w:rFonts w:eastAsia="Arial"/>
                      <w:bCs/>
                      <w:noProof/>
                      <w:lang w:bidi="en-US"/>
                    </w:rPr>
                  </w:rPrChange>
                </w:rPr>
                <w:delText>Customer Order Entry Subsystem</w:delText>
              </w:r>
              <w:r w:rsidDel="00A93C48">
                <w:rPr>
                  <w:noProof/>
                  <w:webHidden/>
                </w:rPr>
                <w:tab/>
              </w:r>
            </w:del>
            <w:del w:id="606" w:author="Jerod Hodgkin" w:date="2011-01-21T20:43:00Z">
              <w:r w:rsidDel="00A93C48">
                <w:rPr>
                  <w:noProof/>
                  <w:webHidden/>
                </w:rPr>
                <w:delText>29</w:delText>
              </w:r>
            </w:del>
          </w:ins>
        </w:p>
        <w:p w:rsidR="004069B1" w:rsidDel="00A93C48" w:rsidRDefault="004069B1">
          <w:pPr>
            <w:pStyle w:val="TOC3"/>
            <w:tabs>
              <w:tab w:val="right" w:leader="dot" w:pos="9350"/>
            </w:tabs>
            <w:rPr>
              <w:ins w:id="607" w:author="Mike Schenk" w:date="2011-01-19T01:21:00Z"/>
              <w:del w:id="608" w:author="Jerod Hodgkin" w:date="2011-01-21T20:45:00Z"/>
              <w:noProof/>
            </w:rPr>
          </w:pPr>
          <w:ins w:id="609" w:author="Mike Schenk" w:date="2011-01-19T01:21:00Z">
            <w:del w:id="610" w:author="Jerod Hodgkin" w:date="2011-01-21T20:45:00Z">
              <w:r w:rsidRPr="00A93C48" w:rsidDel="00A93C48">
                <w:rPr>
                  <w:rStyle w:val="Hyperlink"/>
                  <w:rFonts w:eastAsia="Arial"/>
                  <w:bCs/>
                  <w:noProof/>
                  <w:lang w:bidi="en-US"/>
                  <w:rPrChange w:id="611" w:author="Jerod Hodgkin" w:date="2011-01-21T20:45:00Z">
                    <w:rPr>
                      <w:rStyle w:val="Hyperlink"/>
                      <w:rFonts w:eastAsia="Arial"/>
                      <w:bCs/>
                      <w:noProof/>
                      <w:lang w:bidi="en-US"/>
                    </w:rPr>
                  </w:rPrChange>
                </w:rPr>
                <w:delText>Place and save customer order without taking payment – BBQRMS-33</w:delText>
              </w:r>
              <w:r w:rsidDel="00A93C48">
                <w:rPr>
                  <w:noProof/>
                  <w:webHidden/>
                </w:rPr>
                <w:tab/>
              </w:r>
            </w:del>
            <w:del w:id="612" w:author="Jerod Hodgkin" w:date="2011-01-21T20:43:00Z">
              <w:r w:rsidDel="00A93C48">
                <w:rPr>
                  <w:noProof/>
                  <w:webHidden/>
                </w:rPr>
                <w:delText>29</w:delText>
              </w:r>
            </w:del>
          </w:ins>
        </w:p>
        <w:p w:rsidR="004069B1" w:rsidDel="00A93C48" w:rsidRDefault="004069B1">
          <w:pPr>
            <w:pStyle w:val="TOC3"/>
            <w:tabs>
              <w:tab w:val="right" w:leader="dot" w:pos="9350"/>
            </w:tabs>
            <w:rPr>
              <w:ins w:id="613" w:author="Mike Schenk" w:date="2011-01-19T01:21:00Z"/>
              <w:del w:id="614" w:author="Jerod Hodgkin" w:date="2011-01-21T20:45:00Z"/>
              <w:noProof/>
            </w:rPr>
          </w:pPr>
          <w:ins w:id="615" w:author="Mike Schenk" w:date="2011-01-19T01:21:00Z">
            <w:del w:id="616" w:author="Jerod Hodgkin" w:date="2011-01-21T20:45:00Z">
              <w:r w:rsidRPr="00A93C48" w:rsidDel="00A93C48">
                <w:rPr>
                  <w:rStyle w:val="Hyperlink"/>
                  <w:rFonts w:eastAsia="Arial"/>
                  <w:noProof/>
                  <w:lang w:bidi="en-US"/>
                  <w:rPrChange w:id="617" w:author="Jerod Hodgkin" w:date="2011-01-21T20:45:00Z">
                    <w:rPr>
                      <w:rStyle w:val="Hyperlink"/>
                      <w:rFonts w:eastAsia="Arial"/>
                      <w:noProof/>
                      <w:lang w:bidi="en-US"/>
                    </w:rPr>
                  </w:rPrChange>
                </w:rPr>
                <w:delText>Take a customer order and accept payment – BBQRMS-35</w:delText>
              </w:r>
              <w:r w:rsidDel="00A93C48">
                <w:rPr>
                  <w:noProof/>
                  <w:webHidden/>
                </w:rPr>
                <w:tab/>
              </w:r>
            </w:del>
            <w:del w:id="618" w:author="Jerod Hodgkin" w:date="2011-01-21T20:43:00Z">
              <w:r w:rsidDel="00A93C48">
                <w:rPr>
                  <w:noProof/>
                  <w:webHidden/>
                </w:rPr>
                <w:delText>29</w:delText>
              </w:r>
            </w:del>
          </w:ins>
        </w:p>
        <w:p w:rsidR="004069B1" w:rsidDel="00A93C48" w:rsidRDefault="004069B1">
          <w:pPr>
            <w:pStyle w:val="TOC3"/>
            <w:tabs>
              <w:tab w:val="right" w:leader="dot" w:pos="9350"/>
            </w:tabs>
            <w:rPr>
              <w:ins w:id="619" w:author="Mike Schenk" w:date="2011-01-19T01:21:00Z"/>
              <w:del w:id="620" w:author="Jerod Hodgkin" w:date="2011-01-21T20:45:00Z"/>
              <w:noProof/>
            </w:rPr>
          </w:pPr>
          <w:ins w:id="621" w:author="Mike Schenk" w:date="2011-01-19T01:21:00Z">
            <w:del w:id="622" w:author="Jerod Hodgkin" w:date="2011-01-21T20:45:00Z">
              <w:r w:rsidRPr="00A93C48" w:rsidDel="00A93C48">
                <w:rPr>
                  <w:rStyle w:val="Hyperlink"/>
                  <w:rFonts w:eastAsia="Arial"/>
                  <w:bCs/>
                  <w:noProof/>
                  <w:lang w:bidi="en-US"/>
                  <w:rPrChange w:id="623" w:author="Jerod Hodgkin" w:date="2011-01-21T20:45:00Z">
                    <w:rPr>
                      <w:rStyle w:val="Hyperlink"/>
                      <w:rFonts w:eastAsia="Arial"/>
                      <w:bCs/>
                      <w:noProof/>
                      <w:lang w:bidi="en-US"/>
                    </w:rPr>
                  </w:rPrChange>
                </w:rPr>
                <w:delText>Recall and modify saved customer order – BBQRMS-37</w:delText>
              </w:r>
              <w:r w:rsidDel="00A93C48">
                <w:rPr>
                  <w:noProof/>
                  <w:webHidden/>
                </w:rPr>
                <w:tab/>
              </w:r>
            </w:del>
            <w:del w:id="624" w:author="Jerod Hodgkin" w:date="2011-01-21T20:43:00Z">
              <w:r w:rsidDel="00A93C48">
                <w:rPr>
                  <w:noProof/>
                  <w:webHidden/>
                </w:rPr>
                <w:delText>30</w:delText>
              </w:r>
            </w:del>
          </w:ins>
        </w:p>
        <w:p w:rsidR="004069B1" w:rsidDel="00A93C48" w:rsidRDefault="004069B1">
          <w:pPr>
            <w:pStyle w:val="TOC2"/>
            <w:tabs>
              <w:tab w:val="right" w:leader="dot" w:pos="9350"/>
            </w:tabs>
            <w:rPr>
              <w:ins w:id="625" w:author="Mike Schenk" w:date="2011-01-19T01:21:00Z"/>
              <w:del w:id="626" w:author="Jerod Hodgkin" w:date="2011-01-21T20:45:00Z"/>
              <w:noProof/>
            </w:rPr>
          </w:pPr>
          <w:ins w:id="627" w:author="Mike Schenk" w:date="2011-01-19T01:21:00Z">
            <w:del w:id="628" w:author="Jerod Hodgkin" w:date="2011-01-21T20:45:00Z">
              <w:r w:rsidRPr="00A93C48" w:rsidDel="00A93C48">
                <w:rPr>
                  <w:rStyle w:val="Hyperlink"/>
                  <w:rFonts w:eastAsia="Arial"/>
                  <w:noProof/>
                  <w:lang w:bidi="en-US"/>
                  <w:rPrChange w:id="629" w:author="Jerod Hodgkin" w:date="2011-01-21T20:45:00Z">
                    <w:rPr>
                      <w:rStyle w:val="Hyperlink"/>
                      <w:rFonts w:eastAsia="Arial"/>
                      <w:noProof/>
                      <w:lang w:bidi="en-US"/>
                    </w:rPr>
                  </w:rPrChange>
                </w:rPr>
                <w:delText>Cashiering Subsystem</w:delText>
              </w:r>
              <w:r w:rsidDel="00A93C48">
                <w:rPr>
                  <w:noProof/>
                  <w:webHidden/>
                </w:rPr>
                <w:tab/>
              </w:r>
            </w:del>
            <w:del w:id="630" w:author="Jerod Hodgkin" w:date="2011-01-21T20:43:00Z">
              <w:r w:rsidDel="00A93C48">
                <w:rPr>
                  <w:noProof/>
                  <w:webHidden/>
                </w:rPr>
                <w:delText>32</w:delText>
              </w:r>
            </w:del>
          </w:ins>
        </w:p>
        <w:p w:rsidR="004069B1" w:rsidDel="00A93C48" w:rsidRDefault="004069B1">
          <w:pPr>
            <w:pStyle w:val="TOC3"/>
            <w:tabs>
              <w:tab w:val="right" w:leader="dot" w:pos="9350"/>
            </w:tabs>
            <w:rPr>
              <w:ins w:id="631" w:author="Mike Schenk" w:date="2011-01-19T01:21:00Z"/>
              <w:del w:id="632" w:author="Jerod Hodgkin" w:date="2011-01-21T20:45:00Z"/>
              <w:noProof/>
            </w:rPr>
          </w:pPr>
          <w:ins w:id="633" w:author="Mike Schenk" w:date="2011-01-19T01:21:00Z">
            <w:del w:id="634" w:author="Jerod Hodgkin" w:date="2011-01-21T20:45:00Z">
              <w:r w:rsidRPr="00A93C48" w:rsidDel="00A93C48">
                <w:rPr>
                  <w:rStyle w:val="Hyperlink"/>
                  <w:rFonts w:eastAsia="Arial"/>
                  <w:bCs/>
                  <w:noProof/>
                  <w:lang w:bidi="en-US"/>
                  <w:rPrChange w:id="635" w:author="Jerod Hodgkin" w:date="2011-01-21T20:45:00Z">
                    <w:rPr>
                      <w:rStyle w:val="Hyperlink"/>
                      <w:rFonts w:eastAsia="Arial"/>
                      <w:bCs/>
                      <w:noProof/>
                      <w:lang w:bidi="en-US"/>
                    </w:rPr>
                  </w:rPrChange>
                </w:rPr>
                <w:delText>Split a check – BBQRMS-34</w:delText>
              </w:r>
              <w:r w:rsidDel="00A93C48">
                <w:rPr>
                  <w:noProof/>
                  <w:webHidden/>
                </w:rPr>
                <w:tab/>
              </w:r>
            </w:del>
            <w:del w:id="636" w:author="Jerod Hodgkin" w:date="2011-01-21T20:43:00Z">
              <w:r w:rsidDel="00A93C48">
                <w:rPr>
                  <w:noProof/>
                  <w:webHidden/>
                </w:rPr>
                <w:delText>32</w:delText>
              </w:r>
            </w:del>
          </w:ins>
        </w:p>
        <w:p w:rsidR="004069B1" w:rsidDel="00A93C48" w:rsidRDefault="004069B1">
          <w:pPr>
            <w:pStyle w:val="TOC3"/>
            <w:tabs>
              <w:tab w:val="right" w:leader="dot" w:pos="9350"/>
            </w:tabs>
            <w:rPr>
              <w:ins w:id="637" w:author="Mike Schenk" w:date="2011-01-19T01:21:00Z"/>
              <w:del w:id="638" w:author="Jerod Hodgkin" w:date="2011-01-21T20:45:00Z"/>
              <w:noProof/>
            </w:rPr>
          </w:pPr>
          <w:ins w:id="639" w:author="Mike Schenk" w:date="2011-01-19T01:21:00Z">
            <w:del w:id="640" w:author="Jerod Hodgkin" w:date="2011-01-21T20:45:00Z">
              <w:r w:rsidRPr="00A93C48" w:rsidDel="00A93C48">
                <w:rPr>
                  <w:rStyle w:val="Hyperlink"/>
                  <w:rFonts w:eastAsia="Arial"/>
                  <w:bCs/>
                  <w:noProof/>
                  <w:lang w:bidi="en-US"/>
                  <w:rPrChange w:id="641" w:author="Jerod Hodgkin" w:date="2011-01-21T20:45:00Z">
                    <w:rPr>
                      <w:rStyle w:val="Hyperlink"/>
                      <w:rFonts w:eastAsia="Arial"/>
                      <w:bCs/>
                      <w:noProof/>
                      <w:lang w:bidi="en-US"/>
                    </w:rPr>
                  </w:rPrChange>
                </w:rPr>
                <w:delText>Accept payment for saved customer order – BBQRMS-36</w:delText>
              </w:r>
              <w:r w:rsidDel="00A93C48">
                <w:rPr>
                  <w:noProof/>
                  <w:webHidden/>
                </w:rPr>
                <w:tab/>
              </w:r>
            </w:del>
            <w:del w:id="642" w:author="Jerod Hodgkin" w:date="2011-01-21T20:43:00Z">
              <w:r w:rsidDel="00A93C48">
                <w:rPr>
                  <w:noProof/>
                  <w:webHidden/>
                </w:rPr>
                <w:delText>32</w:delText>
              </w:r>
            </w:del>
          </w:ins>
        </w:p>
        <w:p w:rsidR="004069B1" w:rsidDel="00A93C48" w:rsidRDefault="004069B1">
          <w:pPr>
            <w:pStyle w:val="TOC3"/>
            <w:tabs>
              <w:tab w:val="right" w:leader="dot" w:pos="9350"/>
            </w:tabs>
            <w:rPr>
              <w:ins w:id="643" w:author="Mike Schenk" w:date="2011-01-19T01:21:00Z"/>
              <w:del w:id="644" w:author="Jerod Hodgkin" w:date="2011-01-21T20:45:00Z"/>
              <w:noProof/>
            </w:rPr>
          </w:pPr>
          <w:ins w:id="645" w:author="Mike Schenk" w:date="2011-01-19T01:21:00Z">
            <w:del w:id="646" w:author="Jerod Hodgkin" w:date="2011-01-21T20:45:00Z">
              <w:r w:rsidRPr="00A93C48" w:rsidDel="00A93C48">
                <w:rPr>
                  <w:rStyle w:val="Hyperlink"/>
                  <w:rFonts w:eastAsia="Arial"/>
                  <w:bCs/>
                  <w:noProof/>
                  <w:lang w:bidi="en-US"/>
                  <w:rPrChange w:id="647" w:author="Jerod Hodgkin" w:date="2011-01-21T20:45:00Z">
                    <w:rPr>
                      <w:rStyle w:val="Hyperlink"/>
                      <w:rFonts w:eastAsia="Arial"/>
                      <w:bCs/>
                      <w:noProof/>
                      <w:lang w:bidi="en-US"/>
                    </w:rPr>
                  </w:rPrChange>
                </w:rPr>
                <w:delText>Take multiple payments for a customer order – BBQRMS-38</w:delText>
              </w:r>
              <w:r w:rsidDel="00A93C48">
                <w:rPr>
                  <w:noProof/>
                  <w:webHidden/>
                </w:rPr>
                <w:tab/>
              </w:r>
            </w:del>
            <w:del w:id="648" w:author="Jerod Hodgkin" w:date="2011-01-21T20:43:00Z">
              <w:r w:rsidDel="00A93C48">
                <w:rPr>
                  <w:noProof/>
                  <w:webHidden/>
                </w:rPr>
                <w:delText>33</w:delText>
              </w:r>
            </w:del>
          </w:ins>
        </w:p>
        <w:p w:rsidR="004069B1" w:rsidDel="00A93C48" w:rsidRDefault="004069B1">
          <w:pPr>
            <w:pStyle w:val="TOC3"/>
            <w:tabs>
              <w:tab w:val="right" w:leader="dot" w:pos="9350"/>
            </w:tabs>
            <w:rPr>
              <w:ins w:id="649" w:author="Mike Schenk" w:date="2011-01-19T01:21:00Z"/>
              <w:del w:id="650" w:author="Jerod Hodgkin" w:date="2011-01-21T20:45:00Z"/>
              <w:noProof/>
            </w:rPr>
          </w:pPr>
          <w:ins w:id="651" w:author="Mike Schenk" w:date="2011-01-19T01:21:00Z">
            <w:del w:id="652" w:author="Jerod Hodgkin" w:date="2011-01-21T20:45:00Z">
              <w:r w:rsidRPr="00A93C48" w:rsidDel="00A93C48">
                <w:rPr>
                  <w:rStyle w:val="Hyperlink"/>
                  <w:rFonts w:eastAsia="Arial"/>
                  <w:noProof/>
                  <w:lang w:bidi="en-US"/>
                  <w:rPrChange w:id="653" w:author="Jerod Hodgkin" w:date="2011-01-21T20:45:00Z">
                    <w:rPr>
                      <w:rStyle w:val="Hyperlink"/>
                      <w:rFonts w:eastAsia="Arial"/>
                      <w:noProof/>
                      <w:lang w:bidi="en-US"/>
                    </w:rPr>
                  </w:rPrChange>
                </w:rPr>
                <w:delText>Process Credit Card – BBQRMS-53 (INC</w:delText>
              </w:r>
              <w:r w:rsidRPr="00A93C48" w:rsidDel="00A93C48">
                <w:rPr>
                  <w:rStyle w:val="Hyperlink"/>
                  <w:rFonts w:eastAsia="Arial"/>
                  <w:noProof/>
                  <w:lang w:bidi="en-US"/>
                  <w:rPrChange w:id="654" w:author="Jerod Hodgkin" w:date="2011-01-21T20:45:00Z">
                    <w:rPr>
                      <w:rStyle w:val="Hyperlink"/>
                      <w:rFonts w:eastAsia="Arial"/>
                      <w:noProof/>
                      <w:lang w:bidi="en-US"/>
                    </w:rPr>
                  </w:rPrChange>
                </w:rPr>
                <w:delText>O</w:delText>
              </w:r>
              <w:r w:rsidRPr="00A93C48" w:rsidDel="00A93C48">
                <w:rPr>
                  <w:rStyle w:val="Hyperlink"/>
                  <w:rFonts w:eastAsia="Arial"/>
                  <w:noProof/>
                  <w:lang w:bidi="en-US"/>
                  <w:rPrChange w:id="655" w:author="Jerod Hodgkin" w:date="2011-01-21T20:45:00Z">
                    <w:rPr>
                      <w:rStyle w:val="Hyperlink"/>
                      <w:rFonts w:eastAsia="Arial"/>
                      <w:noProof/>
                      <w:lang w:bidi="en-US"/>
                    </w:rPr>
                  </w:rPrChange>
                </w:rPr>
                <w:delText>MPLETE)</w:delText>
              </w:r>
              <w:r w:rsidDel="00A93C48">
                <w:rPr>
                  <w:noProof/>
                  <w:webHidden/>
                </w:rPr>
                <w:tab/>
              </w:r>
            </w:del>
            <w:del w:id="656" w:author="Jerod Hodgkin" w:date="2011-01-21T20:43:00Z">
              <w:r w:rsidDel="00A93C48">
                <w:rPr>
                  <w:noProof/>
                  <w:webHidden/>
                </w:rPr>
                <w:delText>33</w:delText>
              </w:r>
            </w:del>
          </w:ins>
        </w:p>
        <w:p w:rsidR="004069B1" w:rsidDel="00A93C48" w:rsidRDefault="004069B1">
          <w:pPr>
            <w:pStyle w:val="TOC3"/>
            <w:tabs>
              <w:tab w:val="right" w:leader="dot" w:pos="9350"/>
            </w:tabs>
            <w:rPr>
              <w:ins w:id="657" w:author="Mike Schenk" w:date="2011-01-19T01:21:00Z"/>
              <w:del w:id="658" w:author="Jerod Hodgkin" w:date="2011-01-21T20:45:00Z"/>
              <w:noProof/>
            </w:rPr>
          </w:pPr>
          <w:ins w:id="659" w:author="Mike Schenk" w:date="2011-01-19T01:21:00Z">
            <w:del w:id="660" w:author="Jerod Hodgkin" w:date="2011-01-21T20:45:00Z">
              <w:r w:rsidRPr="00A93C48" w:rsidDel="00A93C48">
                <w:rPr>
                  <w:rStyle w:val="Hyperlink"/>
                  <w:rFonts w:eastAsia="Arial"/>
                  <w:noProof/>
                  <w:lang w:bidi="en-US"/>
                  <w:rPrChange w:id="661" w:author="Jerod Hodgkin" w:date="2011-01-21T20:45:00Z">
                    <w:rPr>
                      <w:rStyle w:val="Hyperlink"/>
                      <w:rFonts w:eastAsia="Arial"/>
                      <w:noProof/>
                      <w:lang w:bidi="en-US"/>
                    </w:rPr>
                  </w:rPrChange>
                </w:rPr>
                <w:delText>Print Receipt – BBQRMS-48 (INCOMPLETE)</w:delText>
              </w:r>
              <w:r w:rsidDel="00A93C48">
                <w:rPr>
                  <w:noProof/>
                  <w:webHidden/>
                </w:rPr>
                <w:tab/>
              </w:r>
            </w:del>
            <w:del w:id="662" w:author="Jerod Hodgkin" w:date="2011-01-21T20:43:00Z">
              <w:r w:rsidDel="00A93C48">
                <w:rPr>
                  <w:noProof/>
                  <w:webHidden/>
                </w:rPr>
                <w:delText>34</w:delText>
              </w:r>
            </w:del>
          </w:ins>
        </w:p>
        <w:p w:rsidR="004069B1" w:rsidDel="00A93C48" w:rsidRDefault="004069B1">
          <w:pPr>
            <w:pStyle w:val="TOC3"/>
            <w:tabs>
              <w:tab w:val="right" w:leader="dot" w:pos="9350"/>
            </w:tabs>
            <w:rPr>
              <w:ins w:id="663" w:author="Mike Schenk" w:date="2011-01-19T01:21:00Z"/>
              <w:del w:id="664" w:author="Jerod Hodgkin" w:date="2011-01-21T20:45:00Z"/>
              <w:noProof/>
            </w:rPr>
          </w:pPr>
          <w:ins w:id="665" w:author="Mike Schenk" w:date="2011-01-19T01:21:00Z">
            <w:del w:id="666" w:author="Jerod Hodgkin" w:date="2011-01-21T20:45:00Z">
              <w:r w:rsidRPr="00A93C48" w:rsidDel="00A93C48">
                <w:rPr>
                  <w:rStyle w:val="Hyperlink"/>
                  <w:rFonts w:eastAsia="Arial"/>
                  <w:noProof/>
                  <w:lang w:bidi="en-US"/>
                  <w:rPrChange w:id="667" w:author="Jerod Hodgkin" w:date="2011-01-21T20:45:00Z">
                    <w:rPr>
                      <w:rStyle w:val="Hyperlink"/>
                      <w:rFonts w:eastAsia="Arial"/>
                      <w:noProof/>
                      <w:lang w:bidi="en-US"/>
                    </w:rPr>
                  </w:rPrChange>
                </w:rPr>
                <w:delText>Open Cash Drawer – BBQRMS-52 (INCOMPLETE)</w:delText>
              </w:r>
              <w:r w:rsidDel="00A93C48">
                <w:rPr>
                  <w:noProof/>
                  <w:webHidden/>
                </w:rPr>
                <w:tab/>
              </w:r>
            </w:del>
            <w:del w:id="668" w:author="Jerod Hodgkin" w:date="2011-01-21T20:43:00Z">
              <w:r w:rsidDel="00A93C48">
                <w:rPr>
                  <w:noProof/>
                  <w:webHidden/>
                </w:rPr>
                <w:delText>34</w:delText>
              </w:r>
            </w:del>
          </w:ins>
        </w:p>
        <w:p w:rsidR="004069B1" w:rsidDel="00A93C48" w:rsidRDefault="004069B1">
          <w:pPr>
            <w:pStyle w:val="TOC2"/>
            <w:tabs>
              <w:tab w:val="right" w:leader="dot" w:pos="9350"/>
            </w:tabs>
            <w:rPr>
              <w:ins w:id="669" w:author="Mike Schenk" w:date="2011-01-19T01:21:00Z"/>
              <w:del w:id="670" w:author="Jerod Hodgkin" w:date="2011-01-21T20:45:00Z"/>
              <w:noProof/>
            </w:rPr>
          </w:pPr>
          <w:ins w:id="671" w:author="Mike Schenk" w:date="2011-01-19T01:21:00Z">
            <w:del w:id="672" w:author="Jerod Hodgkin" w:date="2011-01-21T20:45:00Z">
              <w:r w:rsidRPr="00A93C48" w:rsidDel="00A93C48">
                <w:rPr>
                  <w:rStyle w:val="Hyperlink"/>
                  <w:rFonts w:eastAsia="Arial"/>
                  <w:noProof/>
                  <w:lang w:bidi="en-US"/>
                  <w:rPrChange w:id="673" w:author="Jerod Hodgkin" w:date="2011-01-21T20:45:00Z">
                    <w:rPr>
                      <w:rStyle w:val="Hyperlink"/>
                      <w:rFonts w:eastAsia="Arial"/>
                      <w:noProof/>
                      <w:lang w:bidi="en-US"/>
                    </w:rPr>
                  </w:rPrChange>
                </w:rPr>
                <w:delText>Admin Functions</w:delText>
              </w:r>
              <w:r w:rsidDel="00A93C48">
                <w:rPr>
                  <w:noProof/>
                  <w:webHidden/>
                </w:rPr>
                <w:tab/>
              </w:r>
            </w:del>
            <w:del w:id="674" w:author="Jerod Hodgkin" w:date="2011-01-21T20:43:00Z">
              <w:r w:rsidDel="00A93C48">
                <w:rPr>
                  <w:noProof/>
                  <w:webHidden/>
                </w:rPr>
                <w:delText>35</w:delText>
              </w:r>
            </w:del>
          </w:ins>
        </w:p>
        <w:p w:rsidR="004069B1" w:rsidDel="00A93C48" w:rsidRDefault="004069B1">
          <w:pPr>
            <w:pStyle w:val="TOC3"/>
            <w:tabs>
              <w:tab w:val="right" w:leader="dot" w:pos="9350"/>
            </w:tabs>
            <w:rPr>
              <w:ins w:id="675" w:author="Mike Schenk" w:date="2011-01-19T01:21:00Z"/>
              <w:del w:id="676" w:author="Jerod Hodgkin" w:date="2011-01-21T20:45:00Z"/>
              <w:noProof/>
            </w:rPr>
          </w:pPr>
          <w:ins w:id="677" w:author="Mike Schenk" w:date="2011-01-19T01:21:00Z">
            <w:del w:id="678" w:author="Jerod Hodgkin" w:date="2011-01-21T20:45:00Z">
              <w:r w:rsidRPr="00A93C48" w:rsidDel="00A93C48">
                <w:rPr>
                  <w:rStyle w:val="Hyperlink"/>
                  <w:rFonts w:eastAsia="Arial"/>
                  <w:bCs/>
                  <w:noProof/>
                  <w:lang w:bidi="en-US"/>
                  <w:rPrChange w:id="679" w:author="Jerod Hodgkin" w:date="2011-01-21T20:45:00Z">
                    <w:rPr>
                      <w:rStyle w:val="Hyperlink"/>
                      <w:rFonts w:eastAsia="Arial"/>
                      <w:bCs/>
                      <w:noProof/>
                      <w:lang w:bidi="en-US"/>
                    </w:rPr>
                  </w:rPrChange>
                </w:rPr>
                <w:delText>Managers Dashboard – BBQRMS-50</w:delText>
              </w:r>
              <w:r w:rsidDel="00A93C48">
                <w:rPr>
                  <w:noProof/>
                  <w:webHidden/>
                </w:rPr>
                <w:tab/>
              </w:r>
            </w:del>
            <w:del w:id="680" w:author="Jerod Hodgkin" w:date="2011-01-21T20:43:00Z">
              <w:r w:rsidDel="00A93C48">
                <w:rPr>
                  <w:noProof/>
                  <w:webHidden/>
                </w:rPr>
                <w:delText>35</w:delText>
              </w:r>
            </w:del>
          </w:ins>
        </w:p>
        <w:p w:rsidR="004069B1" w:rsidDel="00A93C48" w:rsidRDefault="004069B1">
          <w:pPr>
            <w:pStyle w:val="TOC3"/>
            <w:tabs>
              <w:tab w:val="right" w:leader="dot" w:pos="9350"/>
            </w:tabs>
            <w:rPr>
              <w:ins w:id="681" w:author="Mike Schenk" w:date="2011-01-19T01:21:00Z"/>
              <w:del w:id="682" w:author="Jerod Hodgkin" w:date="2011-01-21T20:45:00Z"/>
              <w:noProof/>
            </w:rPr>
          </w:pPr>
          <w:ins w:id="683" w:author="Mike Schenk" w:date="2011-01-19T01:21:00Z">
            <w:del w:id="684" w:author="Jerod Hodgkin" w:date="2011-01-21T20:45:00Z">
              <w:r w:rsidRPr="00A93C48" w:rsidDel="00A93C48">
                <w:rPr>
                  <w:rStyle w:val="Hyperlink"/>
                  <w:rFonts w:eastAsia="Arial"/>
                  <w:noProof/>
                  <w:lang w:bidi="en-US"/>
                  <w:rPrChange w:id="685" w:author="Jerod Hodgkin" w:date="2011-01-21T20:45:00Z">
                    <w:rPr>
                      <w:rStyle w:val="Hyperlink"/>
                      <w:rFonts w:eastAsia="Arial"/>
                      <w:noProof/>
                      <w:lang w:bidi="en-US"/>
                    </w:rPr>
                  </w:rPrChange>
                </w:rPr>
                <w:delText>Display who is on the clock – BBQRMS-51 (INCOMPLETE)</w:delText>
              </w:r>
              <w:r w:rsidDel="00A93C48">
                <w:rPr>
                  <w:noProof/>
                  <w:webHidden/>
                </w:rPr>
                <w:tab/>
              </w:r>
            </w:del>
            <w:del w:id="686" w:author="Jerod Hodgkin" w:date="2011-01-21T20:43:00Z">
              <w:r w:rsidDel="00A93C48">
                <w:rPr>
                  <w:noProof/>
                  <w:webHidden/>
                </w:rPr>
                <w:delText>35</w:delText>
              </w:r>
            </w:del>
          </w:ins>
        </w:p>
        <w:p w:rsidR="004069B1" w:rsidDel="00A93C48" w:rsidRDefault="004069B1">
          <w:pPr>
            <w:pStyle w:val="TOC3"/>
            <w:tabs>
              <w:tab w:val="right" w:leader="dot" w:pos="9350"/>
            </w:tabs>
            <w:rPr>
              <w:ins w:id="687" w:author="Mike Schenk" w:date="2011-01-19T01:21:00Z"/>
              <w:del w:id="688" w:author="Jerod Hodgkin" w:date="2011-01-21T20:45:00Z"/>
              <w:noProof/>
            </w:rPr>
          </w:pPr>
          <w:ins w:id="689" w:author="Mike Schenk" w:date="2011-01-19T01:21:00Z">
            <w:del w:id="690" w:author="Jerod Hodgkin" w:date="2011-01-21T20:45:00Z">
              <w:r w:rsidRPr="00A93C48" w:rsidDel="00A93C48">
                <w:rPr>
                  <w:rStyle w:val="Hyperlink"/>
                  <w:noProof/>
                  <w:lang w:bidi="en-US"/>
                  <w:rPrChange w:id="691" w:author="Jerod Hodgkin" w:date="2011-01-21T20:45:00Z">
                    <w:rPr>
                      <w:rStyle w:val="Hyperlink"/>
                      <w:noProof/>
                      <w:lang w:bidi="en-US"/>
                    </w:rPr>
                  </w:rPrChange>
                </w:rPr>
                <w:delText>Display Estimated Daily Profit – BBQRMS-54</w:delText>
              </w:r>
              <w:r w:rsidRPr="00A93C48" w:rsidDel="00A93C48">
                <w:rPr>
                  <w:rStyle w:val="Hyperlink"/>
                  <w:rFonts w:eastAsia="Arial"/>
                  <w:noProof/>
                  <w:lang w:bidi="en-US"/>
                  <w:rPrChange w:id="692" w:author="Jerod Hodgkin" w:date="2011-01-21T20:45:00Z">
                    <w:rPr>
                      <w:rStyle w:val="Hyperlink"/>
                      <w:rFonts w:eastAsia="Arial"/>
                      <w:noProof/>
                      <w:lang w:bidi="en-US"/>
                    </w:rPr>
                  </w:rPrChange>
                </w:rPr>
                <w:delText xml:space="preserve"> (INCOMPLETE)</w:delText>
              </w:r>
              <w:r w:rsidDel="00A93C48">
                <w:rPr>
                  <w:noProof/>
                  <w:webHidden/>
                </w:rPr>
                <w:tab/>
              </w:r>
            </w:del>
            <w:del w:id="693" w:author="Jerod Hodgkin" w:date="2011-01-21T20:43:00Z">
              <w:r w:rsidDel="00A93C48">
                <w:rPr>
                  <w:noProof/>
                  <w:webHidden/>
                </w:rPr>
                <w:delText>35</w:delText>
              </w:r>
            </w:del>
          </w:ins>
        </w:p>
        <w:p w:rsidR="004069B1" w:rsidDel="00A93C48" w:rsidRDefault="004069B1">
          <w:pPr>
            <w:pStyle w:val="TOC3"/>
            <w:tabs>
              <w:tab w:val="right" w:leader="dot" w:pos="9350"/>
            </w:tabs>
            <w:rPr>
              <w:ins w:id="694" w:author="Mike Schenk" w:date="2011-01-19T01:21:00Z"/>
              <w:del w:id="695" w:author="Jerod Hodgkin" w:date="2011-01-21T20:45:00Z"/>
              <w:noProof/>
            </w:rPr>
          </w:pPr>
          <w:ins w:id="696" w:author="Mike Schenk" w:date="2011-01-19T01:21:00Z">
            <w:del w:id="697" w:author="Jerod Hodgkin" w:date="2011-01-21T20:45:00Z">
              <w:r w:rsidRPr="00A93C48" w:rsidDel="00A93C48">
                <w:rPr>
                  <w:rStyle w:val="Hyperlink"/>
                  <w:noProof/>
                  <w:lang w:bidi="en-US"/>
                  <w:rPrChange w:id="698" w:author="Jerod Hodgkin" w:date="2011-01-21T20:45:00Z">
                    <w:rPr>
                      <w:rStyle w:val="Hyperlink"/>
                      <w:noProof/>
                      <w:lang w:bidi="en-US"/>
                    </w:rPr>
                  </w:rPrChange>
                </w:rPr>
                <w:delText>Display Estimated Cost of Goods – BBQRMS-55</w:delText>
              </w:r>
              <w:r w:rsidRPr="00A93C48" w:rsidDel="00A93C48">
                <w:rPr>
                  <w:rStyle w:val="Hyperlink"/>
                  <w:rFonts w:eastAsia="Arial"/>
                  <w:noProof/>
                  <w:lang w:bidi="en-US"/>
                  <w:rPrChange w:id="699" w:author="Jerod Hodgkin" w:date="2011-01-21T20:45:00Z">
                    <w:rPr>
                      <w:rStyle w:val="Hyperlink"/>
                      <w:rFonts w:eastAsia="Arial"/>
                      <w:noProof/>
                      <w:lang w:bidi="en-US"/>
                    </w:rPr>
                  </w:rPrChange>
                </w:rPr>
                <w:delText xml:space="preserve"> (INCOMPLETE)</w:delText>
              </w:r>
              <w:r w:rsidDel="00A93C48">
                <w:rPr>
                  <w:noProof/>
                  <w:webHidden/>
                </w:rPr>
                <w:tab/>
              </w:r>
            </w:del>
            <w:del w:id="700" w:author="Jerod Hodgkin" w:date="2011-01-21T20:43:00Z">
              <w:r w:rsidDel="00A93C48">
                <w:rPr>
                  <w:noProof/>
                  <w:webHidden/>
                </w:rPr>
                <w:delText>35</w:delText>
              </w:r>
            </w:del>
          </w:ins>
        </w:p>
        <w:p w:rsidR="004069B1" w:rsidDel="00A93C48" w:rsidRDefault="004069B1">
          <w:pPr>
            <w:pStyle w:val="TOC3"/>
            <w:tabs>
              <w:tab w:val="right" w:leader="dot" w:pos="9350"/>
            </w:tabs>
            <w:rPr>
              <w:ins w:id="701" w:author="Mike Schenk" w:date="2011-01-19T01:21:00Z"/>
              <w:del w:id="702" w:author="Jerod Hodgkin" w:date="2011-01-21T20:45:00Z"/>
              <w:noProof/>
            </w:rPr>
          </w:pPr>
          <w:ins w:id="703" w:author="Mike Schenk" w:date="2011-01-19T01:21:00Z">
            <w:del w:id="704" w:author="Jerod Hodgkin" w:date="2011-01-21T20:45:00Z">
              <w:r w:rsidRPr="00A93C48" w:rsidDel="00A93C48">
                <w:rPr>
                  <w:rStyle w:val="Hyperlink"/>
                  <w:rFonts w:eastAsia="Arial"/>
                  <w:bCs/>
                  <w:noProof/>
                  <w:lang w:bidi="en-US"/>
                  <w:rPrChange w:id="705" w:author="Jerod Hodgkin" w:date="2011-01-21T20:45:00Z">
                    <w:rPr>
                      <w:rStyle w:val="Hyperlink"/>
                      <w:rFonts w:eastAsia="Arial"/>
                      <w:bCs/>
                      <w:noProof/>
                      <w:lang w:bidi="en-US"/>
                    </w:rPr>
                  </w:rPrChange>
                </w:rPr>
                <w:delText>Add/Edit Roles and Privileges – BBQRMS-40</w:delText>
              </w:r>
              <w:r w:rsidRPr="00A93C48" w:rsidDel="00A93C48">
                <w:rPr>
                  <w:rStyle w:val="Hyperlink"/>
                  <w:rFonts w:eastAsia="Arial"/>
                  <w:noProof/>
                  <w:lang w:bidi="en-US"/>
                  <w:rPrChange w:id="706" w:author="Jerod Hodgkin" w:date="2011-01-21T20:45:00Z">
                    <w:rPr>
                      <w:rStyle w:val="Hyperlink"/>
                      <w:rFonts w:eastAsia="Arial"/>
                      <w:noProof/>
                      <w:lang w:bidi="en-US"/>
                    </w:rPr>
                  </w:rPrChange>
                </w:rPr>
                <w:delText xml:space="preserve"> (INCOMPLETE)</w:delText>
              </w:r>
              <w:r w:rsidDel="00A93C48">
                <w:rPr>
                  <w:noProof/>
                  <w:webHidden/>
                </w:rPr>
                <w:tab/>
              </w:r>
            </w:del>
            <w:del w:id="707" w:author="Jerod Hodgkin" w:date="2011-01-21T20:43:00Z">
              <w:r w:rsidDel="00A93C48">
                <w:rPr>
                  <w:noProof/>
                  <w:webHidden/>
                </w:rPr>
                <w:delText>35</w:delText>
              </w:r>
            </w:del>
          </w:ins>
        </w:p>
        <w:p w:rsidR="004069B1" w:rsidDel="00A93C48" w:rsidRDefault="004069B1">
          <w:pPr>
            <w:pStyle w:val="TOC3"/>
            <w:tabs>
              <w:tab w:val="right" w:leader="dot" w:pos="9350"/>
            </w:tabs>
            <w:rPr>
              <w:ins w:id="708" w:author="Mike Schenk" w:date="2011-01-19T01:21:00Z"/>
              <w:del w:id="709" w:author="Jerod Hodgkin" w:date="2011-01-21T20:45:00Z"/>
              <w:noProof/>
            </w:rPr>
          </w:pPr>
          <w:ins w:id="710" w:author="Mike Schenk" w:date="2011-01-19T01:21:00Z">
            <w:del w:id="711" w:author="Jerod Hodgkin" w:date="2011-01-21T20:45:00Z">
              <w:r w:rsidRPr="00A93C48" w:rsidDel="00A93C48">
                <w:rPr>
                  <w:rStyle w:val="Hyperlink"/>
                  <w:rFonts w:eastAsia="Arial"/>
                  <w:bCs/>
                  <w:noProof/>
                  <w:lang w:bidi="en-US"/>
                  <w:rPrChange w:id="712" w:author="Jerod Hodgkin" w:date="2011-01-21T20:45:00Z">
                    <w:rPr>
                      <w:rStyle w:val="Hyperlink"/>
                      <w:rFonts w:eastAsia="Arial"/>
                      <w:bCs/>
                      <w:noProof/>
                      <w:lang w:bidi="en-US"/>
                    </w:rPr>
                  </w:rPrChange>
                </w:rPr>
                <w:delText>Add/Edit Employees – BBQRMS-39</w:delText>
              </w:r>
              <w:r w:rsidDel="00A93C48">
                <w:rPr>
                  <w:noProof/>
                  <w:webHidden/>
                </w:rPr>
                <w:tab/>
              </w:r>
            </w:del>
            <w:del w:id="713" w:author="Jerod Hodgkin" w:date="2011-01-21T20:43:00Z">
              <w:r w:rsidDel="00A93C48">
                <w:rPr>
                  <w:noProof/>
                  <w:webHidden/>
                </w:rPr>
                <w:delText>35</w:delText>
              </w:r>
            </w:del>
          </w:ins>
        </w:p>
        <w:p w:rsidR="004069B1" w:rsidDel="00A93C48" w:rsidRDefault="004069B1">
          <w:pPr>
            <w:pStyle w:val="TOC2"/>
            <w:tabs>
              <w:tab w:val="right" w:leader="dot" w:pos="9350"/>
            </w:tabs>
            <w:rPr>
              <w:ins w:id="714" w:author="Mike Schenk" w:date="2011-01-19T01:21:00Z"/>
              <w:del w:id="715" w:author="Jerod Hodgkin" w:date="2011-01-21T20:45:00Z"/>
              <w:noProof/>
            </w:rPr>
          </w:pPr>
          <w:ins w:id="716" w:author="Mike Schenk" w:date="2011-01-19T01:21:00Z">
            <w:del w:id="717" w:author="Jerod Hodgkin" w:date="2011-01-21T20:45:00Z">
              <w:r w:rsidRPr="00A93C48" w:rsidDel="00A93C48">
                <w:rPr>
                  <w:rStyle w:val="Hyperlink"/>
                  <w:rFonts w:eastAsia="Arial"/>
                  <w:bCs/>
                  <w:noProof/>
                  <w:lang w:bidi="en-US"/>
                  <w:rPrChange w:id="718" w:author="Jerod Hodgkin" w:date="2011-01-21T20:45:00Z">
                    <w:rPr>
                      <w:rStyle w:val="Hyperlink"/>
                      <w:rFonts w:eastAsia="Arial"/>
                      <w:bCs/>
                      <w:noProof/>
                      <w:lang w:bidi="en-US"/>
                    </w:rPr>
                  </w:rPrChange>
                </w:rPr>
                <w:delText>Security</w:delText>
              </w:r>
              <w:r w:rsidDel="00A93C48">
                <w:rPr>
                  <w:noProof/>
                  <w:webHidden/>
                </w:rPr>
                <w:tab/>
              </w:r>
            </w:del>
            <w:del w:id="719" w:author="Jerod Hodgkin" w:date="2011-01-21T20:43:00Z">
              <w:r w:rsidDel="00A93C48">
                <w:rPr>
                  <w:noProof/>
                  <w:webHidden/>
                </w:rPr>
                <w:delText>37</w:delText>
              </w:r>
            </w:del>
          </w:ins>
        </w:p>
        <w:p w:rsidR="004069B1" w:rsidDel="00A93C48" w:rsidRDefault="004069B1">
          <w:pPr>
            <w:pStyle w:val="TOC3"/>
            <w:tabs>
              <w:tab w:val="right" w:leader="dot" w:pos="9350"/>
            </w:tabs>
            <w:rPr>
              <w:ins w:id="720" w:author="Mike Schenk" w:date="2011-01-19T01:21:00Z"/>
              <w:del w:id="721" w:author="Jerod Hodgkin" w:date="2011-01-21T20:45:00Z"/>
              <w:noProof/>
            </w:rPr>
          </w:pPr>
          <w:ins w:id="722" w:author="Mike Schenk" w:date="2011-01-19T01:21:00Z">
            <w:del w:id="723" w:author="Jerod Hodgkin" w:date="2011-01-21T20:45:00Z">
              <w:r w:rsidRPr="00A93C48" w:rsidDel="00A93C48">
                <w:rPr>
                  <w:rStyle w:val="Hyperlink"/>
                  <w:noProof/>
                  <w:lang w:bidi="en-US"/>
                  <w:rPrChange w:id="724" w:author="Jerod Hodgkin" w:date="2011-01-21T20:45:00Z">
                    <w:rPr>
                      <w:rStyle w:val="Hyperlink"/>
                      <w:noProof/>
                      <w:lang w:bidi="en-US"/>
                    </w:rPr>
                  </w:rPrChange>
                </w:rPr>
                <w:delText>Log In – BBQRMS-22</w:delText>
              </w:r>
              <w:r w:rsidDel="00A93C48">
                <w:rPr>
                  <w:noProof/>
                  <w:webHidden/>
                </w:rPr>
                <w:tab/>
              </w:r>
            </w:del>
            <w:del w:id="725" w:author="Jerod Hodgkin" w:date="2011-01-21T20:43:00Z">
              <w:r w:rsidDel="00A93C48">
                <w:rPr>
                  <w:noProof/>
                  <w:webHidden/>
                </w:rPr>
                <w:delText>37</w:delText>
              </w:r>
            </w:del>
          </w:ins>
        </w:p>
        <w:p w:rsidR="004069B1" w:rsidDel="00A93C48" w:rsidRDefault="004069B1">
          <w:pPr>
            <w:pStyle w:val="TOC3"/>
            <w:tabs>
              <w:tab w:val="right" w:leader="dot" w:pos="9350"/>
            </w:tabs>
            <w:rPr>
              <w:ins w:id="726" w:author="Mike Schenk" w:date="2011-01-19T01:21:00Z"/>
              <w:del w:id="727" w:author="Jerod Hodgkin" w:date="2011-01-21T20:45:00Z"/>
              <w:noProof/>
            </w:rPr>
          </w:pPr>
          <w:ins w:id="728" w:author="Mike Schenk" w:date="2011-01-19T01:21:00Z">
            <w:del w:id="729" w:author="Jerod Hodgkin" w:date="2011-01-21T20:45:00Z">
              <w:r w:rsidRPr="00A93C48" w:rsidDel="00A93C48">
                <w:rPr>
                  <w:rStyle w:val="Hyperlink"/>
                  <w:noProof/>
                  <w:lang w:bidi="en-US"/>
                  <w:rPrChange w:id="730" w:author="Jerod Hodgkin" w:date="2011-01-21T20:45:00Z">
                    <w:rPr>
                      <w:rStyle w:val="Hyperlink"/>
                      <w:noProof/>
                      <w:lang w:bidi="en-US"/>
                    </w:rPr>
                  </w:rPrChange>
                </w:rPr>
                <w:delText>Log Out – BBQRMS-23</w:delText>
              </w:r>
              <w:r w:rsidDel="00A93C48">
                <w:rPr>
                  <w:noProof/>
                  <w:webHidden/>
                </w:rPr>
                <w:tab/>
              </w:r>
            </w:del>
            <w:del w:id="731" w:author="Jerod Hodgkin" w:date="2011-01-21T20:43:00Z">
              <w:r w:rsidDel="00A93C48">
                <w:rPr>
                  <w:noProof/>
                  <w:webHidden/>
                </w:rPr>
                <w:delText>37</w:delText>
              </w:r>
            </w:del>
          </w:ins>
        </w:p>
        <w:p w:rsidR="004069B1" w:rsidDel="00A93C48" w:rsidRDefault="004069B1">
          <w:pPr>
            <w:pStyle w:val="TOC3"/>
            <w:tabs>
              <w:tab w:val="right" w:leader="dot" w:pos="9350"/>
            </w:tabs>
            <w:rPr>
              <w:ins w:id="732" w:author="Mike Schenk" w:date="2011-01-19T01:21:00Z"/>
              <w:del w:id="733" w:author="Jerod Hodgkin" w:date="2011-01-21T20:45:00Z"/>
              <w:noProof/>
            </w:rPr>
          </w:pPr>
          <w:ins w:id="734" w:author="Mike Schenk" w:date="2011-01-19T01:21:00Z">
            <w:del w:id="735" w:author="Jerod Hodgkin" w:date="2011-01-21T20:45:00Z">
              <w:r w:rsidRPr="00A93C48" w:rsidDel="00A93C48">
                <w:rPr>
                  <w:rStyle w:val="Hyperlink"/>
                  <w:noProof/>
                  <w:lang w:bidi="en-US"/>
                  <w:rPrChange w:id="736" w:author="Jerod Hodgkin" w:date="2011-01-21T20:45:00Z">
                    <w:rPr>
                      <w:rStyle w:val="Hyperlink"/>
                      <w:noProof/>
                      <w:lang w:bidi="en-US"/>
                    </w:rPr>
                  </w:rPrChange>
                </w:rPr>
                <w:delText>Clock in and out – BBQRMS-30</w:delText>
              </w:r>
              <w:r w:rsidDel="00A93C48">
                <w:rPr>
                  <w:noProof/>
                  <w:webHidden/>
                </w:rPr>
                <w:tab/>
              </w:r>
            </w:del>
            <w:del w:id="737" w:author="Jerod Hodgkin" w:date="2011-01-21T20:43:00Z">
              <w:r w:rsidDel="00A93C48">
                <w:rPr>
                  <w:noProof/>
                  <w:webHidden/>
                </w:rPr>
                <w:delText>38</w:delText>
              </w:r>
            </w:del>
          </w:ins>
        </w:p>
        <w:p w:rsidR="004069B1" w:rsidDel="00A93C48" w:rsidRDefault="004069B1">
          <w:pPr>
            <w:pStyle w:val="TOC3"/>
            <w:tabs>
              <w:tab w:val="right" w:leader="dot" w:pos="9350"/>
            </w:tabs>
            <w:rPr>
              <w:ins w:id="738" w:author="Mike Schenk" w:date="2011-01-19T01:21:00Z"/>
              <w:del w:id="739" w:author="Jerod Hodgkin" w:date="2011-01-21T20:45:00Z"/>
              <w:noProof/>
            </w:rPr>
          </w:pPr>
          <w:ins w:id="740" w:author="Mike Schenk" w:date="2011-01-19T01:21:00Z">
            <w:del w:id="741" w:author="Jerod Hodgkin" w:date="2011-01-21T20:45:00Z">
              <w:r w:rsidRPr="00A93C48" w:rsidDel="00A93C48">
                <w:rPr>
                  <w:rStyle w:val="Hyperlink"/>
                  <w:noProof/>
                  <w:lang w:bidi="en-US"/>
                  <w:rPrChange w:id="742" w:author="Jerod Hodgkin" w:date="2011-01-21T20:45:00Z">
                    <w:rPr>
                      <w:rStyle w:val="Hyperlink"/>
                      <w:noProof/>
                      <w:lang w:bidi="en-US"/>
                    </w:rPr>
                  </w:rPrChange>
                </w:rPr>
                <w:delText>Change own PIN – BBQRMS-25</w:delText>
              </w:r>
              <w:r w:rsidDel="00A93C48">
                <w:rPr>
                  <w:noProof/>
                  <w:webHidden/>
                </w:rPr>
                <w:tab/>
              </w:r>
            </w:del>
            <w:del w:id="743" w:author="Jerod Hodgkin" w:date="2011-01-21T20:43:00Z">
              <w:r w:rsidDel="00A93C48">
                <w:rPr>
                  <w:noProof/>
                  <w:webHidden/>
                </w:rPr>
                <w:delText>39</w:delText>
              </w:r>
            </w:del>
          </w:ins>
        </w:p>
        <w:p w:rsidR="004069B1" w:rsidDel="00A93C48" w:rsidRDefault="004069B1">
          <w:pPr>
            <w:pStyle w:val="TOC3"/>
            <w:tabs>
              <w:tab w:val="right" w:leader="dot" w:pos="9350"/>
            </w:tabs>
            <w:rPr>
              <w:ins w:id="744" w:author="Mike Schenk" w:date="2011-01-19T01:21:00Z"/>
              <w:del w:id="745" w:author="Jerod Hodgkin" w:date="2011-01-21T20:45:00Z"/>
              <w:noProof/>
            </w:rPr>
          </w:pPr>
          <w:ins w:id="746" w:author="Mike Schenk" w:date="2011-01-19T01:21:00Z">
            <w:del w:id="747" w:author="Jerod Hodgkin" w:date="2011-01-21T20:45:00Z">
              <w:r w:rsidRPr="00A93C48" w:rsidDel="00A93C48">
                <w:rPr>
                  <w:rStyle w:val="Hyperlink"/>
                  <w:noProof/>
                  <w:lang w:bidi="en-US"/>
                  <w:rPrChange w:id="748" w:author="Jerod Hodgkin" w:date="2011-01-21T20:45:00Z">
                    <w:rPr>
                      <w:rStyle w:val="Hyperlink"/>
                      <w:noProof/>
                      <w:lang w:bidi="en-US"/>
                    </w:rPr>
                  </w:rPrChange>
                </w:rPr>
                <w:delText>Program features are limited by assigned user roles – BBQRMS-24</w:delText>
              </w:r>
              <w:r w:rsidDel="00A93C48">
                <w:rPr>
                  <w:noProof/>
                  <w:webHidden/>
                </w:rPr>
                <w:tab/>
              </w:r>
            </w:del>
            <w:del w:id="749" w:author="Jerod Hodgkin" w:date="2011-01-21T20:43:00Z">
              <w:r w:rsidDel="00A93C48">
                <w:rPr>
                  <w:noProof/>
                  <w:webHidden/>
                </w:rPr>
                <w:delText>39</w:delText>
              </w:r>
            </w:del>
          </w:ins>
        </w:p>
        <w:p w:rsidR="004069B1" w:rsidDel="00A93C48" w:rsidRDefault="004069B1">
          <w:pPr>
            <w:pStyle w:val="TOC2"/>
            <w:tabs>
              <w:tab w:val="right" w:leader="dot" w:pos="9350"/>
            </w:tabs>
            <w:rPr>
              <w:ins w:id="750" w:author="Mike Schenk" w:date="2011-01-19T01:21:00Z"/>
              <w:del w:id="751" w:author="Jerod Hodgkin" w:date="2011-01-21T20:45:00Z"/>
              <w:noProof/>
            </w:rPr>
          </w:pPr>
          <w:ins w:id="752" w:author="Mike Schenk" w:date="2011-01-19T01:21:00Z">
            <w:del w:id="753" w:author="Jerod Hodgkin" w:date="2011-01-21T20:45:00Z">
              <w:r w:rsidRPr="00A93C48" w:rsidDel="00A93C48">
                <w:rPr>
                  <w:rStyle w:val="Hyperlink"/>
                  <w:rFonts w:eastAsia="Arial"/>
                  <w:bCs/>
                  <w:noProof/>
                  <w:lang w:bidi="en-US"/>
                  <w:rPrChange w:id="754" w:author="Jerod Hodgkin" w:date="2011-01-21T20:45:00Z">
                    <w:rPr>
                      <w:rStyle w:val="Hyperlink"/>
                      <w:rFonts w:eastAsia="Arial"/>
                      <w:bCs/>
                      <w:noProof/>
                      <w:lang w:bidi="en-US"/>
                    </w:rPr>
                  </w:rPrChange>
                </w:rPr>
                <w:delText>Reporting</w:delText>
              </w:r>
              <w:r w:rsidDel="00A93C48">
                <w:rPr>
                  <w:noProof/>
                  <w:webHidden/>
                </w:rPr>
                <w:tab/>
              </w:r>
            </w:del>
            <w:del w:id="755" w:author="Jerod Hodgkin" w:date="2011-01-21T20:43:00Z">
              <w:r w:rsidDel="00A93C48">
                <w:rPr>
                  <w:noProof/>
                  <w:webHidden/>
                </w:rPr>
                <w:delText>41</w:delText>
              </w:r>
            </w:del>
          </w:ins>
        </w:p>
        <w:p w:rsidR="004069B1" w:rsidDel="00A93C48" w:rsidRDefault="004069B1">
          <w:pPr>
            <w:pStyle w:val="TOC3"/>
            <w:tabs>
              <w:tab w:val="right" w:leader="dot" w:pos="9350"/>
            </w:tabs>
            <w:rPr>
              <w:ins w:id="756" w:author="Mike Schenk" w:date="2011-01-19T01:21:00Z"/>
              <w:del w:id="757" w:author="Jerod Hodgkin" w:date="2011-01-21T20:45:00Z"/>
              <w:noProof/>
            </w:rPr>
          </w:pPr>
          <w:ins w:id="758" w:author="Mike Schenk" w:date="2011-01-19T01:21:00Z">
            <w:del w:id="759" w:author="Jerod Hodgkin" w:date="2011-01-21T20:45:00Z">
              <w:r w:rsidRPr="00A93C48" w:rsidDel="00A93C48">
                <w:rPr>
                  <w:rStyle w:val="Hyperlink"/>
                  <w:rFonts w:eastAsia="Arial"/>
                  <w:bCs/>
                  <w:noProof/>
                  <w:lang w:bidi="en-US"/>
                  <w:rPrChange w:id="760" w:author="Jerod Hodgkin" w:date="2011-01-21T20:45:00Z">
                    <w:rPr>
                      <w:rStyle w:val="Hyperlink"/>
                      <w:rFonts w:eastAsia="Arial"/>
                      <w:bCs/>
                      <w:noProof/>
                      <w:lang w:bidi="en-US"/>
                    </w:rPr>
                  </w:rPrChange>
                </w:rPr>
                <w:delText>Select and Run Report – BBQRMS-43</w:delText>
              </w:r>
              <w:r w:rsidDel="00A93C48">
                <w:rPr>
                  <w:noProof/>
                  <w:webHidden/>
                </w:rPr>
                <w:tab/>
              </w:r>
            </w:del>
            <w:del w:id="761" w:author="Jerod Hodgkin" w:date="2011-01-21T20:43:00Z">
              <w:r w:rsidDel="00A93C48">
                <w:rPr>
                  <w:noProof/>
                  <w:webHidden/>
                </w:rPr>
                <w:delText>41</w:delText>
              </w:r>
            </w:del>
          </w:ins>
        </w:p>
        <w:p w:rsidR="004069B1" w:rsidDel="00A93C48" w:rsidRDefault="004069B1">
          <w:pPr>
            <w:pStyle w:val="TOC3"/>
            <w:tabs>
              <w:tab w:val="right" w:leader="dot" w:pos="9350"/>
            </w:tabs>
            <w:rPr>
              <w:ins w:id="762" w:author="Mike Schenk" w:date="2011-01-19T01:21:00Z"/>
              <w:del w:id="763" w:author="Jerod Hodgkin" w:date="2011-01-21T20:45:00Z"/>
              <w:noProof/>
            </w:rPr>
          </w:pPr>
          <w:ins w:id="764" w:author="Mike Schenk" w:date="2011-01-19T01:21:00Z">
            <w:del w:id="765" w:author="Jerod Hodgkin" w:date="2011-01-21T20:45:00Z">
              <w:r w:rsidRPr="00A93C48" w:rsidDel="00A93C48">
                <w:rPr>
                  <w:rStyle w:val="Hyperlink"/>
                  <w:rFonts w:eastAsia="Arial"/>
                  <w:bCs/>
                  <w:noProof/>
                  <w:lang w:bidi="en-US"/>
                  <w:rPrChange w:id="766" w:author="Jerod Hodgkin" w:date="2011-01-21T20:45:00Z">
                    <w:rPr>
                      <w:rStyle w:val="Hyperlink"/>
                      <w:rFonts w:eastAsia="Arial"/>
                      <w:bCs/>
                      <w:noProof/>
                      <w:lang w:bidi="en-US"/>
                    </w:rPr>
                  </w:rPrChange>
                </w:rPr>
                <w:delText>Developer Adds New Report – BBQRMS-43</w:delText>
              </w:r>
              <w:r w:rsidDel="00A93C48">
                <w:rPr>
                  <w:noProof/>
                  <w:webHidden/>
                </w:rPr>
                <w:tab/>
              </w:r>
            </w:del>
            <w:del w:id="767" w:author="Jerod Hodgkin" w:date="2011-01-21T20:43:00Z">
              <w:r w:rsidDel="00A93C48">
                <w:rPr>
                  <w:noProof/>
                  <w:webHidden/>
                </w:rPr>
                <w:delText>41</w:delText>
              </w:r>
            </w:del>
          </w:ins>
        </w:p>
        <w:p w:rsidR="004069B1" w:rsidDel="00A93C48" w:rsidRDefault="004069B1">
          <w:pPr>
            <w:pStyle w:val="TOC3"/>
            <w:tabs>
              <w:tab w:val="right" w:leader="dot" w:pos="9350"/>
            </w:tabs>
            <w:rPr>
              <w:ins w:id="768" w:author="Mike Schenk" w:date="2011-01-19T01:21:00Z"/>
              <w:del w:id="769" w:author="Jerod Hodgkin" w:date="2011-01-21T20:45:00Z"/>
              <w:noProof/>
            </w:rPr>
          </w:pPr>
          <w:ins w:id="770" w:author="Mike Schenk" w:date="2011-01-19T01:21:00Z">
            <w:del w:id="771" w:author="Jerod Hodgkin" w:date="2011-01-21T20:45:00Z">
              <w:r w:rsidRPr="00A93C48" w:rsidDel="00A93C48">
                <w:rPr>
                  <w:rStyle w:val="Hyperlink"/>
                  <w:rFonts w:eastAsia="Arial"/>
                  <w:bCs/>
                  <w:noProof/>
                  <w:lang w:bidi="en-US"/>
                  <w:rPrChange w:id="772" w:author="Jerod Hodgkin" w:date="2011-01-21T20:45:00Z">
                    <w:rPr>
                      <w:rStyle w:val="Hyperlink"/>
                      <w:rFonts w:eastAsia="Arial"/>
                      <w:bCs/>
                      <w:noProof/>
                      <w:lang w:bidi="en-US"/>
                    </w:rPr>
                  </w:rPrChange>
                </w:rPr>
                <w:delText>Inventory Turns Report – BBQRMS-29</w:delText>
              </w:r>
              <w:r w:rsidDel="00A93C48">
                <w:rPr>
                  <w:noProof/>
                  <w:webHidden/>
                </w:rPr>
                <w:tab/>
              </w:r>
            </w:del>
            <w:del w:id="773" w:author="Jerod Hodgkin" w:date="2011-01-21T20:43:00Z">
              <w:r w:rsidDel="00A93C48">
                <w:rPr>
                  <w:noProof/>
                  <w:webHidden/>
                </w:rPr>
                <w:delText>42</w:delText>
              </w:r>
            </w:del>
          </w:ins>
        </w:p>
        <w:p w:rsidR="004069B1" w:rsidDel="00A93C48" w:rsidRDefault="004069B1">
          <w:pPr>
            <w:pStyle w:val="TOC3"/>
            <w:tabs>
              <w:tab w:val="right" w:leader="dot" w:pos="9350"/>
            </w:tabs>
            <w:rPr>
              <w:ins w:id="774" w:author="Mike Schenk" w:date="2011-01-19T01:21:00Z"/>
              <w:del w:id="775" w:author="Jerod Hodgkin" w:date="2011-01-21T20:45:00Z"/>
              <w:noProof/>
            </w:rPr>
          </w:pPr>
          <w:ins w:id="776" w:author="Mike Schenk" w:date="2011-01-19T01:21:00Z">
            <w:del w:id="777" w:author="Jerod Hodgkin" w:date="2011-01-21T20:45:00Z">
              <w:r w:rsidRPr="00A93C48" w:rsidDel="00A93C48">
                <w:rPr>
                  <w:rStyle w:val="Hyperlink"/>
                  <w:rFonts w:eastAsia="Arial"/>
                  <w:bCs/>
                  <w:noProof/>
                  <w:lang w:bidi="en-US"/>
                  <w:rPrChange w:id="778" w:author="Jerod Hodgkin" w:date="2011-01-21T20:45:00Z">
                    <w:rPr>
                      <w:rStyle w:val="Hyperlink"/>
                      <w:rFonts w:eastAsia="Arial"/>
                      <w:bCs/>
                      <w:noProof/>
                      <w:lang w:bidi="en-US"/>
                    </w:rPr>
                  </w:rPrChange>
                </w:rPr>
                <w:delText>Daily Sales Report – BBQRMS-28</w:delText>
              </w:r>
              <w:r w:rsidDel="00A93C48">
                <w:rPr>
                  <w:noProof/>
                  <w:webHidden/>
                </w:rPr>
                <w:tab/>
              </w:r>
            </w:del>
            <w:del w:id="779" w:author="Jerod Hodgkin" w:date="2011-01-21T20:43:00Z">
              <w:r w:rsidDel="00A93C48">
                <w:rPr>
                  <w:noProof/>
                  <w:webHidden/>
                </w:rPr>
                <w:delText>43</w:delText>
              </w:r>
            </w:del>
          </w:ins>
        </w:p>
        <w:p w:rsidR="004069B1" w:rsidDel="00A93C48" w:rsidRDefault="004069B1">
          <w:pPr>
            <w:pStyle w:val="TOC3"/>
            <w:tabs>
              <w:tab w:val="right" w:leader="dot" w:pos="9350"/>
            </w:tabs>
            <w:rPr>
              <w:ins w:id="780" w:author="Mike Schenk" w:date="2011-01-19T01:21:00Z"/>
              <w:del w:id="781" w:author="Jerod Hodgkin" w:date="2011-01-21T20:45:00Z"/>
              <w:noProof/>
            </w:rPr>
          </w:pPr>
          <w:ins w:id="782" w:author="Mike Schenk" w:date="2011-01-19T01:21:00Z">
            <w:del w:id="783" w:author="Jerod Hodgkin" w:date="2011-01-21T20:45:00Z">
              <w:r w:rsidRPr="00A93C48" w:rsidDel="00A93C48">
                <w:rPr>
                  <w:rStyle w:val="Hyperlink"/>
                  <w:rFonts w:eastAsia="Arial"/>
                  <w:bCs/>
                  <w:noProof/>
                  <w:lang w:bidi="en-US"/>
                  <w:rPrChange w:id="784" w:author="Jerod Hodgkin" w:date="2011-01-21T20:45:00Z">
                    <w:rPr>
                      <w:rStyle w:val="Hyperlink"/>
                      <w:rFonts w:eastAsia="Arial"/>
                      <w:bCs/>
                      <w:noProof/>
                      <w:lang w:bidi="en-US"/>
                    </w:rPr>
                  </w:rPrChange>
                </w:rPr>
                <w:delText>Weekly Prime Cost Report – BBQRMS-27</w:delText>
              </w:r>
              <w:r w:rsidDel="00A93C48">
                <w:rPr>
                  <w:noProof/>
                  <w:webHidden/>
                </w:rPr>
                <w:tab/>
              </w:r>
            </w:del>
            <w:del w:id="785" w:author="Jerod Hodgkin" w:date="2011-01-21T20:43:00Z">
              <w:r w:rsidDel="00A93C48">
                <w:rPr>
                  <w:noProof/>
                  <w:webHidden/>
                </w:rPr>
                <w:delText>43</w:delText>
              </w:r>
            </w:del>
          </w:ins>
        </w:p>
        <w:p w:rsidR="004069B1" w:rsidDel="00A93C48" w:rsidRDefault="004069B1">
          <w:pPr>
            <w:pStyle w:val="TOC3"/>
            <w:tabs>
              <w:tab w:val="right" w:leader="dot" w:pos="9350"/>
            </w:tabs>
            <w:rPr>
              <w:ins w:id="786" w:author="Mike Schenk" w:date="2011-01-19T01:21:00Z"/>
              <w:del w:id="787" w:author="Jerod Hodgkin" w:date="2011-01-21T20:45:00Z"/>
              <w:noProof/>
            </w:rPr>
          </w:pPr>
          <w:ins w:id="788" w:author="Mike Schenk" w:date="2011-01-19T01:21:00Z">
            <w:del w:id="789" w:author="Jerod Hodgkin" w:date="2011-01-21T20:45:00Z">
              <w:r w:rsidRPr="00A93C48" w:rsidDel="00A93C48">
                <w:rPr>
                  <w:rStyle w:val="Hyperlink"/>
                  <w:rFonts w:eastAsia="Arial"/>
                  <w:bCs/>
                  <w:noProof/>
                  <w:lang w:bidi="en-US"/>
                  <w:rPrChange w:id="790" w:author="Jerod Hodgkin" w:date="2011-01-21T20:45:00Z">
                    <w:rPr>
                      <w:rStyle w:val="Hyperlink"/>
                      <w:rFonts w:eastAsia="Arial"/>
                      <w:bCs/>
                      <w:noProof/>
                      <w:lang w:bidi="en-US"/>
                    </w:rPr>
                  </w:rPrChange>
                </w:rPr>
                <w:delText>Daily Shopping List Report – BBQRMS-2</w:delText>
              </w:r>
              <w:r w:rsidDel="00A93C48">
                <w:rPr>
                  <w:noProof/>
                  <w:webHidden/>
                </w:rPr>
                <w:tab/>
              </w:r>
            </w:del>
            <w:del w:id="791" w:author="Jerod Hodgkin" w:date="2011-01-21T20:43:00Z">
              <w:r w:rsidDel="00A93C48">
                <w:rPr>
                  <w:noProof/>
                  <w:webHidden/>
                </w:rPr>
                <w:delText>44</w:delText>
              </w:r>
            </w:del>
          </w:ins>
        </w:p>
        <w:p w:rsidR="004069B1" w:rsidDel="00A93C48" w:rsidRDefault="004069B1">
          <w:pPr>
            <w:pStyle w:val="TOC2"/>
            <w:tabs>
              <w:tab w:val="right" w:leader="dot" w:pos="9350"/>
            </w:tabs>
            <w:rPr>
              <w:ins w:id="792" w:author="Mike Schenk" w:date="2011-01-19T01:21:00Z"/>
              <w:del w:id="793" w:author="Jerod Hodgkin" w:date="2011-01-21T20:45:00Z"/>
              <w:noProof/>
            </w:rPr>
          </w:pPr>
          <w:ins w:id="794" w:author="Mike Schenk" w:date="2011-01-19T01:21:00Z">
            <w:del w:id="795" w:author="Jerod Hodgkin" w:date="2011-01-21T20:45:00Z">
              <w:r w:rsidRPr="00A93C48" w:rsidDel="00A93C48">
                <w:rPr>
                  <w:rStyle w:val="Hyperlink"/>
                  <w:rFonts w:eastAsia="Arial"/>
                  <w:bCs/>
                  <w:noProof/>
                  <w:lang w:bidi="en-US"/>
                  <w:rPrChange w:id="796" w:author="Jerod Hodgkin" w:date="2011-01-21T20:45:00Z">
                    <w:rPr>
                      <w:rStyle w:val="Hyperlink"/>
                      <w:rFonts w:eastAsia="Arial"/>
                      <w:bCs/>
                      <w:noProof/>
                      <w:lang w:bidi="en-US"/>
                    </w:rPr>
                  </w:rPrChange>
                </w:rPr>
                <w:delText>Logical View</w:delText>
              </w:r>
              <w:r w:rsidDel="00A93C48">
                <w:rPr>
                  <w:noProof/>
                  <w:webHidden/>
                </w:rPr>
                <w:tab/>
              </w:r>
            </w:del>
            <w:del w:id="797" w:author="Jerod Hodgkin" w:date="2011-01-21T20:43:00Z">
              <w:r w:rsidDel="00A93C48">
                <w:rPr>
                  <w:noProof/>
                  <w:webHidden/>
                </w:rPr>
                <w:delText>46</w:delText>
              </w:r>
            </w:del>
          </w:ins>
        </w:p>
        <w:p w:rsidR="004069B1" w:rsidDel="00A93C48" w:rsidRDefault="004069B1">
          <w:pPr>
            <w:pStyle w:val="TOC3"/>
            <w:tabs>
              <w:tab w:val="right" w:leader="dot" w:pos="9350"/>
            </w:tabs>
            <w:rPr>
              <w:ins w:id="798" w:author="Mike Schenk" w:date="2011-01-19T01:21:00Z"/>
              <w:del w:id="799" w:author="Jerod Hodgkin" w:date="2011-01-21T20:45:00Z"/>
              <w:noProof/>
            </w:rPr>
          </w:pPr>
          <w:ins w:id="800" w:author="Mike Schenk" w:date="2011-01-19T01:21:00Z">
            <w:del w:id="801" w:author="Jerod Hodgkin" w:date="2011-01-21T20:45:00Z">
              <w:r w:rsidRPr="00A93C48" w:rsidDel="00A93C48">
                <w:rPr>
                  <w:rStyle w:val="Hyperlink"/>
                  <w:noProof/>
                  <w:lang w:bidi="en-US"/>
                  <w:rPrChange w:id="802" w:author="Jerod Hodgkin" w:date="2011-01-21T20:45:00Z">
                    <w:rPr>
                      <w:rStyle w:val="Hyperlink"/>
                      <w:noProof/>
                      <w:lang w:bidi="en-US"/>
                    </w:rPr>
                  </w:rPrChange>
                </w:rPr>
                <w:delText>Class Diagrams</w:delText>
              </w:r>
              <w:r w:rsidDel="00A93C48">
                <w:rPr>
                  <w:noProof/>
                  <w:webHidden/>
                </w:rPr>
                <w:tab/>
              </w:r>
            </w:del>
            <w:del w:id="803" w:author="Jerod Hodgkin" w:date="2011-01-21T20:43:00Z">
              <w:r w:rsidDel="00A93C48">
                <w:rPr>
                  <w:noProof/>
                  <w:webHidden/>
                </w:rPr>
                <w:delText>47</w:delText>
              </w:r>
            </w:del>
          </w:ins>
        </w:p>
        <w:p w:rsidR="004069B1" w:rsidDel="00A93C48" w:rsidRDefault="004069B1">
          <w:pPr>
            <w:pStyle w:val="TOC2"/>
            <w:tabs>
              <w:tab w:val="right" w:leader="dot" w:pos="9350"/>
            </w:tabs>
            <w:rPr>
              <w:ins w:id="804" w:author="Mike Schenk" w:date="2011-01-19T01:21:00Z"/>
              <w:del w:id="805" w:author="Jerod Hodgkin" w:date="2011-01-21T20:45:00Z"/>
              <w:noProof/>
            </w:rPr>
          </w:pPr>
          <w:ins w:id="806" w:author="Mike Schenk" w:date="2011-01-19T01:21:00Z">
            <w:del w:id="807" w:author="Jerod Hodgkin" w:date="2011-01-21T20:45:00Z">
              <w:r w:rsidRPr="00A93C48" w:rsidDel="00A93C48">
                <w:rPr>
                  <w:rStyle w:val="Hyperlink"/>
                  <w:rFonts w:eastAsia="Arial"/>
                  <w:bCs/>
                  <w:noProof/>
                  <w:lang w:bidi="en-US"/>
                  <w:rPrChange w:id="808" w:author="Jerod Hodgkin" w:date="2011-01-21T20:45:00Z">
                    <w:rPr>
                      <w:rStyle w:val="Hyperlink"/>
                      <w:rFonts w:eastAsia="Arial"/>
                      <w:bCs/>
                      <w:noProof/>
                      <w:lang w:bidi="en-US"/>
                    </w:rPr>
                  </w:rPrChange>
                </w:rPr>
                <w:delText>Development View</w:delText>
              </w:r>
              <w:r w:rsidDel="00A93C48">
                <w:rPr>
                  <w:noProof/>
                  <w:webHidden/>
                </w:rPr>
                <w:tab/>
              </w:r>
            </w:del>
            <w:del w:id="809" w:author="Jerod Hodgkin" w:date="2011-01-21T20:43:00Z">
              <w:r w:rsidDel="00A93C48">
                <w:rPr>
                  <w:noProof/>
                  <w:webHidden/>
                </w:rPr>
                <w:delText>52</w:delText>
              </w:r>
            </w:del>
          </w:ins>
        </w:p>
        <w:p w:rsidR="004069B1" w:rsidDel="00A93C48" w:rsidRDefault="004069B1">
          <w:pPr>
            <w:pStyle w:val="TOC3"/>
            <w:tabs>
              <w:tab w:val="right" w:leader="dot" w:pos="9350"/>
            </w:tabs>
            <w:rPr>
              <w:ins w:id="810" w:author="Mike Schenk" w:date="2011-01-19T01:21:00Z"/>
              <w:del w:id="811" w:author="Jerod Hodgkin" w:date="2011-01-21T20:45:00Z"/>
              <w:noProof/>
            </w:rPr>
          </w:pPr>
          <w:ins w:id="812" w:author="Mike Schenk" w:date="2011-01-19T01:21:00Z">
            <w:del w:id="813" w:author="Jerod Hodgkin" w:date="2011-01-21T20:45:00Z">
              <w:r w:rsidRPr="00A93C48" w:rsidDel="00A93C48">
                <w:rPr>
                  <w:rStyle w:val="Hyperlink"/>
                  <w:rFonts w:eastAsia="Arial"/>
                  <w:noProof/>
                  <w:lang w:bidi="en-US"/>
                  <w:rPrChange w:id="814" w:author="Jerod Hodgkin" w:date="2011-01-21T20:45:00Z">
                    <w:rPr>
                      <w:rStyle w:val="Hyperlink"/>
                      <w:rFonts w:eastAsia="Arial"/>
                      <w:noProof/>
                      <w:lang w:bidi="en-US"/>
                    </w:rPr>
                  </w:rPrChange>
                </w:rPr>
                <w:delText>Algorithms and Data structures</w:delText>
              </w:r>
              <w:r w:rsidDel="00A93C48">
                <w:rPr>
                  <w:noProof/>
                  <w:webHidden/>
                </w:rPr>
                <w:tab/>
              </w:r>
            </w:del>
            <w:del w:id="815" w:author="Jerod Hodgkin" w:date="2011-01-21T20:43:00Z">
              <w:r w:rsidDel="00A93C48">
                <w:rPr>
                  <w:noProof/>
                  <w:webHidden/>
                </w:rPr>
                <w:delText>53</w:delText>
              </w:r>
            </w:del>
          </w:ins>
        </w:p>
        <w:p w:rsidR="004069B1" w:rsidDel="00A93C48" w:rsidRDefault="004069B1">
          <w:pPr>
            <w:pStyle w:val="TOC2"/>
            <w:tabs>
              <w:tab w:val="right" w:leader="dot" w:pos="9350"/>
            </w:tabs>
            <w:rPr>
              <w:ins w:id="816" w:author="Mike Schenk" w:date="2011-01-19T01:21:00Z"/>
              <w:del w:id="817" w:author="Jerod Hodgkin" w:date="2011-01-21T20:45:00Z"/>
              <w:noProof/>
            </w:rPr>
          </w:pPr>
          <w:ins w:id="818" w:author="Mike Schenk" w:date="2011-01-19T01:21:00Z">
            <w:del w:id="819" w:author="Jerod Hodgkin" w:date="2011-01-21T20:45:00Z">
              <w:r w:rsidRPr="00A93C48" w:rsidDel="00A93C48">
                <w:rPr>
                  <w:rStyle w:val="Hyperlink"/>
                  <w:rFonts w:eastAsia="Arial"/>
                  <w:bCs/>
                  <w:noProof/>
                  <w:lang w:bidi="en-US"/>
                  <w:rPrChange w:id="820" w:author="Jerod Hodgkin" w:date="2011-01-21T20:45:00Z">
                    <w:rPr>
                      <w:rStyle w:val="Hyperlink"/>
                      <w:rFonts w:eastAsia="Arial"/>
                      <w:bCs/>
                      <w:noProof/>
                      <w:lang w:bidi="en-US"/>
                    </w:rPr>
                  </w:rPrChange>
                </w:rPr>
                <w:delText>Process View</w:delText>
              </w:r>
              <w:r w:rsidDel="00A93C48">
                <w:rPr>
                  <w:noProof/>
                  <w:webHidden/>
                </w:rPr>
                <w:tab/>
              </w:r>
            </w:del>
            <w:del w:id="821" w:author="Jerod Hodgkin" w:date="2011-01-21T20:43:00Z">
              <w:r w:rsidDel="00A93C48">
                <w:rPr>
                  <w:noProof/>
                  <w:webHidden/>
                </w:rPr>
                <w:delText>53</w:delText>
              </w:r>
            </w:del>
          </w:ins>
        </w:p>
        <w:p w:rsidR="004069B1" w:rsidDel="00A93C48" w:rsidRDefault="004069B1">
          <w:pPr>
            <w:pStyle w:val="TOC3"/>
            <w:tabs>
              <w:tab w:val="right" w:leader="dot" w:pos="9350"/>
            </w:tabs>
            <w:rPr>
              <w:ins w:id="822" w:author="Mike Schenk" w:date="2011-01-19T01:21:00Z"/>
              <w:del w:id="823" w:author="Jerod Hodgkin" w:date="2011-01-21T20:45:00Z"/>
              <w:noProof/>
            </w:rPr>
          </w:pPr>
          <w:ins w:id="824" w:author="Mike Schenk" w:date="2011-01-19T01:21:00Z">
            <w:del w:id="825" w:author="Jerod Hodgkin" w:date="2011-01-21T20:45:00Z">
              <w:r w:rsidRPr="00A93C48" w:rsidDel="00A93C48">
                <w:rPr>
                  <w:rStyle w:val="Hyperlink"/>
                  <w:rFonts w:eastAsia="Arial"/>
                  <w:bCs/>
                  <w:noProof/>
                  <w:lang w:bidi="en-US"/>
                  <w:rPrChange w:id="826" w:author="Jerod Hodgkin" w:date="2011-01-21T20:45:00Z">
                    <w:rPr>
                      <w:rStyle w:val="Hyperlink"/>
                      <w:rFonts w:eastAsia="Arial"/>
                      <w:bCs/>
                      <w:noProof/>
                      <w:lang w:bidi="en-US"/>
                    </w:rPr>
                  </w:rPrChange>
                </w:rPr>
                <w:delText>Order Placement and Completion</w:delText>
              </w:r>
              <w:r w:rsidDel="00A93C48">
                <w:rPr>
                  <w:noProof/>
                  <w:webHidden/>
                </w:rPr>
                <w:tab/>
              </w:r>
            </w:del>
            <w:del w:id="827" w:author="Jerod Hodgkin" w:date="2011-01-21T20:43:00Z">
              <w:r w:rsidDel="00A93C48">
                <w:rPr>
                  <w:noProof/>
                  <w:webHidden/>
                </w:rPr>
                <w:delText>53</w:delText>
              </w:r>
            </w:del>
          </w:ins>
        </w:p>
        <w:p w:rsidR="004069B1" w:rsidDel="00A93C48" w:rsidRDefault="004069B1">
          <w:pPr>
            <w:pStyle w:val="TOC3"/>
            <w:tabs>
              <w:tab w:val="right" w:leader="dot" w:pos="9350"/>
            </w:tabs>
            <w:rPr>
              <w:ins w:id="828" w:author="Mike Schenk" w:date="2011-01-19T01:21:00Z"/>
              <w:del w:id="829" w:author="Jerod Hodgkin" w:date="2011-01-21T20:45:00Z"/>
              <w:noProof/>
            </w:rPr>
          </w:pPr>
          <w:ins w:id="830" w:author="Mike Schenk" w:date="2011-01-19T01:21:00Z">
            <w:del w:id="831" w:author="Jerod Hodgkin" w:date="2011-01-21T20:45:00Z">
              <w:r w:rsidRPr="00A93C48" w:rsidDel="00A93C48">
                <w:rPr>
                  <w:rStyle w:val="Hyperlink"/>
                  <w:rFonts w:eastAsia="Arial"/>
                  <w:bCs/>
                  <w:noProof/>
                  <w:lang w:bidi="en-US"/>
                  <w:rPrChange w:id="832" w:author="Jerod Hodgkin" w:date="2011-01-21T20:45:00Z">
                    <w:rPr>
                      <w:rStyle w:val="Hyperlink"/>
                      <w:rFonts w:eastAsia="Arial"/>
                      <w:bCs/>
                      <w:noProof/>
                      <w:lang w:bidi="en-US"/>
                    </w:rPr>
                  </w:rPrChange>
                </w:rPr>
                <w:delText>Run Report</w:delText>
              </w:r>
              <w:r w:rsidDel="00A93C48">
                <w:rPr>
                  <w:noProof/>
                  <w:webHidden/>
                </w:rPr>
                <w:tab/>
              </w:r>
            </w:del>
            <w:del w:id="833" w:author="Jerod Hodgkin" w:date="2011-01-21T20:43:00Z">
              <w:r w:rsidDel="00A93C48">
                <w:rPr>
                  <w:noProof/>
                  <w:webHidden/>
                </w:rPr>
                <w:delText>54</w:delText>
              </w:r>
            </w:del>
          </w:ins>
        </w:p>
        <w:p w:rsidR="004069B1" w:rsidDel="00A93C48" w:rsidRDefault="004069B1">
          <w:pPr>
            <w:pStyle w:val="TOC3"/>
            <w:tabs>
              <w:tab w:val="right" w:leader="dot" w:pos="9350"/>
            </w:tabs>
            <w:rPr>
              <w:ins w:id="834" w:author="Mike Schenk" w:date="2011-01-19T01:21:00Z"/>
              <w:del w:id="835" w:author="Jerod Hodgkin" w:date="2011-01-21T20:45:00Z"/>
              <w:noProof/>
            </w:rPr>
          </w:pPr>
          <w:ins w:id="836" w:author="Mike Schenk" w:date="2011-01-19T01:21:00Z">
            <w:del w:id="837" w:author="Jerod Hodgkin" w:date="2011-01-21T20:45:00Z">
              <w:r w:rsidRPr="00A93C48" w:rsidDel="00A93C48">
                <w:rPr>
                  <w:rStyle w:val="Hyperlink"/>
                  <w:rFonts w:eastAsia="Arial"/>
                  <w:bCs/>
                  <w:noProof/>
                  <w:lang w:bidi="en-US"/>
                  <w:rPrChange w:id="838" w:author="Jerod Hodgkin" w:date="2011-01-21T20:45:00Z">
                    <w:rPr>
                      <w:rStyle w:val="Hyperlink"/>
                      <w:rFonts w:eastAsia="Arial"/>
                      <w:bCs/>
                      <w:noProof/>
                      <w:lang w:bidi="en-US"/>
                    </w:rPr>
                  </w:rPrChange>
                </w:rPr>
                <w:delText>Menu Management</w:delText>
              </w:r>
              <w:r w:rsidDel="00A93C48">
                <w:rPr>
                  <w:noProof/>
                  <w:webHidden/>
                </w:rPr>
                <w:tab/>
              </w:r>
            </w:del>
            <w:del w:id="839" w:author="Jerod Hodgkin" w:date="2011-01-21T20:43:00Z">
              <w:r w:rsidDel="00A93C48">
                <w:rPr>
                  <w:noProof/>
                  <w:webHidden/>
                </w:rPr>
                <w:delText>55</w:delText>
              </w:r>
            </w:del>
          </w:ins>
        </w:p>
        <w:p w:rsidR="004069B1" w:rsidDel="00A93C48" w:rsidRDefault="004069B1">
          <w:pPr>
            <w:pStyle w:val="TOC3"/>
            <w:tabs>
              <w:tab w:val="right" w:leader="dot" w:pos="9350"/>
            </w:tabs>
            <w:rPr>
              <w:ins w:id="840" w:author="Mike Schenk" w:date="2011-01-19T01:21:00Z"/>
              <w:del w:id="841" w:author="Jerod Hodgkin" w:date="2011-01-21T20:45:00Z"/>
              <w:noProof/>
            </w:rPr>
          </w:pPr>
          <w:ins w:id="842" w:author="Mike Schenk" w:date="2011-01-19T01:21:00Z">
            <w:del w:id="843" w:author="Jerod Hodgkin" w:date="2011-01-21T20:45:00Z">
              <w:r w:rsidRPr="00A93C48" w:rsidDel="00A93C48">
                <w:rPr>
                  <w:rStyle w:val="Hyperlink"/>
                  <w:rFonts w:eastAsia="Arial"/>
                  <w:bCs/>
                  <w:noProof/>
                  <w:shd w:val="solid" w:color="FFFFFF" w:fill="FFFFFF"/>
                  <w:lang w:bidi="en-US"/>
                  <w:rPrChange w:id="844" w:author="Jerod Hodgkin" w:date="2011-01-21T20:45:00Z">
                    <w:rPr>
                      <w:rStyle w:val="Hyperlink"/>
                      <w:rFonts w:eastAsia="Arial"/>
                      <w:bCs/>
                      <w:noProof/>
                      <w:shd w:val="solid" w:color="FFFFFF" w:fill="FFFFFF"/>
                      <w:lang w:bidi="en-US"/>
                    </w:rPr>
                  </w:rPrChange>
                </w:rPr>
                <w:delText>Inventory Management</w:delText>
              </w:r>
              <w:r w:rsidDel="00A93C48">
                <w:rPr>
                  <w:noProof/>
                  <w:webHidden/>
                </w:rPr>
                <w:tab/>
              </w:r>
            </w:del>
            <w:del w:id="845" w:author="Jerod Hodgkin" w:date="2011-01-21T20:43:00Z">
              <w:r w:rsidDel="00A93C48">
                <w:rPr>
                  <w:noProof/>
                  <w:webHidden/>
                </w:rPr>
                <w:delText>56</w:delText>
              </w:r>
            </w:del>
          </w:ins>
        </w:p>
        <w:p w:rsidR="004069B1" w:rsidDel="00A93C48" w:rsidRDefault="004069B1">
          <w:pPr>
            <w:pStyle w:val="TOC3"/>
            <w:tabs>
              <w:tab w:val="right" w:leader="dot" w:pos="9350"/>
            </w:tabs>
            <w:rPr>
              <w:ins w:id="846" w:author="Mike Schenk" w:date="2011-01-19T01:21:00Z"/>
              <w:del w:id="847" w:author="Jerod Hodgkin" w:date="2011-01-21T20:45:00Z"/>
              <w:noProof/>
            </w:rPr>
          </w:pPr>
          <w:ins w:id="848" w:author="Mike Schenk" w:date="2011-01-19T01:21:00Z">
            <w:del w:id="849" w:author="Jerod Hodgkin" w:date="2011-01-21T20:45:00Z">
              <w:r w:rsidRPr="00A93C48" w:rsidDel="00A93C48">
                <w:rPr>
                  <w:rStyle w:val="Hyperlink"/>
                  <w:rFonts w:eastAsia="Arial"/>
                  <w:bCs/>
                  <w:noProof/>
                  <w:shd w:val="solid" w:color="FFFFFF" w:fill="FFFFFF"/>
                  <w:lang w:bidi="en-US"/>
                  <w:rPrChange w:id="850" w:author="Jerod Hodgkin" w:date="2011-01-21T20:45:00Z">
                    <w:rPr>
                      <w:rStyle w:val="Hyperlink"/>
                      <w:rFonts w:eastAsia="Arial"/>
                      <w:bCs/>
                      <w:noProof/>
                      <w:shd w:val="solid" w:color="FFFFFF" w:fill="FFFFFF"/>
                      <w:lang w:bidi="en-US"/>
                    </w:rPr>
                  </w:rPrChange>
                </w:rPr>
                <w:delText>Employee Management Activity Diagram</w:delText>
              </w:r>
              <w:r w:rsidDel="00A93C48">
                <w:rPr>
                  <w:noProof/>
                  <w:webHidden/>
                </w:rPr>
                <w:tab/>
              </w:r>
            </w:del>
            <w:del w:id="851" w:author="Jerod Hodgkin" w:date="2011-01-21T20:43:00Z">
              <w:r w:rsidDel="00A93C48">
                <w:rPr>
                  <w:noProof/>
                  <w:webHidden/>
                </w:rPr>
                <w:delText>57</w:delText>
              </w:r>
            </w:del>
          </w:ins>
        </w:p>
        <w:p w:rsidR="004069B1" w:rsidDel="00A93C48" w:rsidRDefault="004069B1">
          <w:pPr>
            <w:pStyle w:val="TOC2"/>
            <w:tabs>
              <w:tab w:val="right" w:leader="dot" w:pos="9350"/>
            </w:tabs>
            <w:rPr>
              <w:ins w:id="852" w:author="Mike Schenk" w:date="2011-01-19T01:21:00Z"/>
              <w:del w:id="853" w:author="Jerod Hodgkin" w:date="2011-01-21T20:45:00Z"/>
              <w:noProof/>
            </w:rPr>
          </w:pPr>
          <w:ins w:id="854" w:author="Mike Schenk" w:date="2011-01-19T01:21:00Z">
            <w:del w:id="855" w:author="Jerod Hodgkin" w:date="2011-01-21T20:45:00Z">
              <w:r w:rsidRPr="00A93C48" w:rsidDel="00A93C48">
                <w:rPr>
                  <w:rStyle w:val="Hyperlink"/>
                  <w:rFonts w:eastAsia="Arial"/>
                  <w:bCs/>
                  <w:noProof/>
                  <w:lang w:bidi="en-US"/>
                  <w:rPrChange w:id="856" w:author="Jerod Hodgkin" w:date="2011-01-21T20:45:00Z">
                    <w:rPr>
                      <w:rStyle w:val="Hyperlink"/>
                      <w:rFonts w:eastAsia="Arial"/>
                      <w:bCs/>
                      <w:noProof/>
                      <w:lang w:bidi="en-US"/>
                    </w:rPr>
                  </w:rPrChange>
                </w:rPr>
                <w:delText>Physical View</w:delText>
              </w:r>
              <w:r w:rsidDel="00A93C48">
                <w:rPr>
                  <w:noProof/>
                  <w:webHidden/>
                </w:rPr>
                <w:tab/>
              </w:r>
            </w:del>
            <w:del w:id="857" w:author="Jerod Hodgkin" w:date="2011-01-21T20:43:00Z">
              <w:r w:rsidDel="00A93C48">
                <w:rPr>
                  <w:noProof/>
                  <w:webHidden/>
                </w:rPr>
                <w:delText>58</w:delText>
              </w:r>
            </w:del>
          </w:ins>
        </w:p>
        <w:p w:rsidR="004069B1" w:rsidDel="00A93C48" w:rsidRDefault="004069B1">
          <w:pPr>
            <w:pStyle w:val="TOC1"/>
            <w:tabs>
              <w:tab w:val="right" w:leader="dot" w:pos="9350"/>
            </w:tabs>
            <w:rPr>
              <w:ins w:id="858" w:author="Mike Schenk" w:date="2011-01-19T01:21:00Z"/>
              <w:del w:id="859" w:author="Jerod Hodgkin" w:date="2011-01-21T20:45:00Z"/>
              <w:noProof/>
            </w:rPr>
          </w:pPr>
          <w:ins w:id="860" w:author="Mike Schenk" w:date="2011-01-19T01:21:00Z">
            <w:del w:id="861" w:author="Jerod Hodgkin" w:date="2011-01-21T20:45:00Z">
              <w:r w:rsidRPr="00A93C48" w:rsidDel="00A93C48">
                <w:rPr>
                  <w:rStyle w:val="Hyperlink"/>
                  <w:rFonts w:eastAsia="Arial"/>
                  <w:noProof/>
                  <w:lang w:bidi="en-US"/>
                  <w:rPrChange w:id="862" w:author="Jerod Hodgkin" w:date="2011-01-21T20:45:00Z">
                    <w:rPr>
                      <w:rStyle w:val="Hyperlink"/>
                      <w:rFonts w:eastAsia="Arial"/>
                      <w:noProof/>
                      <w:lang w:bidi="en-US"/>
                    </w:rPr>
                  </w:rPrChange>
                </w:rPr>
                <w:delText>Policies and Tactics</w:delText>
              </w:r>
              <w:r w:rsidDel="00A93C48">
                <w:rPr>
                  <w:noProof/>
                  <w:webHidden/>
                </w:rPr>
                <w:tab/>
              </w:r>
            </w:del>
            <w:del w:id="863" w:author="Jerod Hodgkin" w:date="2011-01-21T20:43:00Z">
              <w:r w:rsidDel="00A93C48">
                <w:rPr>
                  <w:noProof/>
                  <w:webHidden/>
                </w:rPr>
                <w:delText>59</w:delText>
              </w:r>
            </w:del>
          </w:ins>
        </w:p>
        <w:p w:rsidR="004069B1" w:rsidDel="00A93C48" w:rsidRDefault="004069B1">
          <w:pPr>
            <w:pStyle w:val="TOC1"/>
            <w:tabs>
              <w:tab w:val="right" w:leader="dot" w:pos="9350"/>
            </w:tabs>
            <w:rPr>
              <w:ins w:id="864" w:author="Mike Schenk" w:date="2011-01-19T01:21:00Z"/>
              <w:del w:id="865" w:author="Jerod Hodgkin" w:date="2011-01-21T20:45:00Z"/>
              <w:noProof/>
            </w:rPr>
          </w:pPr>
          <w:ins w:id="866" w:author="Mike Schenk" w:date="2011-01-19T01:21:00Z">
            <w:del w:id="867" w:author="Jerod Hodgkin" w:date="2011-01-21T20:45:00Z">
              <w:r w:rsidRPr="00A93C48" w:rsidDel="00A93C48">
                <w:rPr>
                  <w:rStyle w:val="Hyperlink"/>
                  <w:rFonts w:eastAsia="Arial"/>
                  <w:noProof/>
                  <w:lang w:bidi="en-US"/>
                  <w:rPrChange w:id="868" w:author="Jerod Hodgkin" w:date="2011-01-21T20:45:00Z">
                    <w:rPr>
                      <w:rStyle w:val="Hyperlink"/>
                      <w:rFonts w:eastAsia="Arial"/>
                      <w:noProof/>
                      <w:lang w:bidi="en-US"/>
                    </w:rPr>
                  </w:rPrChange>
                </w:rPr>
                <w:delText>Detailed System Design</w:delText>
              </w:r>
              <w:r w:rsidDel="00A93C48">
                <w:rPr>
                  <w:noProof/>
                  <w:webHidden/>
                </w:rPr>
                <w:tab/>
              </w:r>
            </w:del>
            <w:del w:id="869" w:author="Jerod Hodgkin" w:date="2011-01-21T20:43:00Z">
              <w:r w:rsidDel="00A93C48">
                <w:rPr>
                  <w:noProof/>
                  <w:webHidden/>
                </w:rPr>
                <w:delText>59</w:delText>
              </w:r>
            </w:del>
          </w:ins>
        </w:p>
        <w:p w:rsidR="004069B1" w:rsidDel="00A93C48" w:rsidRDefault="004069B1">
          <w:pPr>
            <w:pStyle w:val="TOC2"/>
            <w:tabs>
              <w:tab w:val="right" w:leader="dot" w:pos="9350"/>
            </w:tabs>
            <w:rPr>
              <w:ins w:id="870" w:author="Mike Schenk" w:date="2011-01-19T01:21:00Z"/>
              <w:del w:id="871" w:author="Jerod Hodgkin" w:date="2011-01-21T20:45:00Z"/>
              <w:noProof/>
            </w:rPr>
          </w:pPr>
          <w:ins w:id="872" w:author="Mike Schenk" w:date="2011-01-19T01:21:00Z">
            <w:del w:id="873" w:author="Jerod Hodgkin" w:date="2011-01-21T20:45:00Z">
              <w:r w:rsidRPr="00A93C48" w:rsidDel="00A93C48">
                <w:rPr>
                  <w:rStyle w:val="Hyperlink"/>
                  <w:rFonts w:eastAsia="Arial"/>
                  <w:bCs/>
                  <w:noProof/>
                  <w:lang w:bidi="en-US"/>
                  <w:rPrChange w:id="874" w:author="Jerod Hodgkin" w:date="2011-01-21T20:45:00Z">
                    <w:rPr>
                      <w:rStyle w:val="Hyperlink"/>
                      <w:rFonts w:eastAsia="Arial"/>
                      <w:bCs/>
                      <w:noProof/>
                      <w:lang w:bidi="en-US"/>
                    </w:rPr>
                  </w:rPrChange>
                </w:rPr>
                <w:delText>Database</w:delText>
              </w:r>
              <w:r w:rsidDel="00A93C48">
                <w:rPr>
                  <w:noProof/>
                  <w:webHidden/>
                </w:rPr>
                <w:tab/>
              </w:r>
            </w:del>
            <w:del w:id="875" w:author="Jerod Hodgkin" w:date="2011-01-21T20:43:00Z">
              <w:r w:rsidDel="00A93C48">
                <w:rPr>
                  <w:noProof/>
                  <w:webHidden/>
                </w:rPr>
                <w:delText>59</w:delText>
              </w:r>
            </w:del>
          </w:ins>
        </w:p>
        <w:p w:rsidR="004069B1" w:rsidDel="00A93C48" w:rsidRDefault="004069B1">
          <w:pPr>
            <w:pStyle w:val="TOC3"/>
            <w:tabs>
              <w:tab w:val="right" w:leader="dot" w:pos="9350"/>
            </w:tabs>
            <w:rPr>
              <w:ins w:id="876" w:author="Mike Schenk" w:date="2011-01-19T01:21:00Z"/>
              <w:del w:id="877" w:author="Jerod Hodgkin" w:date="2011-01-21T20:45:00Z"/>
              <w:noProof/>
            </w:rPr>
          </w:pPr>
          <w:ins w:id="878" w:author="Mike Schenk" w:date="2011-01-19T01:21:00Z">
            <w:del w:id="879" w:author="Jerod Hodgkin" w:date="2011-01-21T20:45:00Z">
              <w:r w:rsidRPr="00A93C48" w:rsidDel="00A93C48">
                <w:rPr>
                  <w:rStyle w:val="Hyperlink"/>
                  <w:rFonts w:eastAsia="Arial"/>
                  <w:bCs/>
                  <w:noProof/>
                  <w:lang w:bidi="en-US"/>
                  <w:rPrChange w:id="880" w:author="Jerod Hodgkin" w:date="2011-01-21T20:45:00Z">
                    <w:rPr>
                      <w:rStyle w:val="Hyperlink"/>
                      <w:rFonts w:eastAsia="Arial"/>
                      <w:bCs/>
                      <w:noProof/>
                      <w:lang w:bidi="en-US"/>
                    </w:rPr>
                  </w:rPrChange>
                </w:rPr>
                <w:delText>Orders and menus</w:delText>
              </w:r>
              <w:r w:rsidDel="00A93C48">
                <w:rPr>
                  <w:noProof/>
                  <w:webHidden/>
                </w:rPr>
                <w:tab/>
              </w:r>
            </w:del>
            <w:del w:id="881" w:author="Jerod Hodgkin" w:date="2011-01-21T20:43:00Z">
              <w:r w:rsidDel="00A93C48">
                <w:rPr>
                  <w:noProof/>
                  <w:webHidden/>
                </w:rPr>
                <w:delText>59</w:delText>
              </w:r>
            </w:del>
          </w:ins>
        </w:p>
        <w:p w:rsidR="004069B1" w:rsidDel="00A93C48" w:rsidRDefault="004069B1">
          <w:pPr>
            <w:pStyle w:val="TOC3"/>
            <w:tabs>
              <w:tab w:val="right" w:leader="dot" w:pos="9350"/>
            </w:tabs>
            <w:rPr>
              <w:ins w:id="882" w:author="Mike Schenk" w:date="2011-01-19T01:21:00Z"/>
              <w:del w:id="883" w:author="Jerod Hodgkin" w:date="2011-01-21T20:45:00Z"/>
              <w:noProof/>
            </w:rPr>
          </w:pPr>
          <w:ins w:id="884" w:author="Mike Schenk" w:date="2011-01-19T01:21:00Z">
            <w:del w:id="885" w:author="Jerod Hodgkin" w:date="2011-01-21T20:45:00Z">
              <w:r w:rsidRPr="00A93C48" w:rsidDel="00A93C48">
                <w:rPr>
                  <w:rStyle w:val="Hyperlink"/>
                  <w:rFonts w:eastAsia="Arial"/>
                  <w:bCs/>
                  <w:noProof/>
                  <w:lang w:bidi="en-US"/>
                  <w:rPrChange w:id="886" w:author="Jerod Hodgkin" w:date="2011-01-21T20:45:00Z">
                    <w:rPr>
                      <w:rStyle w:val="Hyperlink"/>
                      <w:rFonts w:eastAsia="Arial"/>
                      <w:bCs/>
                      <w:noProof/>
                      <w:lang w:bidi="en-US"/>
                    </w:rPr>
                  </w:rPrChange>
                </w:rPr>
                <w:delText>Inventory</w:delText>
              </w:r>
              <w:r w:rsidDel="00A93C48">
                <w:rPr>
                  <w:noProof/>
                  <w:webHidden/>
                </w:rPr>
                <w:tab/>
              </w:r>
            </w:del>
            <w:del w:id="887" w:author="Jerod Hodgkin" w:date="2011-01-21T20:43:00Z">
              <w:r w:rsidDel="00A93C48">
                <w:rPr>
                  <w:noProof/>
                  <w:webHidden/>
                </w:rPr>
                <w:delText>60</w:delText>
              </w:r>
            </w:del>
          </w:ins>
        </w:p>
        <w:p w:rsidR="004069B1" w:rsidDel="00A93C48" w:rsidRDefault="004069B1">
          <w:pPr>
            <w:pStyle w:val="TOC3"/>
            <w:tabs>
              <w:tab w:val="right" w:leader="dot" w:pos="9350"/>
            </w:tabs>
            <w:rPr>
              <w:ins w:id="888" w:author="Mike Schenk" w:date="2011-01-19T01:21:00Z"/>
              <w:del w:id="889" w:author="Jerod Hodgkin" w:date="2011-01-21T20:45:00Z"/>
              <w:noProof/>
            </w:rPr>
          </w:pPr>
          <w:ins w:id="890" w:author="Mike Schenk" w:date="2011-01-19T01:21:00Z">
            <w:del w:id="891" w:author="Jerod Hodgkin" w:date="2011-01-21T20:45:00Z">
              <w:r w:rsidRPr="00A93C48" w:rsidDel="00A93C48">
                <w:rPr>
                  <w:rStyle w:val="Hyperlink"/>
                  <w:rFonts w:eastAsia="Arial"/>
                  <w:bCs/>
                  <w:noProof/>
                  <w:lang w:bidi="en-US"/>
                  <w:rPrChange w:id="892" w:author="Jerod Hodgkin" w:date="2011-01-21T20:45:00Z">
                    <w:rPr>
                      <w:rStyle w:val="Hyperlink"/>
                      <w:rFonts w:eastAsia="Arial"/>
                      <w:bCs/>
                      <w:noProof/>
                      <w:lang w:bidi="en-US"/>
                    </w:rPr>
                  </w:rPrChange>
                </w:rPr>
                <w:delText>Employees</w:delText>
              </w:r>
              <w:r w:rsidDel="00A93C48">
                <w:rPr>
                  <w:noProof/>
                  <w:webHidden/>
                </w:rPr>
                <w:tab/>
              </w:r>
            </w:del>
            <w:del w:id="893" w:author="Jerod Hodgkin" w:date="2011-01-21T20:43:00Z">
              <w:r w:rsidDel="00A93C48">
                <w:rPr>
                  <w:noProof/>
                  <w:webHidden/>
                </w:rPr>
                <w:delText>60</w:delText>
              </w:r>
            </w:del>
          </w:ins>
        </w:p>
        <w:p w:rsidR="004069B1" w:rsidDel="00A93C48" w:rsidRDefault="004069B1">
          <w:pPr>
            <w:pStyle w:val="TOC1"/>
            <w:tabs>
              <w:tab w:val="right" w:leader="dot" w:pos="9350"/>
            </w:tabs>
            <w:rPr>
              <w:ins w:id="894" w:author="Mike Schenk" w:date="2011-01-19T01:21:00Z"/>
              <w:del w:id="895" w:author="Jerod Hodgkin" w:date="2011-01-21T20:45:00Z"/>
              <w:noProof/>
            </w:rPr>
          </w:pPr>
          <w:ins w:id="896" w:author="Mike Schenk" w:date="2011-01-19T01:21:00Z">
            <w:del w:id="897" w:author="Jerod Hodgkin" w:date="2011-01-21T20:45:00Z">
              <w:r w:rsidRPr="00A93C48" w:rsidDel="00A93C48">
                <w:rPr>
                  <w:rStyle w:val="Hyperlink"/>
                  <w:noProof/>
                  <w:lang w:bidi="en-US"/>
                  <w:rPrChange w:id="898" w:author="Jerod Hodgkin" w:date="2011-01-21T20:45:00Z">
                    <w:rPr>
                      <w:rStyle w:val="Hyperlink"/>
                      <w:noProof/>
                      <w:lang w:bidi="en-US"/>
                    </w:rPr>
                  </w:rPrChange>
                </w:rPr>
                <w:delText>Glossary</w:delText>
              </w:r>
              <w:r w:rsidDel="00A93C48">
                <w:rPr>
                  <w:noProof/>
                  <w:webHidden/>
                </w:rPr>
                <w:tab/>
              </w:r>
            </w:del>
            <w:del w:id="899" w:author="Jerod Hodgkin" w:date="2011-01-21T20:43:00Z">
              <w:r w:rsidDel="00A93C48">
                <w:rPr>
                  <w:noProof/>
                  <w:webHidden/>
                </w:rPr>
                <w:delText>61</w:delText>
              </w:r>
            </w:del>
          </w:ins>
        </w:p>
        <w:p w:rsidR="004069B1" w:rsidDel="00A93C48" w:rsidRDefault="004069B1">
          <w:pPr>
            <w:pStyle w:val="TOC1"/>
            <w:tabs>
              <w:tab w:val="right" w:leader="dot" w:pos="9350"/>
            </w:tabs>
            <w:rPr>
              <w:ins w:id="900" w:author="Mike Schenk" w:date="2011-01-19T01:21:00Z"/>
              <w:del w:id="901" w:author="Jerod Hodgkin" w:date="2011-01-21T20:45:00Z"/>
              <w:noProof/>
            </w:rPr>
          </w:pPr>
          <w:ins w:id="902" w:author="Mike Schenk" w:date="2011-01-19T01:21:00Z">
            <w:del w:id="903" w:author="Jerod Hodgkin" w:date="2011-01-21T20:45:00Z">
              <w:r w:rsidRPr="00A93C48" w:rsidDel="00A93C48">
                <w:rPr>
                  <w:rStyle w:val="Hyperlink"/>
                  <w:rFonts w:eastAsia="Arial"/>
                  <w:noProof/>
                  <w:lang w:bidi="en-US"/>
                  <w:rPrChange w:id="904" w:author="Jerod Hodgkin" w:date="2011-01-21T20:45:00Z">
                    <w:rPr>
                      <w:rStyle w:val="Hyperlink"/>
                      <w:rFonts w:eastAsia="Arial"/>
                      <w:noProof/>
                      <w:lang w:bidi="en-US"/>
                    </w:rPr>
                  </w:rPrChange>
                </w:rPr>
                <w:delText>Bibliography</w:delText>
              </w:r>
              <w:r w:rsidDel="00A93C48">
                <w:rPr>
                  <w:noProof/>
                  <w:webHidden/>
                </w:rPr>
                <w:tab/>
              </w:r>
            </w:del>
            <w:del w:id="905" w:author="Jerod Hodgkin" w:date="2011-01-21T20:43:00Z">
              <w:r w:rsidDel="00A93C48">
                <w:rPr>
                  <w:noProof/>
                  <w:webHidden/>
                </w:rPr>
                <w:delText>62</w:delText>
              </w:r>
            </w:del>
          </w:ins>
        </w:p>
        <w:p w:rsidR="004069B1" w:rsidDel="00A93C48" w:rsidRDefault="004069B1">
          <w:pPr>
            <w:pStyle w:val="TOC1"/>
            <w:tabs>
              <w:tab w:val="right" w:leader="dot" w:pos="9350"/>
            </w:tabs>
            <w:rPr>
              <w:ins w:id="906" w:author="Mike Schenk" w:date="2011-01-19T01:21:00Z"/>
              <w:del w:id="907" w:author="Jerod Hodgkin" w:date="2011-01-21T20:45:00Z"/>
              <w:noProof/>
            </w:rPr>
          </w:pPr>
          <w:ins w:id="908" w:author="Mike Schenk" w:date="2011-01-19T01:21:00Z">
            <w:del w:id="909" w:author="Jerod Hodgkin" w:date="2011-01-21T20:45:00Z">
              <w:r w:rsidRPr="00A93C48" w:rsidDel="00A93C48">
                <w:rPr>
                  <w:rStyle w:val="Hyperlink"/>
                  <w:noProof/>
                  <w:lang w:bidi="en-US"/>
                  <w:rPrChange w:id="910" w:author="Jerod Hodgkin" w:date="2011-01-21T20:45:00Z">
                    <w:rPr>
                      <w:rStyle w:val="Hyperlink"/>
                      <w:noProof/>
                      <w:lang w:bidi="en-US"/>
                    </w:rPr>
                  </w:rPrChange>
                </w:rPr>
                <w:delText>History of Work</w:delText>
              </w:r>
              <w:r w:rsidDel="00A93C48">
                <w:rPr>
                  <w:noProof/>
                  <w:webHidden/>
                </w:rPr>
                <w:tab/>
              </w:r>
            </w:del>
            <w:del w:id="911" w:author="Jerod Hodgkin" w:date="2011-01-21T20:43:00Z">
              <w:r w:rsidDel="00A93C48">
                <w:rPr>
                  <w:noProof/>
                  <w:webHidden/>
                </w:rPr>
                <w:delText>63</w:delText>
              </w:r>
            </w:del>
          </w:ins>
        </w:p>
        <w:p w:rsidR="004069B1" w:rsidDel="00A93C48" w:rsidRDefault="004069B1">
          <w:pPr>
            <w:pStyle w:val="TOC1"/>
            <w:tabs>
              <w:tab w:val="right" w:leader="dot" w:pos="9350"/>
            </w:tabs>
            <w:rPr>
              <w:ins w:id="912" w:author="Mike Schenk" w:date="2011-01-19T01:21:00Z"/>
              <w:del w:id="913" w:author="Jerod Hodgkin" w:date="2011-01-21T20:45:00Z"/>
              <w:noProof/>
            </w:rPr>
          </w:pPr>
          <w:ins w:id="914" w:author="Mike Schenk" w:date="2011-01-19T01:21:00Z">
            <w:del w:id="915" w:author="Jerod Hodgkin" w:date="2011-01-21T20:45:00Z">
              <w:r w:rsidRPr="00A93C48" w:rsidDel="00A93C48">
                <w:rPr>
                  <w:rStyle w:val="Hyperlink"/>
                  <w:noProof/>
                  <w:lang w:bidi="en-US"/>
                  <w:rPrChange w:id="916" w:author="Jerod Hodgkin" w:date="2011-01-21T20:45:00Z">
                    <w:rPr>
                      <w:rStyle w:val="Hyperlink"/>
                      <w:noProof/>
                      <w:lang w:bidi="en-US"/>
                    </w:rPr>
                  </w:rPrChange>
                </w:rPr>
                <w:delText>Gantt Chart</w:delText>
              </w:r>
              <w:r w:rsidDel="00A93C48">
                <w:rPr>
                  <w:noProof/>
                  <w:webHidden/>
                </w:rPr>
                <w:tab/>
              </w:r>
            </w:del>
            <w:del w:id="917" w:author="Jerod Hodgkin" w:date="2011-01-21T20:43:00Z">
              <w:r w:rsidDel="00A93C48">
                <w:rPr>
                  <w:noProof/>
                  <w:webHidden/>
                </w:rPr>
                <w:delText>64</w:delText>
              </w:r>
            </w:del>
          </w:ins>
        </w:p>
        <w:p w:rsidR="00387E88" w:rsidDel="00A93C48" w:rsidRDefault="00AC7C7B">
          <w:pPr>
            <w:pStyle w:val="TOC1"/>
            <w:tabs>
              <w:tab w:val="right" w:leader="dot" w:pos="9350"/>
            </w:tabs>
            <w:rPr>
              <w:del w:id="918" w:author="Jerod Hodgkin" w:date="2011-01-21T20:45:00Z"/>
              <w:noProof/>
            </w:rPr>
          </w:pPr>
          <w:del w:id="919" w:author="Jerod Hodgkin" w:date="2011-01-21T20:45:00Z">
            <w:r w:rsidRPr="00AC7C7B" w:rsidDel="00A93C48">
              <w:rPr>
                <w:noProof/>
                <w:rPrChange w:id="920" w:author="Jerod Hodgkin" w:date="2011-01-18T22:53:00Z">
                  <w:rPr>
                    <w:rStyle w:val="Hyperlink"/>
                    <w:rFonts w:eastAsia="Arial"/>
                    <w:noProof/>
                  </w:rPr>
                </w:rPrChange>
              </w:rPr>
              <w:delText>Responsibility Matrix</w:delText>
            </w:r>
            <w:r w:rsidR="00387E88" w:rsidDel="00A93C48">
              <w:rPr>
                <w:noProof/>
                <w:webHidden/>
              </w:rPr>
              <w:tab/>
              <w:delText>2</w:delText>
            </w:r>
          </w:del>
        </w:p>
        <w:p w:rsidR="00387E88" w:rsidDel="00A93C48" w:rsidRDefault="00AC7C7B">
          <w:pPr>
            <w:pStyle w:val="TOC1"/>
            <w:tabs>
              <w:tab w:val="right" w:leader="dot" w:pos="9350"/>
            </w:tabs>
            <w:rPr>
              <w:del w:id="921" w:author="Jerod Hodgkin" w:date="2011-01-21T20:45:00Z"/>
              <w:noProof/>
            </w:rPr>
          </w:pPr>
          <w:del w:id="922" w:author="Jerod Hodgkin" w:date="2011-01-21T20:45:00Z">
            <w:r w:rsidRPr="00AC7C7B" w:rsidDel="00A93C48">
              <w:rPr>
                <w:noProof/>
                <w:rPrChange w:id="923" w:author="Jerod Hodgkin" w:date="2011-01-18T22:53:00Z">
                  <w:rPr>
                    <w:rStyle w:val="Hyperlink"/>
                    <w:rFonts w:eastAsia="Arial"/>
                    <w:noProof/>
                  </w:rPr>
                </w:rPrChange>
              </w:rPr>
              <w:delText>Responsibility Allocation Chart</w:delText>
            </w:r>
            <w:r w:rsidR="00387E88" w:rsidDel="00A93C48">
              <w:rPr>
                <w:noProof/>
                <w:webHidden/>
              </w:rPr>
              <w:tab/>
              <w:delText>2</w:delText>
            </w:r>
          </w:del>
        </w:p>
        <w:p w:rsidR="00387E88" w:rsidDel="00A93C48" w:rsidRDefault="00AC7C7B">
          <w:pPr>
            <w:pStyle w:val="TOC1"/>
            <w:tabs>
              <w:tab w:val="right" w:leader="dot" w:pos="9350"/>
            </w:tabs>
            <w:rPr>
              <w:del w:id="924" w:author="Jerod Hodgkin" w:date="2011-01-21T20:45:00Z"/>
              <w:noProof/>
            </w:rPr>
          </w:pPr>
          <w:del w:id="925" w:author="Jerod Hodgkin" w:date="2011-01-21T20:45:00Z">
            <w:r w:rsidRPr="00AC7C7B" w:rsidDel="00A93C48">
              <w:rPr>
                <w:noProof/>
                <w:rPrChange w:id="926" w:author="Jerod Hodgkin" w:date="2011-01-18T22:53:00Z">
                  <w:rPr>
                    <w:rStyle w:val="Hyperlink"/>
                    <w:rFonts w:eastAsia="Arial"/>
                    <w:noProof/>
                  </w:rPr>
                </w:rPrChange>
              </w:rPr>
              <w:delText>Summary of Changes</w:delText>
            </w:r>
            <w:r w:rsidR="00387E88" w:rsidDel="00A93C48">
              <w:rPr>
                <w:noProof/>
                <w:webHidden/>
              </w:rPr>
              <w:tab/>
              <w:delText>3</w:delText>
            </w:r>
          </w:del>
        </w:p>
        <w:p w:rsidR="00387E88" w:rsidDel="00A93C48" w:rsidRDefault="00AC7C7B">
          <w:pPr>
            <w:pStyle w:val="TOC1"/>
            <w:tabs>
              <w:tab w:val="right" w:leader="dot" w:pos="9350"/>
            </w:tabs>
            <w:rPr>
              <w:del w:id="927" w:author="Jerod Hodgkin" w:date="2011-01-21T20:45:00Z"/>
              <w:noProof/>
            </w:rPr>
          </w:pPr>
          <w:del w:id="928" w:author="Jerod Hodgkin" w:date="2011-01-21T20:45:00Z">
            <w:r w:rsidRPr="00AC7C7B" w:rsidDel="00A93C48">
              <w:rPr>
                <w:noProof/>
                <w:rPrChange w:id="929" w:author="Jerod Hodgkin" w:date="2011-01-18T22:53:00Z">
                  <w:rPr>
                    <w:rStyle w:val="Hyperlink"/>
                    <w:rFonts w:eastAsia="Arial"/>
                    <w:noProof/>
                  </w:rPr>
                </w:rPrChange>
              </w:rPr>
              <w:delText>Introduction (Customer Statement of Requirements)</w:delText>
            </w:r>
            <w:r w:rsidR="00387E88" w:rsidDel="00A93C48">
              <w:rPr>
                <w:noProof/>
                <w:webHidden/>
              </w:rPr>
              <w:tab/>
              <w:delText>7</w:delText>
            </w:r>
          </w:del>
        </w:p>
        <w:p w:rsidR="00387E88" w:rsidDel="00A93C48" w:rsidRDefault="00AC7C7B">
          <w:pPr>
            <w:pStyle w:val="TOC2"/>
            <w:tabs>
              <w:tab w:val="right" w:leader="dot" w:pos="9350"/>
            </w:tabs>
            <w:rPr>
              <w:del w:id="930" w:author="Jerod Hodgkin" w:date="2011-01-21T20:45:00Z"/>
              <w:noProof/>
            </w:rPr>
          </w:pPr>
          <w:del w:id="931" w:author="Jerod Hodgkin" w:date="2011-01-21T20:45:00Z">
            <w:r w:rsidRPr="00AC7C7B" w:rsidDel="00A93C48">
              <w:rPr>
                <w:noProof/>
                <w:rPrChange w:id="932" w:author="Jerod Hodgkin" w:date="2011-01-18T22:53:00Z">
                  <w:rPr>
                    <w:rStyle w:val="Hyperlink"/>
                    <w:rFonts w:eastAsia="Arial"/>
                    <w:noProof/>
                  </w:rPr>
                </w:rPrChange>
              </w:rPr>
              <w:delText>Purpose</w:delText>
            </w:r>
            <w:r w:rsidR="00387E88" w:rsidDel="00A93C48">
              <w:rPr>
                <w:noProof/>
                <w:webHidden/>
              </w:rPr>
              <w:tab/>
              <w:delText>7</w:delText>
            </w:r>
          </w:del>
        </w:p>
        <w:p w:rsidR="00387E88" w:rsidDel="00A93C48" w:rsidRDefault="00AC7C7B">
          <w:pPr>
            <w:pStyle w:val="TOC2"/>
            <w:tabs>
              <w:tab w:val="right" w:leader="dot" w:pos="9350"/>
            </w:tabs>
            <w:rPr>
              <w:del w:id="933" w:author="Jerod Hodgkin" w:date="2011-01-21T20:45:00Z"/>
              <w:noProof/>
            </w:rPr>
          </w:pPr>
          <w:del w:id="934" w:author="Jerod Hodgkin" w:date="2011-01-21T20:45:00Z">
            <w:r w:rsidRPr="00AC7C7B" w:rsidDel="00A93C48">
              <w:rPr>
                <w:noProof/>
                <w:rPrChange w:id="935" w:author="Jerod Hodgkin" w:date="2011-01-18T22:53:00Z">
                  <w:rPr>
                    <w:rStyle w:val="Hyperlink"/>
                    <w:rFonts w:eastAsia="Arial"/>
                    <w:noProof/>
                  </w:rPr>
                </w:rPrChange>
              </w:rPr>
              <w:delText>Scope</w:delText>
            </w:r>
            <w:r w:rsidR="00387E88" w:rsidDel="00A93C48">
              <w:rPr>
                <w:noProof/>
                <w:webHidden/>
              </w:rPr>
              <w:tab/>
              <w:delText>7</w:delText>
            </w:r>
          </w:del>
        </w:p>
        <w:p w:rsidR="00387E88" w:rsidDel="00A93C48" w:rsidRDefault="00AC7C7B">
          <w:pPr>
            <w:pStyle w:val="TOC2"/>
            <w:tabs>
              <w:tab w:val="right" w:leader="dot" w:pos="9350"/>
            </w:tabs>
            <w:rPr>
              <w:del w:id="936" w:author="Jerod Hodgkin" w:date="2011-01-21T20:45:00Z"/>
              <w:noProof/>
            </w:rPr>
          </w:pPr>
          <w:del w:id="937" w:author="Jerod Hodgkin" w:date="2011-01-21T20:45:00Z">
            <w:r w:rsidRPr="00AC7C7B" w:rsidDel="00A93C48">
              <w:rPr>
                <w:noProof/>
                <w:rPrChange w:id="938" w:author="Jerod Hodgkin" w:date="2011-01-18T22:53:00Z">
                  <w:rPr>
                    <w:rStyle w:val="Hyperlink"/>
                    <w:rFonts w:eastAsia="Arial"/>
                    <w:noProof/>
                  </w:rPr>
                </w:rPrChange>
              </w:rPr>
              <w:delText>References</w:delText>
            </w:r>
            <w:r w:rsidR="00387E88" w:rsidDel="00A93C48">
              <w:rPr>
                <w:noProof/>
                <w:webHidden/>
              </w:rPr>
              <w:tab/>
              <w:delText>7</w:delText>
            </w:r>
          </w:del>
        </w:p>
        <w:p w:rsidR="00387E88" w:rsidDel="00A93C48" w:rsidRDefault="00AC7C7B">
          <w:pPr>
            <w:pStyle w:val="TOC2"/>
            <w:tabs>
              <w:tab w:val="right" w:leader="dot" w:pos="9350"/>
            </w:tabs>
            <w:rPr>
              <w:del w:id="939" w:author="Jerod Hodgkin" w:date="2011-01-21T20:45:00Z"/>
              <w:noProof/>
            </w:rPr>
          </w:pPr>
          <w:del w:id="940" w:author="Jerod Hodgkin" w:date="2011-01-21T20:45:00Z">
            <w:r w:rsidRPr="00AC7C7B" w:rsidDel="00A93C48">
              <w:rPr>
                <w:noProof/>
                <w:rPrChange w:id="941" w:author="Jerod Hodgkin" w:date="2011-01-18T22:53:00Z">
                  <w:rPr>
                    <w:rStyle w:val="Hyperlink"/>
                    <w:rFonts w:eastAsia="Arial"/>
                    <w:noProof/>
                  </w:rPr>
                </w:rPrChange>
              </w:rPr>
              <w:delText>Audience</w:delText>
            </w:r>
            <w:r w:rsidR="00387E88" w:rsidDel="00A93C48">
              <w:rPr>
                <w:noProof/>
                <w:webHidden/>
              </w:rPr>
              <w:tab/>
              <w:delText>8</w:delText>
            </w:r>
          </w:del>
        </w:p>
        <w:p w:rsidR="00387E88" w:rsidDel="00A93C48" w:rsidRDefault="00AC7C7B">
          <w:pPr>
            <w:pStyle w:val="TOC1"/>
            <w:tabs>
              <w:tab w:val="right" w:leader="dot" w:pos="9350"/>
            </w:tabs>
            <w:rPr>
              <w:del w:id="942" w:author="Jerod Hodgkin" w:date="2011-01-21T20:45:00Z"/>
              <w:noProof/>
            </w:rPr>
          </w:pPr>
          <w:del w:id="943" w:author="Jerod Hodgkin" w:date="2011-01-21T20:45:00Z">
            <w:r w:rsidRPr="00AC7C7B" w:rsidDel="00A93C48">
              <w:rPr>
                <w:noProof/>
                <w:rPrChange w:id="944" w:author="Jerod Hodgkin" w:date="2011-01-18T22:53:00Z">
                  <w:rPr>
                    <w:rStyle w:val="Hyperlink"/>
                    <w:rFonts w:eastAsia="Arial"/>
                    <w:noProof/>
                  </w:rPr>
                </w:rPrChange>
              </w:rPr>
              <w:delText>System Overview</w:delText>
            </w:r>
            <w:r w:rsidR="00387E88" w:rsidDel="00A93C48">
              <w:rPr>
                <w:noProof/>
                <w:webHidden/>
              </w:rPr>
              <w:tab/>
              <w:delText>9</w:delText>
            </w:r>
          </w:del>
        </w:p>
        <w:p w:rsidR="00387E88" w:rsidDel="00A93C48" w:rsidRDefault="00AC7C7B">
          <w:pPr>
            <w:pStyle w:val="TOC2"/>
            <w:tabs>
              <w:tab w:val="right" w:leader="dot" w:pos="9350"/>
            </w:tabs>
            <w:rPr>
              <w:del w:id="945" w:author="Jerod Hodgkin" w:date="2011-01-21T20:45:00Z"/>
              <w:noProof/>
            </w:rPr>
          </w:pPr>
          <w:del w:id="946" w:author="Jerod Hodgkin" w:date="2011-01-21T20:45:00Z">
            <w:r w:rsidRPr="00AC7C7B" w:rsidDel="00A93C48">
              <w:rPr>
                <w:noProof/>
                <w:rPrChange w:id="947" w:author="Jerod Hodgkin" w:date="2011-01-18T22:53:00Z">
                  <w:rPr>
                    <w:rStyle w:val="Hyperlink"/>
                    <w:noProof/>
                  </w:rPr>
                </w:rPrChange>
              </w:rPr>
              <w:delText>System functionality</w:delText>
            </w:r>
            <w:r w:rsidR="00387E88" w:rsidDel="00A93C48">
              <w:rPr>
                <w:noProof/>
                <w:webHidden/>
              </w:rPr>
              <w:tab/>
              <w:delText>9</w:delText>
            </w:r>
          </w:del>
        </w:p>
        <w:p w:rsidR="00387E88" w:rsidDel="00A93C48" w:rsidRDefault="00AC7C7B">
          <w:pPr>
            <w:pStyle w:val="TOC2"/>
            <w:tabs>
              <w:tab w:val="right" w:leader="dot" w:pos="9350"/>
            </w:tabs>
            <w:rPr>
              <w:del w:id="948" w:author="Jerod Hodgkin" w:date="2011-01-21T20:45:00Z"/>
              <w:noProof/>
            </w:rPr>
          </w:pPr>
          <w:del w:id="949" w:author="Jerod Hodgkin" w:date="2011-01-21T20:45:00Z">
            <w:r w:rsidRPr="00AC7C7B" w:rsidDel="00A93C48">
              <w:rPr>
                <w:noProof/>
                <w:rPrChange w:id="950" w:author="Jerod Hodgkin" w:date="2011-01-18T22:53:00Z">
                  <w:rPr>
                    <w:rStyle w:val="Hyperlink"/>
                    <w:rFonts w:eastAsia="Arial"/>
                    <w:noProof/>
                  </w:rPr>
                </w:rPrChange>
              </w:rPr>
              <w:delText>System Components</w:delText>
            </w:r>
            <w:r w:rsidR="00387E88" w:rsidDel="00A93C48">
              <w:rPr>
                <w:noProof/>
                <w:webHidden/>
              </w:rPr>
              <w:tab/>
              <w:delText>9</w:delText>
            </w:r>
          </w:del>
        </w:p>
        <w:p w:rsidR="00387E88" w:rsidDel="00A93C48" w:rsidRDefault="00AC7C7B">
          <w:pPr>
            <w:pStyle w:val="TOC2"/>
            <w:tabs>
              <w:tab w:val="right" w:leader="dot" w:pos="9350"/>
            </w:tabs>
            <w:rPr>
              <w:del w:id="951" w:author="Jerod Hodgkin" w:date="2011-01-21T20:45:00Z"/>
              <w:noProof/>
            </w:rPr>
          </w:pPr>
          <w:del w:id="952" w:author="Jerod Hodgkin" w:date="2011-01-21T20:45:00Z">
            <w:r w:rsidRPr="00AC7C7B" w:rsidDel="00A93C48">
              <w:rPr>
                <w:noProof/>
                <w:rPrChange w:id="953" w:author="Jerod Hodgkin" w:date="2011-01-18T22:53:00Z">
                  <w:rPr>
                    <w:rStyle w:val="Hyperlink"/>
                    <w:rFonts w:eastAsia="Arial"/>
                    <w:noProof/>
                  </w:rPr>
                </w:rPrChange>
              </w:rPr>
              <w:delText>Basic Design Approach</w:delText>
            </w:r>
            <w:r w:rsidR="00387E88" w:rsidDel="00A93C48">
              <w:rPr>
                <w:noProof/>
                <w:webHidden/>
              </w:rPr>
              <w:tab/>
              <w:delText>10</w:delText>
            </w:r>
          </w:del>
        </w:p>
        <w:p w:rsidR="00387E88" w:rsidDel="00A93C48" w:rsidRDefault="00AC7C7B">
          <w:pPr>
            <w:pStyle w:val="TOC1"/>
            <w:tabs>
              <w:tab w:val="right" w:leader="dot" w:pos="9350"/>
            </w:tabs>
            <w:rPr>
              <w:del w:id="954" w:author="Jerod Hodgkin" w:date="2011-01-21T20:45:00Z"/>
              <w:noProof/>
            </w:rPr>
          </w:pPr>
          <w:del w:id="955" w:author="Jerod Hodgkin" w:date="2011-01-21T20:45:00Z">
            <w:r w:rsidRPr="00AC7C7B" w:rsidDel="00A93C48">
              <w:rPr>
                <w:noProof/>
                <w:rPrChange w:id="956" w:author="Jerod Hodgkin" w:date="2011-01-18T22:53:00Z">
                  <w:rPr>
                    <w:rStyle w:val="Hyperlink"/>
                    <w:rFonts w:eastAsia="Arial"/>
                    <w:noProof/>
                  </w:rPr>
                </w:rPrChange>
              </w:rPr>
              <w:delText>User Interface Prototypes</w:delText>
            </w:r>
            <w:r w:rsidR="00387E88" w:rsidDel="00A93C48">
              <w:rPr>
                <w:noProof/>
                <w:webHidden/>
              </w:rPr>
              <w:tab/>
              <w:delText>11</w:delText>
            </w:r>
          </w:del>
        </w:p>
        <w:p w:rsidR="00387E88" w:rsidDel="00A93C48" w:rsidRDefault="00AC7C7B">
          <w:pPr>
            <w:pStyle w:val="TOC2"/>
            <w:tabs>
              <w:tab w:val="right" w:leader="dot" w:pos="9350"/>
            </w:tabs>
            <w:rPr>
              <w:del w:id="957" w:author="Jerod Hodgkin" w:date="2011-01-21T20:45:00Z"/>
              <w:noProof/>
            </w:rPr>
          </w:pPr>
          <w:del w:id="958" w:author="Jerod Hodgkin" w:date="2011-01-21T20:45:00Z">
            <w:r w:rsidRPr="00AC7C7B" w:rsidDel="00A93C48">
              <w:rPr>
                <w:noProof/>
                <w:rPrChange w:id="959" w:author="Jerod Hodgkin" w:date="2011-01-18T22:53:00Z">
                  <w:rPr>
                    <w:rStyle w:val="Hyperlink"/>
                    <w:rFonts w:eastAsia="Arial"/>
                    <w:noProof/>
                  </w:rPr>
                </w:rPrChange>
              </w:rPr>
              <w:delText>Login Screen</w:delText>
            </w:r>
            <w:r w:rsidR="00387E88" w:rsidDel="00A93C48">
              <w:rPr>
                <w:noProof/>
                <w:webHidden/>
              </w:rPr>
              <w:tab/>
              <w:delText>11</w:delText>
            </w:r>
          </w:del>
        </w:p>
        <w:p w:rsidR="00387E88" w:rsidDel="00A93C48" w:rsidRDefault="00AC7C7B">
          <w:pPr>
            <w:pStyle w:val="TOC2"/>
            <w:tabs>
              <w:tab w:val="right" w:leader="dot" w:pos="9350"/>
            </w:tabs>
            <w:rPr>
              <w:del w:id="960" w:author="Jerod Hodgkin" w:date="2011-01-21T20:45:00Z"/>
              <w:noProof/>
            </w:rPr>
          </w:pPr>
          <w:del w:id="961" w:author="Jerod Hodgkin" w:date="2011-01-21T20:45:00Z">
            <w:r w:rsidRPr="00AC7C7B" w:rsidDel="00A93C48">
              <w:rPr>
                <w:noProof/>
                <w:rPrChange w:id="962" w:author="Jerod Hodgkin" w:date="2011-01-18T22:53:00Z">
                  <w:rPr>
                    <w:rStyle w:val="Hyperlink"/>
                    <w:rFonts w:eastAsia="Arial"/>
                    <w:noProof/>
                  </w:rPr>
                </w:rPrChange>
              </w:rPr>
              <w:delText>Order Entry Screen</w:delText>
            </w:r>
            <w:r w:rsidR="00387E88" w:rsidDel="00A93C48">
              <w:rPr>
                <w:noProof/>
                <w:webHidden/>
              </w:rPr>
              <w:tab/>
              <w:delText>12</w:delText>
            </w:r>
          </w:del>
        </w:p>
        <w:p w:rsidR="00387E88" w:rsidDel="00A93C48" w:rsidRDefault="00AC7C7B">
          <w:pPr>
            <w:pStyle w:val="TOC2"/>
            <w:tabs>
              <w:tab w:val="right" w:leader="dot" w:pos="9350"/>
            </w:tabs>
            <w:rPr>
              <w:del w:id="963" w:author="Jerod Hodgkin" w:date="2011-01-21T20:45:00Z"/>
              <w:noProof/>
            </w:rPr>
          </w:pPr>
          <w:del w:id="964" w:author="Jerod Hodgkin" w:date="2011-01-21T20:45:00Z">
            <w:r w:rsidRPr="00AC7C7B" w:rsidDel="00A93C48">
              <w:rPr>
                <w:noProof/>
                <w:rPrChange w:id="965" w:author="Jerod Hodgkin" w:date="2011-01-18T22:53:00Z">
                  <w:rPr>
                    <w:rStyle w:val="Hyperlink"/>
                    <w:rFonts w:eastAsia="Arial"/>
                    <w:noProof/>
                  </w:rPr>
                </w:rPrChange>
              </w:rPr>
              <w:delText>Cook’s Screen</w:delText>
            </w:r>
            <w:r w:rsidR="00387E88" w:rsidDel="00A93C48">
              <w:rPr>
                <w:noProof/>
                <w:webHidden/>
              </w:rPr>
              <w:tab/>
              <w:delText>13</w:delText>
            </w:r>
          </w:del>
        </w:p>
        <w:p w:rsidR="00387E88" w:rsidDel="00A93C48" w:rsidRDefault="00AC7C7B">
          <w:pPr>
            <w:pStyle w:val="TOC2"/>
            <w:tabs>
              <w:tab w:val="right" w:leader="dot" w:pos="9350"/>
            </w:tabs>
            <w:rPr>
              <w:del w:id="966" w:author="Jerod Hodgkin" w:date="2011-01-21T20:45:00Z"/>
              <w:noProof/>
            </w:rPr>
          </w:pPr>
          <w:del w:id="967" w:author="Jerod Hodgkin" w:date="2011-01-21T20:45:00Z">
            <w:r w:rsidRPr="00AC7C7B" w:rsidDel="00A93C48">
              <w:rPr>
                <w:noProof/>
                <w:rPrChange w:id="968" w:author="Jerod Hodgkin" w:date="2011-01-18T22:53:00Z">
                  <w:rPr>
                    <w:rStyle w:val="Hyperlink"/>
                    <w:rFonts w:eastAsia="Arial"/>
                    <w:noProof/>
                  </w:rPr>
                </w:rPrChange>
              </w:rPr>
              <w:delText>Inventory Management Touch-Screen</w:delText>
            </w:r>
            <w:r w:rsidR="00387E88" w:rsidDel="00A93C48">
              <w:rPr>
                <w:noProof/>
                <w:webHidden/>
              </w:rPr>
              <w:tab/>
              <w:delText>14</w:delText>
            </w:r>
          </w:del>
        </w:p>
        <w:p w:rsidR="00387E88" w:rsidDel="00A93C48" w:rsidRDefault="00AC7C7B">
          <w:pPr>
            <w:pStyle w:val="TOC2"/>
            <w:tabs>
              <w:tab w:val="right" w:leader="dot" w:pos="9350"/>
            </w:tabs>
            <w:rPr>
              <w:del w:id="969" w:author="Jerod Hodgkin" w:date="2011-01-21T20:45:00Z"/>
              <w:noProof/>
            </w:rPr>
          </w:pPr>
          <w:del w:id="970" w:author="Jerod Hodgkin" w:date="2011-01-21T20:45:00Z">
            <w:r w:rsidRPr="00AC7C7B" w:rsidDel="00A93C48">
              <w:rPr>
                <w:noProof/>
                <w:rPrChange w:id="971" w:author="Jerod Hodgkin" w:date="2011-01-18T22:53:00Z">
                  <w:rPr>
                    <w:rStyle w:val="Hyperlink"/>
                    <w:rFonts w:eastAsia="Arial"/>
                    <w:noProof/>
                  </w:rPr>
                </w:rPrChange>
              </w:rPr>
              <w:delText>Inventory Management</w:delText>
            </w:r>
            <w:r w:rsidR="00387E88" w:rsidDel="00A93C48">
              <w:rPr>
                <w:noProof/>
                <w:webHidden/>
              </w:rPr>
              <w:tab/>
              <w:delText>15</w:delText>
            </w:r>
          </w:del>
        </w:p>
        <w:p w:rsidR="00387E88" w:rsidDel="00A93C48" w:rsidRDefault="00AC7C7B">
          <w:pPr>
            <w:pStyle w:val="TOC2"/>
            <w:tabs>
              <w:tab w:val="right" w:leader="dot" w:pos="9350"/>
            </w:tabs>
            <w:rPr>
              <w:del w:id="972" w:author="Jerod Hodgkin" w:date="2011-01-21T20:45:00Z"/>
              <w:noProof/>
            </w:rPr>
          </w:pPr>
          <w:del w:id="973" w:author="Jerod Hodgkin" w:date="2011-01-21T20:45:00Z">
            <w:r w:rsidRPr="00AC7C7B" w:rsidDel="00A93C48">
              <w:rPr>
                <w:noProof/>
                <w:rPrChange w:id="974" w:author="Jerod Hodgkin" w:date="2011-01-18T22:53:00Z">
                  <w:rPr>
                    <w:rStyle w:val="Hyperlink"/>
                    <w:rFonts w:eastAsia="Arial"/>
                    <w:bCs/>
                    <w:noProof/>
                  </w:rPr>
                </w:rPrChange>
              </w:rPr>
              <w:delText>Menu Management</w:delText>
            </w:r>
            <w:r w:rsidR="00387E88" w:rsidDel="00A93C48">
              <w:rPr>
                <w:noProof/>
                <w:webHidden/>
              </w:rPr>
              <w:tab/>
              <w:delText>16</w:delText>
            </w:r>
          </w:del>
        </w:p>
        <w:p w:rsidR="00387E88" w:rsidDel="00A93C48" w:rsidRDefault="00AC7C7B">
          <w:pPr>
            <w:pStyle w:val="TOC2"/>
            <w:tabs>
              <w:tab w:val="right" w:leader="dot" w:pos="9350"/>
            </w:tabs>
            <w:rPr>
              <w:del w:id="975" w:author="Jerod Hodgkin" w:date="2011-01-21T20:45:00Z"/>
              <w:noProof/>
            </w:rPr>
          </w:pPr>
          <w:del w:id="976" w:author="Jerod Hodgkin" w:date="2011-01-21T20:45:00Z">
            <w:r w:rsidRPr="00AC7C7B" w:rsidDel="00A93C48">
              <w:rPr>
                <w:noProof/>
                <w:rPrChange w:id="977" w:author="Jerod Hodgkin" w:date="2011-01-18T22:53:00Z">
                  <w:rPr>
                    <w:rStyle w:val="Hyperlink"/>
                    <w:rFonts w:eastAsia="Arial"/>
                    <w:bCs/>
                    <w:noProof/>
                  </w:rPr>
                </w:rPrChange>
              </w:rPr>
              <w:delText>Employee Management</w:delText>
            </w:r>
            <w:r w:rsidR="00387E88" w:rsidDel="00A93C48">
              <w:rPr>
                <w:noProof/>
                <w:webHidden/>
              </w:rPr>
              <w:tab/>
              <w:delText>17</w:delText>
            </w:r>
          </w:del>
        </w:p>
        <w:p w:rsidR="00387E88" w:rsidDel="00A93C48" w:rsidRDefault="00AC7C7B">
          <w:pPr>
            <w:pStyle w:val="TOC2"/>
            <w:tabs>
              <w:tab w:val="right" w:leader="dot" w:pos="9350"/>
            </w:tabs>
            <w:rPr>
              <w:del w:id="978" w:author="Jerod Hodgkin" w:date="2011-01-21T20:45:00Z"/>
              <w:noProof/>
            </w:rPr>
          </w:pPr>
          <w:del w:id="979" w:author="Jerod Hodgkin" w:date="2011-01-21T20:45:00Z">
            <w:r w:rsidRPr="00AC7C7B" w:rsidDel="00A93C48">
              <w:rPr>
                <w:noProof/>
                <w:rPrChange w:id="980" w:author="Jerod Hodgkin" w:date="2011-01-18T22:53:00Z">
                  <w:rPr>
                    <w:rStyle w:val="Hyperlink"/>
                    <w:rFonts w:eastAsia="Arial"/>
                    <w:bCs/>
                    <w:noProof/>
                  </w:rPr>
                </w:rPrChange>
              </w:rPr>
              <w:delText>Report Selection</w:delText>
            </w:r>
            <w:r w:rsidR="00387E88" w:rsidDel="00A93C48">
              <w:rPr>
                <w:noProof/>
                <w:webHidden/>
              </w:rPr>
              <w:tab/>
              <w:delText>18</w:delText>
            </w:r>
          </w:del>
        </w:p>
        <w:p w:rsidR="00387E88" w:rsidDel="00A93C48" w:rsidRDefault="00AC7C7B">
          <w:pPr>
            <w:pStyle w:val="TOC2"/>
            <w:tabs>
              <w:tab w:val="right" w:leader="dot" w:pos="9350"/>
            </w:tabs>
            <w:rPr>
              <w:del w:id="981" w:author="Jerod Hodgkin" w:date="2011-01-21T20:45:00Z"/>
              <w:noProof/>
            </w:rPr>
          </w:pPr>
          <w:del w:id="982" w:author="Jerod Hodgkin" w:date="2011-01-21T20:45:00Z">
            <w:r w:rsidRPr="00AC7C7B" w:rsidDel="00A93C48">
              <w:rPr>
                <w:noProof/>
                <w:rPrChange w:id="983" w:author="Jerod Hodgkin" w:date="2011-01-18T22:53:00Z">
                  <w:rPr>
                    <w:rStyle w:val="Hyperlink"/>
                    <w:rFonts w:eastAsia="Arial"/>
                    <w:bCs/>
                    <w:noProof/>
                  </w:rPr>
                </w:rPrChange>
              </w:rPr>
              <w:delText>Running Reports</w:delText>
            </w:r>
            <w:r w:rsidR="00387E88" w:rsidDel="00A93C48">
              <w:rPr>
                <w:noProof/>
                <w:webHidden/>
              </w:rPr>
              <w:tab/>
              <w:delText>19</w:delText>
            </w:r>
          </w:del>
        </w:p>
        <w:p w:rsidR="00387E88" w:rsidDel="00A93C48" w:rsidRDefault="00AC7C7B">
          <w:pPr>
            <w:pStyle w:val="TOC1"/>
            <w:tabs>
              <w:tab w:val="right" w:leader="dot" w:pos="9350"/>
            </w:tabs>
            <w:rPr>
              <w:del w:id="984" w:author="Jerod Hodgkin" w:date="2011-01-21T20:45:00Z"/>
              <w:noProof/>
            </w:rPr>
          </w:pPr>
          <w:del w:id="985" w:author="Jerod Hodgkin" w:date="2011-01-21T20:45:00Z">
            <w:r w:rsidRPr="00AC7C7B" w:rsidDel="00A93C48">
              <w:rPr>
                <w:noProof/>
                <w:rPrChange w:id="986" w:author="Jerod Hodgkin" w:date="2011-01-18T22:53:00Z">
                  <w:rPr>
                    <w:rStyle w:val="Hyperlink"/>
                    <w:rFonts w:eastAsia="Arial"/>
                    <w:noProof/>
                  </w:rPr>
                </w:rPrChange>
              </w:rPr>
              <w:delText>Design Considerations</w:delText>
            </w:r>
            <w:r w:rsidR="00387E88" w:rsidDel="00A93C48">
              <w:rPr>
                <w:noProof/>
                <w:webHidden/>
              </w:rPr>
              <w:tab/>
              <w:delText>20</w:delText>
            </w:r>
          </w:del>
        </w:p>
        <w:p w:rsidR="00387E88" w:rsidDel="00A93C48" w:rsidRDefault="00AC7C7B">
          <w:pPr>
            <w:pStyle w:val="TOC2"/>
            <w:tabs>
              <w:tab w:val="right" w:leader="dot" w:pos="9350"/>
            </w:tabs>
            <w:rPr>
              <w:del w:id="987" w:author="Jerod Hodgkin" w:date="2011-01-21T20:45:00Z"/>
              <w:noProof/>
            </w:rPr>
          </w:pPr>
          <w:del w:id="988" w:author="Jerod Hodgkin" w:date="2011-01-21T20:45:00Z">
            <w:r w:rsidRPr="00AC7C7B" w:rsidDel="00A93C48">
              <w:rPr>
                <w:noProof/>
                <w:rPrChange w:id="989" w:author="Jerod Hodgkin" w:date="2011-01-18T22:53:00Z">
                  <w:rPr>
                    <w:rStyle w:val="Hyperlink"/>
                    <w:rFonts w:eastAsia="Arial"/>
                    <w:noProof/>
                  </w:rPr>
                </w:rPrChange>
              </w:rPr>
              <w:delText>Assumptions and Dependencies</w:delText>
            </w:r>
            <w:r w:rsidR="00387E88" w:rsidDel="00A93C48">
              <w:rPr>
                <w:noProof/>
                <w:webHidden/>
              </w:rPr>
              <w:tab/>
              <w:delText>20</w:delText>
            </w:r>
          </w:del>
        </w:p>
        <w:p w:rsidR="00387E88" w:rsidDel="00A93C48" w:rsidRDefault="00AC7C7B">
          <w:pPr>
            <w:pStyle w:val="TOC2"/>
            <w:tabs>
              <w:tab w:val="right" w:leader="dot" w:pos="9350"/>
            </w:tabs>
            <w:rPr>
              <w:del w:id="990" w:author="Jerod Hodgkin" w:date="2011-01-21T20:45:00Z"/>
              <w:noProof/>
            </w:rPr>
          </w:pPr>
          <w:del w:id="991" w:author="Jerod Hodgkin" w:date="2011-01-21T20:45:00Z">
            <w:r w:rsidRPr="00AC7C7B" w:rsidDel="00A93C48">
              <w:rPr>
                <w:noProof/>
                <w:rPrChange w:id="992" w:author="Jerod Hodgkin" w:date="2011-01-18T22:53:00Z">
                  <w:rPr>
                    <w:rStyle w:val="Hyperlink"/>
                    <w:rFonts w:eastAsia="Arial"/>
                    <w:noProof/>
                  </w:rPr>
                </w:rPrChange>
              </w:rPr>
              <w:delText>General Constraints</w:delText>
            </w:r>
            <w:r w:rsidR="00387E88" w:rsidDel="00A93C48">
              <w:rPr>
                <w:noProof/>
                <w:webHidden/>
              </w:rPr>
              <w:tab/>
              <w:delText>20</w:delText>
            </w:r>
          </w:del>
        </w:p>
        <w:p w:rsidR="00387E88" w:rsidDel="00A93C48" w:rsidRDefault="00AC7C7B">
          <w:pPr>
            <w:pStyle w:val="TOC2"/>
            <w:tabs>
              <w:tab w:val="right" w:leader="dot" w:pos="9350"/>
            </w:tabs>
            <w:rPr>
              <w:del w:id="993" w:author="Jerod Hodgkin" w:date="2011-01-21T20:45:00Z"/>
              <w:noProof/>
            </w:rPr>
          </w:pPr>
          <w:del w:id="994" w:author="Jerod Hodgkin" w:date="2011-01-21T20:45:00Z">
            <w:r w:rsidRPr="00AC7C7B" w:rsidDel="00A93C48">
              <w:rPr>
                <w:noProof/>
                <w:rPrChange w:id="995" w:author="Jerod Hodgkin" w:date="2011-01-18T22:53:00Z">
                  <w:rPr>
                    <w:rStyle w:val="Hyperlink"/>
                    <w:rFonts w:eastAsia="Arial"/>
                    <w:noProof/>
                  </w:rPr>
                </w:rPrChange>
              </w:rPr>
              <w:delText>Architectural Strategies</w:delText>
            </w:r>
            <w:r w:rsidR="00387E88" w:rsidDel="00A93C48">
              <w:rPr>
                <w:noProof/>
                <w:webHidden/>
              </w:rPr>
              <w:tab/>
              <w:delText>20</w:delText>
            </w:r>
          </w:del>
        </w:p>
        <w:p w:rsidR="00387E88" w:rsidDel="00A93C48" w:rsidRDefault="00AC7C7B">
          <w:pPr>
            <w:pStyle w:val="TOC1"/>
            <w:tabs>
              <w:tab w:val="right" w:leader="dot" w:pos="9350"/>
            </w:tabs>
            <w:rPr>
              <w:del w:id="996" w:author="Jerod Hodgkin" w:date="2011-01-21T20:45:00Z"/>
              <w:noProof/>
            </w:rPr>
          </w:pPr>
          <w:del w:id="997" w:author="Jerod Hodgkin" w:date="2011-01-21T20:45:00Z">
            <w:r w:rsidRPr="00AC7C7B" w:rsidDel="00A93C48">
              <w:rPr>
                <w:noProof/>
                <w:rPrChange w:id="998" w:author="Jerod Hodgkin" w:date="2011-01-18T22:53:00Z">
                  <w:rPr>
                    <w:rStyle w:val="Hyperlink"/>
                    <w:rFonts w:eastAsia="Arial"/>
                    <w:noProof/>
                  </w:rPr>
                </w:rPrChange>
              </w:rPr>
              <w:delText>System Architecture</w:delText>
            </w:r>
            <w:r w:rsidR="00387E88" w:rsidDel="00A93C48">
              <w:rPr>
                <w:noProof/>
                <w:webHidden/>
              </w:rPr>
              <w:tab/>
              <w:delText>22</w:delText>
            </w:r>
          </w:del>
        </w:p>
        <w:p w:rsidR="00387E88" w:rsidDel="00A93C48" w:rsidRDefault="00AC7C7B">
          <w:pPr>
            <w:pStyle w:val="TOC2"/>
            <w:tabs>
              <w:tab w:val="right" w:leader="dot" w:pos="9350"/>
            </w:tabs>
            <w:rPr>
              <w:del w:id="999" w:author="Jerod Hodgkin" w:date="2011-01-21T20:45:00Z"/>
              <w:noProof/>
            </w:rPr>
          </w:pPr>
          <w:del w:id="1000" w:author="Jerod Hodgkin" w:date="2011-01-21T20:45:00Z">
            <w:r w:rsidRPr="00AC7C7B" w:rsidDel="00A93C48">
              <w:rPr>
                <w:noProof/>
                <w:rPrChange w:id="1001" w:author="Jerod Hodgkin" w:date="2011-01-18T22:53:00Z">
                  <w:rPr>
                    <w:rStyle w:val="Hyperlink"/>
                    <w:rFonts w:eastAsia="Arial"/>
                    <w:noProof/>
                  </w:rPr>
                </w:rPrChange>
              </w:rPr>
              <w:delText>Use Cases</w:delText>
            </w:r>
            <w:r w:rsidR="00387E88" w:rsidDel="00A93C48">
              <w:rPr>
                <w:noProof/>
                <w:webHidden/>
              </w:rPr>
              <w:tab/>
              <w:delText>22</w:delText>
            </w:r>
          </w:del>
        </w:p>
        <w:p w:rsidR="00387E88" w:rsidDel="00A93C48" w:rsidRDefault="00AC7C7B">
          <w:pPr>
            <w:pStyle w:val="TOC2"/>
            <w:tabs>
              <w:tab w:val="right" w:leader="dot" w:pos="9350"/>
            </w:tabs>
            <w:rPr>
              <w:del w:id="1002" w:author="Jerod Hodgkin" w:date="2011-01-21T20:45:00Z"/>
              <w:noProof/>
            </w:rPr>
          </w:pPr>
          <w:del w:id="1003" w:author="Jerod Hodgkin" w:date="2011-01-21T20:45:00Z">
            <w:r w:rsidRPr="00AC7C7B" w:rsidDel="00A93C48">
              <w:rPr>
                <w:noProof/>
                <w:rPrChange w:id="1004" w:author="Jerod Hodgkin" w:date="2011-01-18T22:53:00Z">
                  <w:rPr>
                    <w:rStyle w:val="Hyperlink"/>
                    <w:rFonts w:eastAsia="Arial"/>
                    <w:bCs/>
                    <w:noProof/>
                  </w:rPr>
                </w:rPrChange>
              </w:rPr>
              <w:delText>Menu Management</w:delText>
            </w:r>
            <w:r w:rsidR="00387E88" w:rsidDel="00A93C48">
              <w:rPr>
                <w:noProof/>
                <w:webHidden/>
              </w:rPr>
              <w:tab/>
              <w:delText>23</w:delText>
            </w:r>
          </w:del>
        </w:p>
        <w:p w:rsidR="00387E88" w:rsidDel="00A93C48" w:rsidRDefault="00AC7C7B">
          <w:pPr>
            <w:pStyle w:val="TOC3"/>
            <w:tabs>
              <w:tab w:val="right" w:leader="dot" w:pos="9350"/>
            </w:tabs>
            <w:rPr>
              <w:del w:id="1005" w:author="Jerod Hodgkin" w:date="2011-01-21T20:45:00Z"/>
              <w:noProof/>
            </w:rPr>
          </w:pPr>
          <w:del w:id="1006" w:author="Jerod Hodgkin" w:date="2011-01-21T20:45:00Z">
            <w:r w:rsidRPr="00AC7C7B" w:rsidDel="00A93C48">
              <w:rPr>
                <w:noProof/>
                <w:rPrChange w:id="1007" w:author="Jerod Hodgkin" w:date="2011-01-18T22:53:00Z">
                  <w:rPr>
                    <w:rStyle w:val="Hyperlink"/>
                    <w:rFonts w:eastAsia="Arial"/>
                    <w:bCs/>
                    <w:noProof/>
                  </w:rPr>
                </w:rPrChange>
              </w:rPr>
              <w:delText>Create menu item</w:delText>
            </w:r>
            <w:r w:rsidR="00387E88" w:rsidDel="00A93C48">
              <w:rPr>
                <w:noProof/>
                <w:webHidden/>
              </w:rPr>
              <w:tab/>
              <w:delText>23</w:delText>
            </w:r>
          </w:del>
        </w:p>
        <w:p w:rsidR="00387E88" w:rsidDel="00A93C48" w:rsidRDefault="00AC7C7B">
          <w:pPr>
            <w:pStyle w:val="TOC2"/>
            <w:tabs>
              <w:tab w:val="right" w:leader="dot" w:pos="9350"/>
            </w:tabs>
            <w:rPr>
              <w:del w:id="1008" w:author="Jerod Hodgkin" w:date="2011-01-21T20:45:00Z"/>
              <w:noProof/>
            </w:rPr>
          </w:pPr>
          <w:del w:id="1009" w:author="Jerod Hodgkin" w:date="2011-01-21T20:45:00Z">
            <w:r w:rsidRPr="00AC7C7B" w:rsidDel="00A93C48">
              <w:rPr>
                <w:noProof/>
                <w:rPrChange w:id="1010" w:author="Jerod Hodgkin" w:date="2011-01-18T22:53:00Z">
                  <w:rPr>
                    <w:rStyle w:val="Hyperlink"/>
                    <w:rFonts w:eastAsia="Arial"/>
                    <w:bCs/>
                    <w:noProof/>
                  </w:rPr>
                </w:rPrChange>
              </w:rPr>
              <w:delText>Inventory Management</w:delText>
            </w:r>
            <w:r w:rsidR="00387E88" w:rsidDel="00A93C48">
              <w:rPr>
                <w:noProof/>
                <w:webHidden/>
              </w:rPr>
              <w:tab/>
              <w:delText>24</w:delText>
            </w:r>
          </w:del>
        </w:p>
        <w:p w:rsidR="00387E88" w:rsidDel="00A93C48" w:rsidRDefault="00AC7C7B">
          <w:pPr>
            <w:pStyle w:val="TOC3"/>
            <w:tabs>
              <w:tab w:val="right" w:leader="dot" w:pos="9350"/>
            </w:tabs>
            <w:rPr>
              <w:del w:id="1011" w:author="Jerod Hodgkin" w:date="2011-01-21T20:45:00Z"/>
              <w:noProof/>
            </w:rPr>
          </w:pPr>
          <w:del w:id="1012" w:author="Jerod Hodgkin" w:date="2011-01-21T20:45:00Z">
            <w:r w:rsidRPr="00AC7C7B" w:rsidDel="00A93C48">
              <w:rPr>
                <w:noProof/>
                <w:rPrChange w:id="1013" w:author="Jerod Hodgkin" w:date="2011-01-18T22:53:00Z">
                  <w:rPr>
                    <w:rStyle w:val="Hyperlink"/>
                    <w:rFonts w:eastAsia="Arial"/>
                    <w:bCs/>
                    <w:noProof/>
                  </w:rPr>
                </w:rPrChange>
              </w:rPr>
              <w:delText>Add Supplier</w:delText>
            </w:r>
            <w:r w:rsidR="00387E88" w:rsidDel="00A93C48">
              <w:rPr>
                <w:noProof/>
                <w:webHidden/>
              </w:rPr>
              <w:tab/>
              <w:delText>24</w:delText>
            </w:r>
          </w:del>
        </w:p>
        <w:p w:rsidR="00387E88" w:rsidDel="00A93C48" w:rsidRDefault="00AC7C7B">
          <w:pPr>
            <w:pStyle w:val="TOC3"/>
            <w:tabs>
              <w:tab w:val="right" w:leader="dot" w:pos="9350"/>
            </w:tabs>
            <w:rPr>
              <w:del w:id="1014" w:author="Jerod Hodgkin" w:date="2011-01-21T20:45:00Z"/>
              <w:noProof/>
            </w:rPr>
          </w:pPr>
          <w:del w:id="1015" w:author="Jerod Hodgkin" w:date="2011-01-21T20:45:00Z">
            <w:r w:rsidRPr="00AC7C7B" w:rsidDel="00A93C48">
              <w:rPr>
                <w:noProof/>
                <w:rPrChange w:id="1016" w:author="Jerod Hodgkin" w:date="2011-01-18T22:53:00Z">
                  <w:rPr>
                    <w:rStyle w:val="Hyperlink"/>
                    <w:rFonts w:eastAsia="Arial"/>
                    <w:bCs/>
                    <w:noProof/>
                  </w:rPr>
                </w:rPrChange>
              </w:rPr>
              <w:delText>Receive an Inventory Order</w:delText>
            </w:r>
            <w:r w:rsidR="00387E88" w:rsidDel="00A93C48">
              <w:rPr>
                <w:noProof/>
                <w:webHidden/>
              </w:rPr>
              <w:tab/>
              <w:delText>24</w:delText>
            </w:r>
          </w:del>
        </w:p>
        <w:p w:rsidR="00387E88" w:rsidDel="00A93C48" w:rsidRDefault="00AC7C7B">
          <w:pPr>
            <w:pStyle w:val="TOC3"/>
            <w:tabs>
              <w:tab w:val="right" w:leader="dot" w:pos="9350"/>
            </w:tabs>
            <w:rPr>
              <w:del w:id="1017" w:author="Jerod Hodgkin" w:date="2011-01-21T20:45:00Z"/>
              <w:noProof/>
            </w:rPr>
          </w:pPr>
          <w:del w:id="1018" w:author="Jerod Hodgkin" w:date="2011-01-21T20:45:00Z">
            <w:r w:rsidRPr="00AC7C7B" w:rsidDel="00A93C48">
              <w:rPr>
                <w:noProof/>
                <w:rPrChange w:id="1019" w:author="Jerod Hodgkin" w:date="2011-01-18T22:53:00Z">
                  <w:rPr>
                    <w:rStyle w:val="Hyperlink"/>
                    <w:rFonts w:eastAsia="Arial"/>
                    <w:bCs/>
                    <w:noProof/>
                  </w:rPr>
                </w:rPrChange>
              </w:rPr>
              <w:delText>Reconcile Inventory</w:delText>
            </w:r>
            <w:r w:rsidR="00387E88" w:rsidDel="00A93C48">
              <w:rPr>
                <w:noProof/>
                <w:webHidden/>
              </w:rPr>
              <w:tab/>
              <w:delText>25</w:delText>
            </w:r>
          </w:del>
        </w:p>
        <w:p w:rsidR="00387E88" w:rsidDel="00A93C48" w:rsidRDefault="00AC7C7B">
          <w:pPr>
            <w:pStyle w:val="TOC3"/>
            <w:tabs>
              <w:tab w:val="right" w:leader="dot" w:pos="9350"/>
            </w:tabs>
            <w:rPr>
              <w:del w:id="1020" w:author="Jerod Hodgkin" w:date="2011-01-21T20:45:00Z"/>
              <w:noProof/>
            </w:rPr>
          </w:pPr>
          <w:del w:id="1021" w:author="Jerod Hodgkin" w:date="2011-01-21T20:45:00Z">
            <w:r w:rsidRPr="00AC7C7B" w:rsidDel="00A93C48">
              <w:rPr>
                <w:noProof/>
                <w:rPrChange w:id="1022" w:author="Jerod Hodgkin" w:date="2011-01-18T22:53:00Z">
                  <w:rPr>
                    <w:rStyle w:val="Hyperlink"/>
                    <w:rFonts w:eastAsia="Arial"/>
                    <w:bCs/>
                    <w:noProof/>
                  </w:rPr>
                </w:rPrChange>
              </w:rPr>
              <w:delText>Place an Inventory Order</w:delText>
            </w:r>
            <w:r w:rsidR="00387E88" w:rsidDel="00A93C48">
              <w:rPr>
                <w:noProof/>
                <w:webHidden/>
              </w:rPr>
              <w:tab/>
              <w:delText>26</w:delText>
            </w:r>
          </w:del>
        </w:p>
        <w:p w:rsidR="00387E88" w:rsidDel="00A93C48" w:rsidRDefault="00AC7C7B">
          <w:pPr>
            <w:pStyle w:val="TOC2"/>
            <w:tabs>
              <w:tab w:val="right" w:leader="dot" w:pos="9350"/>
            </w:tabs>
            <w:rPr>
              <w:del w:id="1023" w:author="Jerod Hodgkin" w:date="2011-01-21T20:45:00Z"/>
              <w:noProof/>
            </w:rPr>
          </w:pPr>
          <w:del w:id="1024" w:author="Jerod Hodgkin" w:date="2011-01-21T20:45:00Z">
            <w:r w:rsidRPr="00AC7C7B" w:rsidDel="00A93C48">
              <w:rPr>
                <w:noProof/>
                <w:rPrChange w:id="1025" w:author="Jerod Hodgkin" w:date="2011-01-18T22:53:00Z">
                  <w:rPr>
                    <w:rStyle w:val="Hyperlink"/>
                    <w:rFonts w:eastAsia="Arial"/>
                    <w:bCs/>
                    <w:noProof/>
                  </w:rPr>
                </w:rPrChange>
              </w:rPr>
              <w:delText>Cooks interface</w:delText>
            </w:r>
            <w:r w:rsidR="00387E88" w:rsidDel="00A93C48">
              <w:rPr>
                <w:noProof/>
                <w:webHidden/>
              </w:rPr>
              <w:tab/>
              <w:delText>27</w:delText>
            </w:r>
          </w:del>
        </w:p>
        <w:p w:rsidR="00387E88" w:rsidDel="00A93C48" w:rsidRDefault="00AC7C7B">
          <w:pPr>
            <w:pStyle w:val="TOC3"/>
            <w:tabs>
              <w:tab w:val="right" w:leader="dot" w:pos="9350"/>
            </w:tabs>
            <w:rPr>
              <w:del w:id="1026" w:author="Jerod Hodgkin" w:date="2011-01-21T20:45:00Z"/>
              <w:noProof/>
            </w:rPr>
          </w:pPr>
          <w:del w:id="1027" w:author="Jerod Hodgkin" w:date="2011-01-21T20:45:00Z">
            <w:r w:rsidRPr="00AC7C7B" w:rsidDel="00A93C48">
              <w:rPr>
                <w:noProof/>
                <w:rPrChange w:id="1028" w:author="Jerod Hodgkin" w:date="2011-01-18T22:53:00Z">
                  <w:rPr>
                    <w:rStyle w:val="Hyperlink"/>
                    <w:rFonts w:eastAsia="Arial"/>
                    <w:bCs/>
                    <w:noProof/>
                  </w:rPr>
                </w:rPrChange>
              </w:rPr>
              <w:delText>Complete a customer order</w:delText>
            </w:r>
            <w:r w:rsidR="00387E88" w:rsidDel="00A93C48">
              <w:rPr>
                <w:noProof/>
                <w:webHidden/>
              </w:rPr>
              <w:tab/>
              <w:delText>27</w:delText>
            </w:r>
          </w:del>
        </w:p>
        <w:p w:rsidR="00387E88" w:rsidDel="00A93C48" w:rsidRDefault="00AC7C7B">
          <w:pPr>
            <w:pStyle w:val="TOC2"/>
            <w:tabs>
              <w:tab w:val="right" w:leader="dot" w:pos="9350"/>
            </w:tabs>
            <w:rPr>
              <w:del w:id="1029" w:author="Jerod Hodgkin" w:date="2011-01-21T20:45:00Z"/>
              <w:noProof/>
            </w:rPr>
          </w:pPr>
          <w:del w:id="1030" w:author="Jerod Hodgkin" w:date="2011-01-21T20:45:00Z">
            <w:r w:rsidRPr="00AC7C7B" w:rsidDel="00A93C48">
              <w:rPr>
                <w:noProof/>
                <w:rPrChange w:id="1031" w:author="Jerod Hodgkin" w:date="2011-01-18T22:53:00Z">
                  <w:rPr>
                    <w:rStyle w:val="Hyperlink"/>
                    <w:rFonts w:eastAsia="Arial"/>
                    <w:bCs/>
                    <w:noProof/>
                  </w:rPr>
                </w:rPrChange>
              </w:rPr>
              <w:delText>Customer Order Entry Subsystem</w:delText>
            </w:r>
            <w:r w:rsidR="00387E88" w:rsidDel="00A93C48">
              <w:rPr>
                <w:noProof/>
                <w:webHidden/>
              </w:rPr>
              <w:tab/>
              <w:delText>28</w:delText>
            </w:r>
          </w:del>
        </w:p>
        <w:p w:rsidR="00387E88" w:rsidDel="00A93C48" w:rsidRDefault="00AC7C7B">
          <w:pPr>
            <w:pStyle w:val="TOC3"/>
            <w:tabs>
              <w:tab w:val="right" w:leader="dot" w:pos="9350"/>
            </w:tabs>
            <w:rPr>
              <w:del w:id="1032" w:author="Jerod Hodgkin" w:date="2011-01-21T20:45:00Z"/>
              <w:noProof/>
            </w:rPr>
          </w:pPr>
          <w:del w:id="1033" w:author="Jerod Hodgkin" w:date="2011-01-21T20:45:00Z">
            <w:r w:rsidRPr="00AC7C7B" w:rsidDel="00A93C48">
              <w:rPr>
                <w:noProof/>
                <w:rPrChange w:id="1034" w:author="Jerod Hodgkin" w:date="2011-01-18T22:53:00Z">
                  <w:rPr>
                    <w:rStyle w:val="Hyperlink"/>
                    <w:rFonts w:eastAsia="Arial"/>
                    <w:bCs/>
                    <w:noProof/>
                  </w:rPr>
                </w:rPrChange>
              </w:rPr>
              <w:delText>Place and save customer order without taking payment</w:delText>
            </w:r>
            <w:r w:rsidR="00387E88" w:rsidDel="00A93C48">
              <w:rPr>
                <w:noProof/>
                <w:webHidden/>
              </w:rPr>
              <w:tab/>
              <w:delText>28</w:delText>
            </w:r>
          </w:del>
        </w:p>
        <w:p w:rsidR="00387E88" w:rsidDel="00A93C48" w:rsidRDefault="00AC7C7B">
          <w:pPr>
            <w:pStyle w:val="TOC3"/>
            <w:tabs>
              <w:tab w:val="right" w:leader="dot" w:pos="9350"/>
            </w:tabs>
            <w:rPr>
              <w:del w:id="1035" w:author="Jerod Hodgkin" w:date="2011-01-21T20:45:00Z"/>
              <w:noProof/>
            </w:rPr>
          </w:pPr>
          <w:del w:id="1036" w:author="Jerod Hodgkin" w:date="2011-01-21T20:45:00Z">
            <w:r w:rsidRPr="00AC7C7B" w:rsidDel="00A93C48">
              <w:rPr>
                <w:noProof/>
                <w:rPrChange w:id="1037" w:author="Jerod Hodgkin" w:date="2011-01-18T22:53:00Z">
                  <w:rPr>
                    <w:rStyle w:val="Hyperlink"/>
                    <w:rFonts w:eastAsia="Arial"/>
                    <w:bCs/>
                    <w:noProof/>
                  </w:rPr>
                </w:rPrChange>
              </w:rPr>
              <w:delText>Split a check</w:delText>
            </w:r>
            <w:r w:rsidR="00387E88" w:rsidDel="00A93C48">
              <w:rPr>
                <w:noProof/>
                <w:webHidden/>
              </w:rPr>
              <w:tab/>
              <w:delText>28</w:delText>
            </w:r>
          </w:del>
        </w:p>
        <w:p w:rsidR="00387E88" w:rsidDel="00A93C48" w:rsidRDefault="00AC7C7B">
          <w:pPr>
            <w:pStyle w:val="TOC3"/>
            <w:tabs>
              <w:tab w:val="right" w:leader="dot" w:pos="9350"/>
            </w:tabs>
            <w:rPr>
              <w:del w:id="1038" w:author="Jerod Hodgkin" w:date="2011-01-21T20:45:00Z"/>
              <w:noProof/>
            </w:rPr>
          </w:pPr>
          <w:del w:id="1039" w:author="Jerod Hodgkin" w:date="2011-01-21T20:45:00Z">
            <w:r w:rsidRPr="00AC7C7B" w:rsidDel="00A93C48">
              <w:rPr>
                <w:noProof/>
                <w:rPrChange w:id="1040" w:author="Jerod Hodgkin" w:date="2011-01-18T22:53:00Z">
                  <w:rPr>
                    <w:rStyle w:val="Hyperlink"/>
                    <w:rFonts w:eastAsia="Arial"/>
                    <w:bCs/>
                    <w:noProof/>
                  </w:rPr>
                </w:rPrChange>
              </w:rPr>
              <w:delText>Accept payment for saved customer order</w:delText>
            </w:r>
            <w:r w:rsidR="00387E88" w:rsidDel="00A93C48">
              <w:rPr>
                <w:noProof/>
                <w:webHidden/>
              </w:rPr>
              <w:tab/>
              <w:delText>30</w:delText>
            </w:r>
          </w:del>
        </w:p>
        <w:p w:rsidR="00387E88" w:rsidDel="00A93C48" w:rsidRDefault="00AC7C7B">
          <w:pPr>
            <w:pStyle w:val="TOC3"/>
            <w:tabs>
              <w:tab w:val="right" w:leader="dot" w:pos="9350"/>
            </w:tabs>
            <w:rPr>
              <w:del w:id="1041" w:author="Jerod Hodgkin" w:date="2011-01-21T20:45:00Z"/>
              <w:noProof/>
            </w:rPr>
          </w:pPr>
          <w:del w:id="1042" w:author="Jerod Hodgkin" w:date="2011-01-21T20:45:00Z">
            <w:r w:rsidRPr="00AC7C7B" w:rsidDel="00A93C48">
              <w:rPr>
                <w:noProof/>
                <w:rPrChange w:id="1043" w:author="Jerod Hodgkin" w:date="2011-01-18T22:53:00Z">
                  <w:rPr>
                    <w:rStyle w:val="Hyperlink"/>
                    <w:rFonts w:eastAsia="Arial"/>
                    <w:bCs/>
                    <w:noProof/>
                  </w:rPr>
                </w:rPrChange>
              </w:rPr>
              <w:delText>Recall and modify saved customer order</w:delText>
            </w:r>
            <w:r w:rsidR="00387E88" w:rsidDel="00A93C48">
              <w:rPr>
                <w:noProof/>
                <w:webHidden/>
              </w:rPr>
              <w:tab/>
              <w:delText>30</w:delText>
            </w:r>
          </w:del>
        </w:p>
        <w:p w:rsidR="00387E88" w:rsidDel="00A93C48" w:rsidRDefault="00AC7C7B">
          <w:pPr>
            <w:pStyle w:val="TOC3"/>
            <w:tabs>
              <w:tab w:val="right" w:leader="dot" w:pos="9350"/>
            </w:tabs>
            <w:rPr>
              <w:del w:id="1044" w:author="Jerod Hodgkin" w:date="2011-01-21T20:45:00Z"/>
              <w:noProof/>
            </w:rPr>
          </w:pPr>
          <w:del w:id="1045" w:author="Jerod Hodgkin" w:date="2011-01-21T20:45:00Z">
            <w:r w:rsidRPr="00AC7C7B" w:rsidDel="00A93C48">
              <w:rPr>
                <w:noProof/>
                <w:rPrChange w:id="1046" w:author="Jerod Hodgkin" w:date="2011-01-18T22:53:00Z">
                  <w:rPr>
                    <w:rStyle w:val="Hyperlink"/>
                    <w:rFonts w:eastAsia="Arial"/>
                    <w:bCs/>
                    <w:noProof/>
                  </w:rPr>
                </w:rPrChange>
              </w:rPr>
              <w:delText>Take multiple payments for a customer order</w:delText>
            </w:r>
            <w:r w:rsidR="00387E88" w:rsidDel="00A93C48">
              <w:rPr>
                <w:noProof/>
                <w:webHidden/>
              </w:rPr>
              <w:tab/>
              <w:delText>31</w:delText>
            </w:r>
          </w:del>
        </w:p>
        <w:p w:rsidR="00387E88" w:rsidDel="00A93C48" w:rsidRDefault="00AC7C7B">
          <w:pPr>
            <w:pStyle w:val="TOC2"/>
            <w:tabs>
              <w:tab w:val="right" w:leader="dot" w:pos="9350"/>
            </w:tabs>
            <w:rPr>
              <w:del w:id="1047" w:author="Jerod Hodgkin" w:date="2011-01-21T20:45:00Z"/>
              <w:noProof/>
            </w:rPr>
          </w:pPr>
          <w:del w:id="1048" w:author="Jerod Hodgkin" w:date="2011-01-21T20:45:00Z">
            <w:r w:rsidRPr="00AC7C7B" w:rsidDel="00A93C48">
              <w:rPr>
                <w:noProof/>
                <w:rPrChange w:id="1049" w:author="Jerod Hodgkin" w:date="2011-01-18T22:53:00Z">
                  <w:rPr>
                    <w:rStyle w:val="Hyperlink"/>
                    <w:rFonts w:eastAsia="Arial"/>
                    <w:noProof/>
                  </w:rPr>
                </w:rPrChange>
              </w:rPr>
              <w:delText>Admin Functions</w:delText>
            </w:r>
            <w:r w:rsidR="00387E88" w:rsidDel="00A93C48">
              <w:rPr>
                <w:noProof/>
                <w:webHidden/>
              </w:rPr>
              <w:tab/>
              <w:delText>32</w:delText>
            </w:r>
          </w:del>
        </w:p>
        <w:p w:rsidR="00387E88" w:rsidDel="00A93C48" w:rsidRDefault="00AC7C7B">
          <w:pPr>
            <w:pStyle w:val="TOC3"/>
            <w:tabs>
              <w:tab w:val="right" w:leader="dot" w:pos="9350"/>
            </w:tabs>
            <w:rPr>
              <w:del w:id="1050" w:author="Jerod Hodgkin" w:date="2011-01-21T20:45:00Z"/>
              <w:noProof/>
            </w:rPr>
          </w:pPr>
          <w:del w:id="1051" w:author="Jerod Hodgkin" w:date="2011-01-21T20:45:00Z">
            <w:r w:rsidRPr="00AC7C7B" w:rsidDel="00A93C48">
              <w:rPr>
                <w:noProof/>
                <w:rPrChange w:id="1052" w:author="Jerod Hodgkin" w:date="2011-01-18T22:53:00Z">
                  <w:rPr>
                    <w:rStyle w:val="Hyperlink"/>
                    <w:rFonts w:eastAsia="Arial"/>
                    <w:bCs/>
                    <w:noProof/>
                  </w:rPr>
                </w:rPrChange>
              </w:rPr>
              <w:delText>Managers Dashboard</w:delText>
            </w:r>
            <w:r w:rsidR="00387E88" w:rsidDel="00A93C48">
              <w:rPr>
                <w:noProof/>
                <w:webHidden/>
              </w:rPr>
              <w:tab/>
              <w:delText>32</w:delText>
            </w:r>
          </w:del>
        </w:p>
        <w:p w:rsidR="00387E88" w:rsidDel="00A93C48" w:rsidRDefault="00AC7C7B">
          <w:pPr>
            <w:pStyle w:val="TOC3"/>
            <w:tabs>
              <w:tab w:val="right" w:leader="dot" w:pos="9350"/>
            </w:tabs>
            <w:rPr>
              <w:del w:id="1053" w:author="Jerod Hodgkin" w:date="2011-01-21T20:45:00Z"/>
              <w:noProof/>
            </w:rPr>
          </w:pPr>
          <w:del w:id="1054" w:author="Jerod Hodgkin" w:date="2011-01-21T20:45:00Z">
            <w:r w:rsidRPr="00AC7C7B" w:rsidDel="00A93C48">
              <w:rPr>
                <w:noProof/>
                <w:rPrChange w:id="1055" w:author="Jerod Hodgkin" w:date="2011-01-18T22:53:00Z">
                  <w:rPr>
                    <w:rStyle w:val="Hyperlink"/>
                    <w:rFonts w:eastAsia="Arial"/>
                    <w:bCs/>
                    <w:noProof/>
                  </w:rPr>
                </w:rPrChange>
              </w:rPr>
              <w:delText>Employee management</w:delText>
            </w:r>
            <w:r w:rsidR="00387E88" w:rsidDel="00A93C48">
              <w:rPr>
                <w:noProof/>
                <w:webHidden/>
              </w:rPr>
              <w:tab/>
              <w:delText>32</w:delText>
            </w:r>
          </w:del>
        </w:p>
        <w:p w:rsidR="00387E88" w:rsidDel="00A93C48" w:rsidRDefault="00AC7C7B">
          <w:pPr>
            <w:pStyle w:val="TOC2"/>
            <w:tabs>
              <w:tab w:val="right" w:leader="dot" w:pos="9350"/>
            </w:tabs>
            <w:rPr>
              <w:del w:id="1056" w:author="Jerod Hodgkin" w:date="2011-01-21T20:45:00Z"/>
              <w:noProof/>
            </w:rPr>
          </w:pPr>
          <w:del w:id="1057" w:author="Jerod Hodgkin" w:date="2011-01-21T20:45:00Z">
            <w:r w:rsidRPr="00AC7C7B" w:rsidDel="00A93C48">
              <w:rPr>
                <w:noProof/>
                <w:rPrChange w:id="1058" w:author="Jerod Hodgkin" w:date="2011-01-18T22:53:00Z">
                  <w:rPr>
                    <w:rStyle w:val="Hyperlink"/>
                    <w:rFonts w:eastAsia="Arial"/>
                    <w:bCs/>
                    <w:noProof/>
                  </w:rPr>
                </w:rPrChange>
              </w:rPr>
              <w:delText>Reporting</w:delText>
            </w:r>
            <w:r w:rsidR="00387E88" w:rsidDel="00A93C48">
              <w:rPr>
                <w:noProof/>
                <w:webHidden/>
              </w:rPr>
              <w:tab/>
              <w:delText>34</w:delText>
            </w:r>
          </w:del>
        </w:p>
        <w:p w:rsidR="00387E88" w:rsidDel="00A93C48" w:rsidRDefault="00AC7C7B">
          <w:pPr>
            <w:pStyle w:val="TOC3"/>
            <w:tabs>
              <w:tab w:val="right" w:leader="dot" w:pos="9350"/>
            </w:tabs>
            <w:rPr>
              <w:del w:id="1059" w:author="Jerod Hodgkin" w:date="2011-01-21T20:45:00Z"/>
              <w:noProof/>
            </w:rPr>
          </w:pPr>
          <w:del w:id="1060" w:author="Jerod Hodgkin" w:date="2011-01-21T20:45:00Z">
            <w:r w:rsidRPr="00AC7C7B" w:rsidDel="00A93C48">
              <w:rPr>
                <w:noProof/>
                <w:rPrChange w:id="1061" w:author="Jerod Hodgkin" w:date="2011-01-18T22:53:00Z">
                  <w:rPr>
                    <w:rStyle w:val="Hyperlink"/>
                    <w:rFonts w:eastAsia="Arial"/>
                    <w:bCs/>
                    <w:noProof/>
                  </w:rPr>
                </w:rPrChange>
              </w:rPr>
              <w:delText>Sales Reporting</w:delText>
            </w:r>
            <w:r w:rsidR="00387E88" w:rsidDel="00A93C48">
              <w:rPr>
                <w:noProof/>
                <w:webHidden/>
              </w:rPr>
              <w:tab/>
              <w:delText>34</w:delText>
            </w:r>
          </w:del>
        </w:p>
        <w:p w:rsidR="00387E88" w:rsidDel="00A93C48" w:rsidRDefault="00AC7C7B">
          <w:pPr>
            <w:pStyle w:val="TOC2"/>
            <w:tabs>
              <w:tab w:val="right" w:leader="dot" w:pos="9350"/>
            </w:tabs>
            <w:rPr>
              <w:del w:id="1062" w:author="Jerod Hodgkin" w:date="2011-01-21T20:45:00Z"/>
              <w:noProof/>
            </w:rPr>
          </w:pPr>
          <w:del w:id="1063" w:author="Jerod Hodgkin" w:date="2011-01-21T20:45:00Z">
            <w:r w:rsidRPr="00AC7C7B" w:rsidDel="00A93C48">
              <w:rPr>
                <w:noProof/>
                <w:rPrChange w:id="1064" w:author="Jerod Hodgkin" w:date="2011-01-18T22:53:00Z">
                  <w:rPr>
                    <w:rStyle w:val="Hyperlink"/>
                    <w:rFonts w:eastAsia="Arial"/>
                    <w:bCs/>
                    <w:noProof/>
                  </w:rPr>
                </w:rPrChange>
              </w:rPr>
              <w:delText>Logical View</w:delText>
            </w:r>
            <w:r w:rsidR="00387E88" w:rsidDel="00A93C48">
              <w:rPr>
                <w:noProof/>
                <w:webHidden/>
              </w:rPr>
              <w:tab/>
              <w:delText>35</w:delText>
            </w:r>
          </w:del>
        </w:p>
        <w:p w:rsidR="00387E88" w:rsidDel="00A93C48" w:rsidRDefault="00AC7C7B">
          <w:pPr>
            <w:pStyle w:val="TOC3"/>
            <w:tabs>
              <w:tab w:val="right" w:leader="dot" w:pos="9350"/>
            </w:tabs>
            <w:rPr>
              <w:del w:id="1065" w:author="Jerod Hodgkin" w:date="2011-01-21T20:45:00Z"/>
              <w:noProof/>
            </w:rPr>
          </w:pPr>
          <w:del w:id="1066" w:author="Jerod Hodgkin" w:date="2011-01-21T20:45:00Z">
            <w:r w:rsidRPr="00AC7C7B" w:rsidDel="00A93C48">
              <w:rPr>
                <w:noProof/>
                <w:rPrChange w:id="1067" w:author="Jerod Hodgkin" w:date="2011-01-18T22:53:00Z">
                  <w:rPr>
                    <w:rStyle w:val="Hyperlink"/>
                    <w:noProof/>
                  </w:rPr>
                </w:rPrChange>
              </w:rPr>
              <w:delText>Class Diagrams</w:delText>
            </w:r>
            <w:r w:rsidR="00387E88" w:rsidDel="00A93C48">
              <w:rPr>
                <w:noProof/>
                <w:webHidden/>
              </w:rPr>
              <w:tab/>
              <w:delText>36</w:delText>
            </w:r>
          </w:del>
        </w:p>
        <w:p w:rsidR="00387E88" w:rsidDel="00A93C48" w:rsidRDefault="00AC7C7B">
          <w:pPr>
            <w:pStyle w:val="TOC2"/>
            <w:tabs>
              <w:tab w:val="right" w:leader="dot" w:pos="9350"/>
            </w:tabs>
            <w:rPr>
              <w:del w:id="1068" w:author="Jerod Hodgkin" w:date="2011-01-21T20:45:00Z"/>
              <w:noProof/>
            </w:rPr>
          </w:pPr>
          <w:del w:id="1069" w:author="Jerod Hodgkin" w:date="2011-01-21T20:45:00Z">
            <w:r w:rsidRPr="00AC7C7B" w:rsidDel="00A93C48">
              <w:rPr>
                <w:noProof/>
                <w:rPrChange w:id="1070" w:author="Jerod Hodgkin" w:date="2011-01-18T22:53:00Z">
                  <w:rPr>
                    <w:rStyle w:val="Hyperlink"/>
                    <w:rFonts w:eastAsia="Arial"/>
                    <w:bCs/>
                    <w:noProof/>
                  </w:rPr>
                </w:rPrChange>
              </w:rPr>
              <w:delText>Development View</w:delText>
            </w:r>
            <w:r w:rsidR="00387E88" w:rsidDel="00A93C48">
              <w:rPr>
                <w:noProof/>
                <w:webHidden/>
              </w:rPr>
              <w:tab/>
              <w:delText>41</w:delText>
            </w:r>
          </w:del>
        </w:p>
        <w:p w:rsidR="00387E88" w:rsidDel="00A93C48" w:rsidRDefault="00AC7C7B">
          <w:pPr>
            <w:pStyle w:val="TOC3"/>
            <w:tabs>
              <w:tab w:val="right" w:leader="dot" w:pos="9350"/>
            </w:tabs>
            <w:rPr>
              <w:del w:id="1071" w:author="Jerod Hodgkin" w:date="2011-01-21T20:45:00Z"/>
              <w:noProof/>
            </w:rPr>
          </w:pPr>
          <w:del w:id="1072" w:author="Jerod Hodgkin" w:date="2011-01-21T20:45:00Z">
            <w:r w:rsidRPr="00AC7C7B" w:rsidDel="00A93C48">
              <w:rPr>
                <w:noProof/>
                <w:rPrChange w:id="1073" w:author="Jerod Hodgkin" w:date="2011-01-18T22:53:00Z">
                  <w:rPr>
                    <w:rStyle w:val="Hyperlink"/>
                    <w:rFonts w:eastAsia="Arial"/>
                    <w:noProof/>
                  </w:rPr>
                </w:rPrChange>
              </w:rPr>
              <w:delText>Algorithms and Data structures</w:delText>
            </w:r>
            <w:r w:rsidR="00387E88" w:rsidDel="00A93C48">
              <w:rPr>
                <w:noProof/>
                <w:webHidden/>
              </w:rPr>
              <w:tab/>
              <w:delText>42</w:delText>
            </w:r>
          </w:del>
        </w:p>
        <w:p w:rsidR="00387E88" w:rsidDel="00A93C48" w:rsidRDefault="00AC7C7B">
          <w:pPr>
            <w:pStyle w:val="TOC2"/>
            <w:tabs>
              <w:tab w:val="right" w:leader="dot" w:pos="9350"/>
            </w:tabs>
            <w:rPr>
              <w:del w:id="1074" w:author="Jerod Hodgkin" w:date="2011-01-21T20:45:00Z"/>
              <w:noProof/>
            </w:rPr>
          </w:pPr>
          <w:del w:id="1075" w:author="Jerod Hodgkin" w:date="2011-01-21T20:45:00Z">
            <w:r w:rsidRPr="00AC7C7B" w:rsidDel="00A93C48">
              <w:rPr>
                <w:noProof/>
                <w:rPrChange w:id="1076" w:author="Jerod Hodgkin" w:date="2011-01-18T22:53:00Z">
                  <w:rPr>
                    <w:rStyle w:val="Hyperlink"/>
                    <w:rFonts w:eastAsia="Arial"/>
                    <w:bCs/>
                    <w:noProof/>
                  </w:rPr>
                </w:rPrChange>
              </w:rPr>
              <w:delText>Process View</w:delText>
            </w:r>
            <w:r w:rsidR="00387E88" w:rsidDel="00A93C48">
              <w:rPr>
                <w:noProof/>
                <w:webHidden/>
              </w:rPr>
              <w:tab/>
              <w:delText>42</w:delText>
            </w:r>
          </w:del>
        </w:p>
        <w:p w:rsidR="00387E88" w:rsidDel="00A93C48" w:rsidRDefault="00AC7C7B">
          <w:pPr>
            <w:pStyle w:val="TOC3"/>
            <w:tabs>
              <w:tab w:val="right" w:leader="dot" w:pos="9350"/>
            </w:tabs>
            <w:rPr>
              <w:del w:id="1077" w:author="Jerod Hodgkin" w:date="2011-01-21T20:45:00Z"/>
              <w:noProof/>
            </w:rPr>
          </w:pPr>
          <w:del w:id="1078" w:author="Jerod Hodgkin" w:date="2011-01-21T20:45:00Z">
            <w:r w:rsidRPr="00AC7C7B" w:rsidDel="00A93C48">
              <w:rPr>
                <w:noProof/>
                <w:rPrChange w:id="1079" w:author="Jerod Hodgkin" w:date="2011-01-18T22:53:00Z">
                  <w:rPr>
                    <w:rStyle w:val="Hyperlink"/>
                    <w:rFonts w:eastAsia="Arial"/>
                    <w:bCs/>
                    <w:noProof/>
                  </w:rPr>
                </w:rPrChange>
              </w:rPr>
              <w:delText>Order Placement and Completion</w:delText>
            </w:r>
            <w:r w:rsidR="00387E88" w:rsidDel="00A93C48">
              <w:rPr>
                <w:noProof/>
                <w:webHidden/>
              </w:rPr>
              <w:tab/>
              <w:delText>42</w:delText>
            </w:r>
          </w:del>
        </w:p>
        <w:p w:rsidR="00387E88" w:rsidDel="00A93C48" w:rsidRDefault="00AC7C7B">
          <w:pPr>
            <w:pStyle w:val="TOC3"/>
            <w:tabs>
              <w:tab w:val="right" w:leader="dot" w:pos="9350"/>
            </w:tabs>
            <w:rPr>
              <w:del w:id="1080" w:author="Jerod Hodgkin" w:date="2011-01-21T20:45:00Z"/>
              <w:noProof/>
            </w:rPr>
          </w:pPr>
          <w:del w:id="1081" w:author="Jerod Hodgkin" w:date="2011-01-21T20:45:00Z">
            <w:r w:rsidRPr="00AC7C7B" w:rsidDel="00A93C48">
              <w:rPr>
                <w:noProof/>
                <w:rPrChange w:id="1082" w:author="Jerod Hodgkin" w:date="2011-01-18T22:53:00Z">
                  <w:rPr>
                    <w:rStyle w:val="Hyperlink"/>
                    <w:rFonts w:eastAsia="Arial"/>
                    <w:bCs/>
                    <w:noProof/>
                  </w:rPr>
                </w:rPrChange>
              </w:rPr>
              <w:delText>Run Report</w:delText>
            </w:r>
            <w:r w:rsidR="00387E88" w:rsidDel="00A93C48">
              <w:rPr>
                <w:noProof/>
                <w:webHidden/>
              </w:rPr>
              <w:tab/>
              <w:delText>43</w:delText>
            </w:r>
          </w:del>
        </w:p>
        <w:p w:rsidR="00387E88" w:rsidDel="00A93C48" w:rsidRDefault="00AC7C7B">
          <w:pPr>
            <w:pStyle w:val="TOC3"/>
            <w:tabs>
              <w:tab w:val="right" w:leader="dot" w:pos="9350"/>
            </w:tabs>
            <w:rPr>
              <w:del w:id="1083" w:author="Jerod Hodgkin" w:date="2011-01-21T20:45:00Z"/>
              <w:noProof/>
            </w:rPr>
          </w:pPr>
          <w:del w:id="1084" w:author="Jerod Hodgkin" w:date="2011-01-21T20:45:00Z">
            <w:r w:rsidRPr="00AC7C7B" w:rsidDel="00A93C48">
              <w:rPr>
                <w:noProof/>
                <w:rPrChange w:id="1085" w:author="Jerod Hodgkin" w:date="2011-01-18T22:53:00Z">
                  <w:rPr>
                    <w:rStyle w:val="Hyperlink"/>
                    <w:rFonts w:eastAsia="Arial"/>
                    <w:bCs/>
                    <w:noProof/>
                  </w:rPr>
                </w:rPrChange>
              </w:rPr>
              <w:delText>Menu Management</w:delText>
            </w:r>
            <w:r w:rsidR="00387E88" w:rsidDel="00A93C48">
              <w:rPr>
                <w:noProof/>
                <w:webHidden/>
              </w:rPr>
              <w:tab/>
              <w:delText>44</w:delText>
            </w:r>
          </w:del>
        </w:p>
        <w:p w:rsidR="00387E88" w:rsidDel="00A93C48" w:rsidRDefault="00AC7C7B">
          <w:pPr>
            <w:pStyle w:val="TOC3"/>
            <w:tabs>
              <w:tab w:val="right" w:leader="dot" w:pos="9350"/>
            </w:tabs>
            <w:rPr>
              <w:del w:id="1086" w:author="Jerod Hodgkin" w:date="2011-01-21T20:45:00Z"/>
              <w:noProof/>
            </w:rPr>
          </w:pPr>
          <w:del w:id="1087" w:author="Jerod Hodgkin" w:date="2011-01-21T20:45:00Z">
            <w:r w:rsidRPr="00AC7C7B" w:rsidDel="00A93C48">
              <w:rPr>
                <w:noProof/>
                <w:rPrChange w:id="1088" w:author="Jerod Hodgkin" w:date="2011-01-18T22:53:00Z">
                  <w:rPr>
                    <w:rStyle w:val="Hyperlink"/>
                    <w:rFonts w:eastAsia="Arial"/>
                    <w:bCs/>
                    <w:noProof/>
                    <w:shd w:val="solid" w:color="FFFFFF" w:fill="FFFFFF"/>
                  </w:rPr>
                </w:rPrChange>
              </w:rPr>
              <w:delText>Inventory Management</w:delText>
            </w:r>
            <w:r w:rsidR="00387E88" w:rsidDel="00A93C48">
              <w:rPr>
                <w:noProof/>
                <w:webHidden/>
              </w:rPr>
              <w:tab/>
              <w:delText>45</w:delText>
            </w:r>
          </w:del>
        </w:p>
        <w:p w:rsidR="00387E88" w:rsidDel="00A93C48" w:rsidRDefault="00AC7C7B">
          <w:pPr>
            <w:pStyle w:val="TOC3"/>
            <w:tabs>
              <w:tab w:val="right" w:leader="dot" w:pos="9350"/>
            </w:tabs>
            <w:rPr>
              <w:del w:id="1089" w:author="Jerod Hodgkin" w:date="2011-01-21T20:45:00Z"/>
              <w:noProof/>
            </w:rPr>
          </w:pPr>
          <w:del w:id="1090" w:author="Jerod Hodgkin" w:date="2011-01-21T20:45:00Z">
            <w:r w:rsidRPr="00AC7C7B" w:rsidDel="00A93C48">
              <w:rPr>
                <w:noProof/>
                <w:rPrChange w:id="1091" w:author="Jerod Hodgkin" w:date="2011-01-18T22:53:00Z">
                  <w:rPr>
                    <w:rStyle w:val="Hyperlink"/>
                    <w:rFonts w:eastAsia="Arial"/>
                    <w:bCs/>
                    <w:noProof/>
                    <w:shd w:val="solid" w:color="FFFFFF" w:fill="FFFFFF"/>
                  </w:rPr>
                </w:rPrChange>
              </w:rPr>
              <w:delText>Employee Management Activity Diagram</w:delText>
            </w:r>
            <w:r w:rsidR="00387E88" w:rsidDel="00A93C48">
              <w:rPr>
                <w:noProof/>
                <w:webHidden/>
              </w:rPr>
              <w:tab/>
              <w:delText>46</w:delText>
            </w:r>
          </w:del>
        </w:p>
        <w:p w:rsidR="00387E88" w:rsidDel="00A93C48" w:rsidRDefault="00AC7C7B">
          <w:pPr>
            <w:pStyle w:val="TOC2"/>
            <w:tabs>
              <w:tab w:val="right" w:leader="dot" w:pos="9350"/>
            </w:tabs>
            <w:rPr>
              <w:del w:id="1092" w:author="Jerod Hodgkin" w:date="2011-01-21T20:45:00Z"/>
              <w:noProof/>
            </w:rPr>
          </w:pPr>
          <w:del w:id="1093" w:author="Jerod Hodgkin" w:date="2011-01-21T20:45:00Z">
            <w:r w:rsidRPr="00AC7C7B" w:rsidDel="00A93C48">
              <w:rPr>
                <w:noProof/>
                <w:rPrChange w:id="1094" w:author="Jerod Hodgkin" w:date="2011-01-18T22:53:00Z">
                  <w:rPr>
                    <w:rStyle w:val="Hyperlink"/>
                    <w:rFonts w:eastAsia="Arial"/>
                    <w:bCs/>
                    <w:noProof/>
                  </w:rPr>
                </w:rPrChange>
              </w:rPr>
              <w:delText>Physical View</w:delText>
            </w:r>
            <w:r w:rsidR="00387E88" w:rsidDel="00A93C48">
              <w:rPr>
                <w:noProof/>
                <w:webHidden/>
              </w:rPr>
              <w:tab/>
              <w:delText>47</w:delText>
            </w:r>
          </w:del>
        </w:p>
        <w:p w:rsidR="00387E88" w:rsidDel="00A93C48" w:rsidRDefault="00AC7C7B">
          <w:pPr>
            <w:pStyle w:val="TOC1"/>
            <w:tabs>
              <w:tab w:val="right" w:leader="dot" w:pos="9350"/>
            </w:tabs>
            <w:rPr>
              <w:del w:id="1095" w:author="Jerod Hodgkin" w:date="2011-01-21T20:45:00Z"/>
              <w:noProof/>
            </w:rPr>
          </w:pPr>
          <w:del w:id="1096" w:author="Jerod Hodgkin" w:date="2011-01-21T20:45:00Z">
            <w:r w:rsidRPr="00AC7C7B" w:rsidDel="00A93C48">
              <w:rPr>
                <w:noProof/>
                <w:rPrChange w:id="1097" w:author="Jerod Hodgkin" w:date="2011-01-18T22:53:00Z">
                  <w:rPr>
                    <w:rStyle w:val="Hyperlink"/>
                    <w:rFonts w:eastAsia="Arial"/>
                    <w:noProof/>
                  </w:rPr>
                </w:rPrChange>
              </w:rPr>
              <w:delText>Policies and Tactics</w:delText>
            </w:r>
            <w:r w:rsidR="00387E88" w:rsidDel="00A93C48">
              <w:rPr>
                <w:noProof/>
                <w:webHidden/>
              </w:rPr>
              <w:tab/>
              <w:delText>48</w:delText>
            </w:r>
          </w:del>
        </w:p>
        <w:p w:rsidR="00387E88" w:rsidDel="00A93C48" w:rsidRDefault="00AC7C7B">
          <w:pPr>
            <w:pStyle w:val="TOC1"/>
            <w:tabs>
              <w:tab w:val="right" w:leader="dot" w:pos="9350"/>
            </w:tabs>
            <w:rPr>
              <w:del w:id="1098" w:author="Jerod Hodgkin" w:date="2011-01-21T20:45:00Z"/>
              <w:noProof/>
            </w:rPr>
          </w:pPr>
          <w:del w:id="1099" w:author="Jerod Hodgkin" w:date="2011-01-21T20:45:00Z">
            <w:r w:rsidRPr="00AC7C7B" w:rsidDel="00A93C48">
              <w:rPr>
                <w:noProof/>
                <w:rPrChange w:id="1100" w:author="Jerod Hodgkin" w:date="2011-01-18T22:53:00Z">
                  <w:rPr>
                    <w:rStyle w:val="Hyperlink"/>
                    <w:rFonts w:eastAsia="Arial"/>
                    <w:noProof/>
                  </w:rPr>
                </w:rPrChange>
              </w:rPr>
              <w:delText>Detailed System Design</w:delText>
            </w:r>
            <w:r w:rsidR="00387E88" w:rsidDel="00A93C48">
              <w:rPr>
                <w:noProof/>
                <w:webHidden/>
              </w:rPr>
              <w:tab/>
              <w:delText>48</w:delText>
            </w:r>
          </w:del>
        </w:p>
        <w:p w:rsidR="00387E88" w:rsidDel="00A93C48" w:rsidRDefault="00AC7C7B">
          <w:pPr>
            <w:pStyle w:val="TOC2"/>
            <w:tabs>
              <w:tab w:val="right" w:leader="dot" w:pos="9350"/>
            </w:tabs>
            <w:rPr>
              <w:del w:id="1101" w:author="Jerod Hodgkin" w:date="2011-01-21T20:45:00Z"/>
              <w:noProof/>
            </w:rPr>
          </w:pPr>
          <w:del w:id="1102" w:author="Jerod Hodgkin" w:date="2011-01-21T20:45:00Z">
            <w:r w:rsidRPr="00AC7C7B" w:rsidDel="00A93C48">
              <w:rPr>
                <w:noProof/>
                <w:rPrChange w:id="1103" w:author="Jerod Hodgkin" w:date="2011-01-18T22:53:00Z">
                  <w:rPr>
                    <w:rStyle w:val="Hyperlink"/>
                    <w:rFonts w:eastAsia="Arial"/>
                    <w:bCs/>
                    <w:noProof/>
                  </w:rPr>
                </w:rPrChange>
              </w:rPr>
              <w:delText>Database</w:delText>
            </w:r>
            <w:r w:rsidR="00387E88" w:rsidDel="00A93C48">
              <w:rPr>
                <w:noProof/>
                <w:webHidden/>
              </w:rPr>
              <w:tab/>
              <w:delText>48</w:delText>
            </w:r>
          </w:del>
        </w:p>
        <w:p w:rsidR="00387E88" w:rsidDel="00A93C48" w:rsidRDefault="00AC7C7B">
          <w:pPr>
            <w:pStyle w:val="TOC3"/>
            <w:tabs>
              <w:tab w:val="right" w:leader="dot" w:pos="9350"/>
            </w:tabs>
            <w:rPr>
              <w:del w:id="1104" w:author="Jerod Hodgkin" w:date="2011-01-21T20:45:00Z"/>
              <w:noProof/>
            </w:rPr>
          </w:pPr>
          <w:del w:id="1105" w:author="Jerod Hodgkin" w:date="2011-01-21T20:45:00Z">
            <w:r w:rsidRPr="00AC7C7B" w:rsidDel="00A93C48">
              <w:rPr>
                <w:noProof/>
                <w:rPrChange w:id="1106" w:author="Jerod Hodgkin" w:date="2011-01-18T22:53:00Z">
                  <w:rPr>
                    <w:rStyle w:val="Hyperlink"/>
                    <w:rFonts w:eastAsia="Arial"/>
                    <w:bCs/>
                    <w:noProof/>
                  </w:rPr>
                </w:rPrChange>
              </w:rPr>
              <w:delText>Orders and menus</w:delText>
            </w:r>
            <w:r w:rsidR="00387E88" w:rsidDel="00A93C48">
              <w:rPr>
                <w:noProof/>
                <w:webHidden/>
              </w:rPr>
              <w:tab/>
              <w:delText>48</w:delText>
            </w:r>
          </w:del>
        </w:p>
        <w:p w:rsidR="00387E88" w:rsidDel="00A93C48" w:rsidRDefault="00AC7C7B">
          <w:pPr>
            <w:pStyle w:val="TOC3"/>
            <w:tabs>
              <w:tab w:val="right" w:leader="dot" w:pos="9350"/>
            </w:tabs>
            <w:rPr>
              <w:del w:id="1107" w:author="Jerod Hodgkin" w:date="2011-01-21T20:45:00Z"/>
              <w:noProof/>
            </w:rPr>
          </w:pPr>
          <w:del w:id="1108" w:author="Jerod Hodgkin" w:date="2011-01-21T20:45:00Z">
            <w:r w:rsidRPr="00AC7C7B" w:rsidDel="00A93C48">
              <w:rPr>
                <w:noProof/>
                <w:rPrChange w:id="1109" w:author="Jerod Hodgkin" w:date="2011-01-18T22:53:00Z">
                  <w:rPr>
                    <w:rStyle w:val="Hyperlink"/>
                    <w:rFonts w:eastAsia="Arial"/>
                    <w:bCs/>
                    <w:noProof/>
                  </w:rPr>
                </w:rPrChange>
              </w:rPr>
              <w:delText>Inventory</w:delText>
            </w:r>
            <w:r w:rsidR="00387E88" w:rsidDel="00A93C48">
              <w:rPr>
                <w:noProof/>
                <w:webHidden/>
              </w:rPr>
              <w:tab/>
              <w:delText>49</w:delText>
            </w:r>
          </w:del>
        </w:p>
        <w:p w:rsidR="00387E88" w:rsidDel="00A93C48" w:rsidRDefault="00AC7C7B">
          <w:pPr>
            <w:pStyle w:val="TOC3"/>
            <w:tabs>
              <w:tab w:val="right" w:leader="dot" w:pos="9350"/>
            </w:tabs>
            <w:rPr>
              <w:del w:id="1110" w:author="Jerod Hodgkin" w:date="2011-01-21T20:45:00Z"/>
              <w:noProof/>
            </w:rPr>
          </w:pPr>
          <w:del w:id="1111" w:author="Jerod Hodgkin" w:date="2011-01-21T20:45:00Z">
            <w:r w:rsidRPr="00AC7C7B" w:rsidDel="00A93C48">
              <w:rPr>
                <w:noProof/>
                <w:rPrChange w:id="1112" w:author="Jerod Hodgkin" w:date="2011-01-18T22:53:00Z">
                  <w:rPr>
                    <w:rStyle w:val="Hyperlink"/>
                    <w:rFonts w:eastAsia="Arial"/>
                    <w:bCs/>
                    <w:noProof/>
                  </w:rPr>
                </w:rPrChange>
              </w:rPr>
              <w:delText>Employees</w:delText>
            </w:r>
            <w:r w:rsidR="00387E88" w:rsidDel="00A93C48">
              <w:rPr>
                <w:noProof/>
                <w:webHidden/>
              </w:rPr>
              <w:tab/>
              <w:delText>49</w:delText>
            </w:r>
          </w:del>
        </w:p>
        <w:p w:rsidR="00387E88" w:rsidDel="00A93C48" w:rsidRDefault="00AC7C7B">
          <w:pPr>
            <w:pStyle w:val="TOC1"/>
            <w:tabs>
              <w:tab w:val="right" w:leader="dot" w:pos="9350"/>
            </w:tabs>
            <w:rPr>
              <w:del w:id="1113" w:author="Jerod Hodgkin" w:date="2011-01-21T20:45:00Z"/>
              <w:noProof/>
            </w:rPr>
          </w:pPr>
          <w:del w:id="1114" w:author="Jerod Hodgkin" w:date="2011-01-21T20:45:00Z">
            <w:r w:rsidRPr="00AC7C7B" w:rsidDel="00A93C48">
              <w:rPr>
                <w:noProof/>
                <w:rPrChange w:id="1115" w:author="Jerod Hodgkin" w:date="2011-01-18T22:53:00Z">
                  <w:rPr>
                    <w:rStyle w:val="Hyperlink"/>
                    <w:noProof/>
                  </w:rPr>
                </w:rPrChange>
              </w:rPr>
              <w:delText>Glossary</w:delText>
            </w:r>
            <w:r w:rsidR="00387E88" w:rsidDel="00A93C48">
              <w:rPr>
                <w:noProof/>
                <w:webHidden/>
              </w:rPr>
              <w:tab/>
              <w:delText>50</w:delText>
            </w:r>
          </w:del>
        </w:p>
        <w:p w:rsidR="00387E88" w:rsidDel="00A93C48" w:rsidRDefault="00AC7C7B">
          <w:pPr>
            <w:pStyle w:val="TOC1"/>
            <w:tabs>
              <w:tab w:val="right" w:leader="dot" w:pos="9350"/>
            </w:tabs>
            <w:rPr>
              <w:del w:id="1116" w:author="Jerod Hodgkin" w:date="2011-01-21T20:45:00Z"/>
              <w:noProof/>
            </w:rPr>
          </w:pPr>
          <w:del w:id="1117" w:author="Jerod Hodgkin" w:date="2011-01-21T20:45:00Z">
            <w:r w:rsidRPr="00AC7C7B" w:rsidDel="00A93C48">
              <w:rPr>
                <w:noProof/>
                <w:rPrChange w:id="1118" w:author="Jerod Hodgkin" w:date="2011-01-18T22:53:00Z">
                  <w:rPr>
                    <w:rStyle w:val="Hyperlink"/>
                    <w:rFonts w:eastAsia="Arial"/>
                    <w:noProof/>
                  </w:rPr>
                </w:rPrChange>
              </w:rPr>
              <w:delText>Bibliography</w:delText>
            </w:r>
            <w:r w:rsidR="00387E88" w:rsidDel="00A93C48">
              <w:rPr>
                <w:noProof/>
                <w:webHidden/>
              </w:rPr>
              <w:tab/>
              <w:delText>51</w:delText>
            </w:r>
          </w:del>
        </w:p>
        <w:p w:rsidR="00387E88" w:rsidDel="00A93C48" w:rsidRDefault="00AC7C7B">
          <w:pPr>
            <w:pStyle w:val="TOC1"/>
            <w:tabs>
              <w:tab w:val="right" w:leader="dot" w:pos="9350"/>
            </w:tabs>
            <w:rPr>
              <w:del w:id="1119" w:author="Jerod Hodgkin" w:date="2011-01-21T20:45:00Z"/>
              <w:noProof/>
            </w:rPr>
          </w:pPr>
          <w:del w:id="1120" w:author="Jerod Hodgkin" w:date="2011-01-21T20:45:00Z">
            <w:r w:rsidRPr="00AC7C7B" w:rsidDel="00A93C48">
              <w:rPr>
                <w:noProof/>
                <w:rPrChange w:id="1121" w:author="Jerod Hodgkin" w:date="2011-01-18T22:53:00Z">
                  <w:rPr>
                    <w:rStyle w:val="Hyperlink"/>
                    <w:noProof/>
                  </w:rPr>
                </w:rPrChange>
              </w:rPr>
              <w:delText>History of Work</w:delText>
            </w:r>
            <w:r w:rsidR="00387E88" w:rsidDel="00A93C48">
              <w:rPr>
                <w:noProof/>
                <w:webHidden/>
              </w:rPr>
              <w:tab/>
              <w:delText>52</w:delText>
            </w:r>
          </w:del>
        </w:p>
        <w:p w:rsidR="00387E88" w:rsidDel="00A93C48" w:rsidRDefault="00AC7C7B">
          <w:pPr>
            <w:pStyle w:val="TOC1"/>
            <w:tabs>
              <w:tab w:val="right" w:leader="dot" w:pos="9350"/>
            </w:tabs>
            <w:rPr>
              <w:del w:id="1122" w:author="Jerod Hodgkin" w:date="2011-01-21T20:45:00Z"/>
              <w:noProof/>
            </w:rPr>
          </w:pPr>
          <w:del w:id="1123" w:author="Jerod Hodgkin" w:date="2011-01-21T20:45:00Z">
            <w:r w:rsidRPr="00AC7C7B" w:rsidDel="00A93C48">
              <w:rPr>
                <w:noProof/>
                <w:rPrChange w:id="1124" w:author="Jerod Hodgkin" w:date="2011-01-18T22:53:00Z">
                  <w:rPr>
                    <w:rStyle w:val="Hyperlink"/>
                    <w:noProof/>
                  </w:rPr>
                </w:rPrChange>
              </w:rPr>
              <w:delText>Gantt Chart</w:delText>
            </w:r>
            <w:r w:rsidR="00387E88" w:rsidDel="00A93C48">
              <w:rPr>
                <w:noProof/>
                <w:webHidden/>
              </w:rPr>
              <w:tab/>
              <w:delText>53</w:delText>
            </w:r>
          </w:del>
        </w:p>
        <w:p w:rsidR="00672CFD" w:rsidRDefault="00AC7C7B" w:rsidP="00387E88">
          <w:pPr>
            <w:pStyle w:val="TOC1"/>
            <w:tabs>
              <w:tab w:val="right" w:leader="dot" w:pos="9350"/>
            </w:tabs>
            <w:rPr>
              <w:noProof/>
            </w:rPr>
          </w:pPr>
          <w:r>
            <w:fldChar w:fldCharType="end"/>
          </w:r>
        </w:p>
      </w:sdtContent>
    </w:sdt>
    <w:p w:rsidR="00A77B3E" w:rsidRPr="00D37390" w:rsidRDefault="00C67F31" w:rsidP="00D37390">
      <w:pPr>
        <w:pStyle w:val="Heading1"/>
        <w:rPr>
          <w:rFonts w:eastAsia="Arial"/>
          <w:sz w:val="22"/>
          <w:szCs w:val="22"/>
        </w:rPr>
      </w:pPr>
      <w:r w:rsidRPr="00D37390">
        <w:br w:type="page"/>
      </w:r>
      <w:bookmarkStart w:id="1125" w:name="_Toc283410913"/>
      <w:r w:rsidRPr="00D37390">
        <w:rPr>
          <w:rFonts w:eastAsia="Arial"/>
        </w:rPr>
        <w:lastRenderedPageBreak/>
        <w:t>Introduction (Customer Statement of Requirements)</w:t>
      </w:r>
      <w:bookmarkEnd w:id="1125"/>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1126" w:name="h.mpu6g6-te2ns3"/>
      <w:bookmarkStart w:id="1127" w:name="_Toc283410914"/>
      <w:bookmarkEnd w:id="1126"/>
      <w:r w:rsidRPr="00D37390">
        <w:rPr>
          <w:rFonts w:eastAsia="Arial"/>
        </w:rPr>
        <w:t>Purpose</w:t>
      </w:r>
      <w:bookmarkEnd w:id="1127"/>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1128" w:name="h.pahqrv-ipeihw"/>
      <w:bookmarkStart w:id="1129" w:name="_Toc283410915"/>
      <w:bookmarkEnd w:id="1128"/>
      <w:r w:rsidRPr="00D37390">
        <w:rPr>
          <w:rFonts w:eastAsia="Arial"/>
        </w:rPr>
        <w:t>Scope</w:t>
      </w:r>
      <w:bookmarkEnd w:id="1129"/>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1130" w:name="h.d2qy3a-ov7lfk"/>
      <w:bookmarkStart w:id="1131" w:name="_Toc283410916"/>
      <w:bookmarkEnd w:id="1130"/>
      <w:r w:rsidRPr="00D37390">
        <w:rPr>
          <w:rFonts w:eastAsia="Arial"/>
        </w:rPr>
        <w:t>References</w:t>
      </w:r>
      <w:bookmarkEnd w:id="1131"/>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1132" w:name="h.wbbon8-e9krdn"/>
      <w:bookmarkEnd w:id="1132"/>
    </w:p>
    <w:p w:rsidR="00367E32" w:rsidRDefault="00367E32" w:rsidP="00367E32">
      <w:pPr>
        <w:rPr>
          <w:rFonts w:eastAsia="Arial"/>
        </w:rPr>
      </w:pPr>
    </w:p>
    <w:p w:rsidR="00A77B3E" w:rsidRPr="00D37390" w:rsidRDefault="00C67F31" w:rsidP="00672CFD">
      <w:pPr>
        <w:pStyle w:val="Heading2"/>
        <w:rPr>
          <w:rFonts w:eastAsia="Arial"/>
        </w:rPr>
      </w:pPr>
      <w:bookmarkStart w:id="1133" w:name="_Toc283410917"/>
      <w:r w:rsidRPr="00D37390">
        <w:rPr>
          <w:rFonts w:eastAsia="Arial"/>
        </w:rPr>
        <w:lastRenderedPageBreak/>
        <w:t>Audience</w:t>
      </w:r>
      <w:bookmarkEnd w:id="1133"/>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134" w:name="h.taq8d4-s4yc7i"/>
      <w:bookmarkEnd w:id="1134"/>
      <w:r>
        <w:rPr>
          <w:rFonts w:eastAsia="Arial"/>
        </w:rPr>
        <w:br w:type="page"/>
      </w:r>
    </w:p>
    <w:p w:rsidR="00A77B3E" w:rsidRPr="00D37390" w:rsidRDefault="00C67F31" w:rsidP="00D37390">
      <w:pPr>
        <w:pStyle w:val="Heading1"/>
        <w:rPr>
          <w:rFonts w:eastAsia="Arial"/>
        </w:rPr>
      </w:pPr>
      <w:bookmarkStart w:id="1135" w:name="_Toc283410918"/>
      <w:r w:rsidRPr="00D37390">
        <w:rPr>
          <w:rFonts w:eastAsia="Arial"/>
        </w:rPr>
        <w:lastRenderedPageBreak/>
        <w:t>System Overview</w:t>
      </w:r>
      <w:bookmarkEnd w:id="1135"/>
    </w:p>
    <w:p w:rsidR="00A77B3E" w:rsidRPr="00D37390" w:rsidRDefault="00C67F31" w:rsidP="00672CFD">
      <w:pPr>
        <w:pStyle w:val="Heading2"/>
      </w:pPr>
      <w:bookmarkStart w:id="1136" w:name="h.r16d3f-sk8o5e"/>
      <w:bookmarkStart w:id="1137" w:name="_Toc283410919"/>
      <w:bookmarkEnd w:id="1136"/>
      <w:r w:rsidRPr="00D37390">
        <w:t>System functionality</w:t>
      </w:r>
      <w:bookmarkEnd w:id="1137"/>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 xml:space="preserve">Employee management allows managers to control access to the RMS system for each individual employee. It will also support recording the information necessary to compute payroll by tracking </w:t>
      </w:r>
      <w:proofErr w:type="gramStart"/>
      <w:r>
        <w:rPr>
          <w:rFonts w:eastAsia="Arial"/>
        </w:rPr>
        <w:t>employees</w:t>
      </w:r>
      <w:proofErr w:type="gramEnd"/>
      <w:r>
        <w:rPr>
          <w:rFonts w:eastAsia="Arial"/>
        </w:rPr>
        <w:t xml:space="preserve">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1138" w:name="h.zefc4n-y3wxt0"/>
      <w:bookmarkStart w:id="1139" w:name="_Toc283410920"/>
      <w:bookmarkEnd w:id="1138"/>
      <w:r w:rsidRPr="00D37390">
        <w:rPr>
          <w:rFonts w:eastAsia="Arial"/>
        </w:rPr>
        <w:t>System Components</w:t>
      </w:r>
      <w:bookmarkEnd w:id="1139"/>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t>RMS menu management</w:t>
      </w:r>
    </w:p>
    <w:p w:rsidR="00A77B3E" w:rsidRDefault="00C67F31" w:rsidP="00367E32">
      <w:pPr>
        <w:rPr>
          <w:rFonts w:eastAsia="Arial"/>
        </w:rPr>
      </w:pPr>
      <w:r>
        <w:rPr>
          <w:rFonts w:eastAsia="Arial"/>
        </w:rPr>
        <w:lastRenderedPageBreak/>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1140" w:name="h.nymapi-20iygh"/>
      <w:bookmarkStart w:id="1141" w:name="_Toc283410921"/>
      <w:bookmarkEnd w:id="1140"/>
      <w:r w:rsidRPr="00D37390">
        <w:rPr>
          <w:rFonts w:eastAsia="Arial"/>
        </w:rPr>
        <w:t>Basic Design Approach</w:t>
      </w:r>
      <w:bookmarkEnd w:id="1141"/>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1142" w:name="h.u6x3ro-ptzk4p"/>
      <w:bookmarkEnd w:id="1142"/>
      <w:r>
        <w:rPr>
          <w:rFonts w:eastAsia="Arial"/>
        </w:rPr>
        <w:br w:type="page"/>
      </w:r>
    </w:p>
    <w:p w:rsidR="00A77B3E" w:rsidRPr="00D37390" w:rsidRDefault="00C67F31" w:rsidP="00D37390">
      <w:pPr>
        <w:pStyle w:val="Heading1"/>
        <w:rPr>
          <w:rFonts w:eastAsia="Arial"/>
        </w:rPr>
      </w:pPr>
      <w:bookmarkStart w:id="1143" w:name="_Toc283410922"/>
      <w:r w:rsidRPr="00D37390">
        <w:rPr>
          <w:rFonts w:eastAsia="Arial"/>
        </w:rPr>
        <w:lastRenderedPageBreak/>
        <w:t>User Interface Prototypes</w:t>
      </w:r>
      <w:bookmarkEnd w:id="1143"/>
    </w:p>
    <w:p w:rsidR="00A77B3E" w:rsidRPr="00D37390" w:rsidRDefault="00C67F31" w:rsidP="00672CFD">
      <w:pPr>
        <w:pStyle w:val="Heading2"/>
        <w:rPr>
          <w:rFonts w:eastAsia="Arial"/>
        </w:rPr>
      </w:pPr>
      <w:bookmarkStart w:id="1144" w:name="h.4zrlqz-c7t06o"/>
      <w:bookmarkStart w:id="1145" w:name="_Toc283410923"/>
      <w:bookmarkEnd w:id="1144"/>
      <w:r w:rsidRPr="00D37390">
        <w:rPr>
          <w:rFonts w:eastAsia="Arial"/>
        </w:rPr>
        <w:t>Login Screen</w:t>
      </w:r>
      <w:bookmarkEnd w:id="1145"/>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1.</w:t>
      </w:r>
      <w:proofErr w:type="gramEnd"/>
      <w:r>
        <w:rPr>
          <w:rFonts w:eastAsia="Arial"/>
        </w:rPr>
        <w:t xml:space="preserve">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1146" w:name="h.ow0yyq-gdu9et"/>
      <w:bookmarkEnd w:id="1146"/>
      <w:r>
        <w:rPr>
          <w:rFonts w:eastAsia="Arial"/>
        </w:rPr>
        <w:br w:type="page"/>
      </w:r>
    </w:p>
    <w:p w:rsidR="00A77B3E" w:rsidRPr="00D37390" w:rsidRDefault="00C67F31" w:rsidP="00672CFD">
      <w:pPr>
        <w:pStyle w:val="Heading2"/>
        <w:rPr>
          <w:rFonts w:eastAsia="Arial"/>
        </w:rPr>
      </w:pPr>
      <w:bookmarkStart w:id="1147" w:name="_Toc283410924"/>
      <w:r w:rsidRPr="00D37390">
        <w:rPr>
          <w:rFonts w:eastAsia="Arial"/>
        </w:rPr>
        <w:lastRenderedPageBreak/>
        <w:t>Order Entry Screen</w:t>
      </w:r>
      <w:bookmarkEnd w:id="1147"/>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2.</w:t>
      </w:r>
      <w:proofErr w:type="gramEnd"/>
      <w:r>
        <w:rPr>
          <w:rFonts w:eastAsia="Arial"/>
        </w:rPr>
        <w:t xml:space="preserve">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1148" w:name="h.s6ymhe-flhqe7"/>
      <w:bookmarkEnd w:id="1148"/>
      <w:r>
        <w:rPr>
          <w:rFonts w:eastAsia="Arial"/>
        </w:rPr>
        <w:br w:type="page"/>
      </w:r>
    </w:p>
    <w:p w:rsidR="00A77B3E" w:rsidRPr="00D37390" w:rsidRDefault="00C67F31" w:rsidP="00672CFD">
      <w:pPr>
        <w:pStyle w:val="Heading2"/>
        <w:rPr>
          <w:rFonts w:eastAsia="Arial"/>
        </w:rPr>
      </w:pPr>
      <w:bookmarkStart w:id="1149" w:name="_Toc283410925"/>
      <w:r w:rsidRPr="00D37390">
        <w:rPr>
          <w:rFonts w:eastAsia="Arial"/>
        </w:rPr>
        <w:lastRenderedPageBreak/>
        <w:t>Cook’s Screen</w:t>
      </w:r>
      <w:bookmarkEnd w:id="1149"/>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3.</w:t>
      </w:r>
      <w:proofErr w:type="gramEnd"/>
      <w:r>
        <w:rPr>
          <w:rFonts w:eastAsia="Arial"/>
        </w:rPr>
        <w:t xml:space="preserve">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1150" w:name="h.ahcbk0-k25oh2"/>
      <w:bookmarkEnd w:id="1150"/>
      <w:r>
        <w:rPr>
          <w:rFonts w:eastAsia="Arial"/>
        </w:rPr>
        <w:br w:type="page"/>
      </w:r>
    </w:p>
    <w:p w:rsidR="00A77B3E" w:rsidRPr="00D37390" w:rsidRDefault="00C67F31" w:rsidP="00672CFD">
      <w:pPr>
        <w:pStyle w:val="Heading2"/>
        <w:rPr>
          <w:rFonts w:eastAsia="Arial"/>
        </w:rPr>
      </w:pPr>
      <w:bookmarkStart w:id="1151" w:name="_Toc283410926"/>
      <w:r w:rsidRPr="00D37390">
        <w:rPr>
          <w:rFonts w:eastAsia="Arial"/>
        </w:rPr>
        <w:lastRenderedPageBreak/>
        <w:t>Inventory Management Touch-Screen</w:t>
      </w:r>
      <w:bookmarkEnd w:id="1151"/>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4.</w:t>
      </w:r>
      <w:proofErr w:type="gramEnd"/>
      <w:r>
        <w:rPr>
          <w:rFonts w:eastAsia="Arial"/>
        </w:rPr>
        <w:t xml:space="preserve">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1152" w:name="h.1xvgkw-w4qddw"/>
      <w:bookmarkEnd w:id="1152"/>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1153" w:name="_Toc283410927"/>
      <w:r w:rsidRPr="00D37390">
        <w:rPr>
          <w:rFonts w:eastAsia="Arial"/>
        </w:rPr>
        <w:lastRenderedPageBreak/>
        <w:t>Inventory Management</w:t>
      </w:r>
      <w:bookmarkEnd w:id="1153"/>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5.</w:t>
      </w:r>
      <w:proofErr w:type="gramEnd"/>
      <w:r>
        <w:rPr>
          <w:rFonts w:eastAsia="Arial"/>
        </w:rPr>
        <w:t xml:space="preserve">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proofErr w:type="gramStart"/>
      <w:r>
        <w:rPr>
          <w:rFonts w:eastAsia="Arial"/>
        </w:rPr>
        <w:t>Record spoilage and waste.</w:t>
      </w:r>
      <w:proofErr w:type="gramEnd"/>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1154" w:name="h.hvull7-wlr72f"/>
      <w:bookmarkEnd w:id="1154"/>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1155" w:name="_Toc283410928"/>
      <w:r w:rsidRPr="00D37390">
        <w:rPr>
          <w:rFonts w:eastAsia="Arial"/>
          <w:bCs/>
        </w:rPr>
        <w:lastRenderedPageBreak/>
        <w:t>Menu Management</w:t>
      </w:r>
      <w:bookmarkEnd w:id="1155"/>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6.</w:t>
      </w:r>
      <w:proofErr w:type="gramEnd"/>
      <w:r>
        <w:rPr>
          <w:rFonts w:eastAsia="Arial"/>
        </w:rPr>
        <w:t xml:space="preserve">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1156" w:name="h.jnq9w0-3nq26s"/>
      <w:bookmarkEnd w:id="1156"/>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1157" w:name="_Toc283410929"/>
      <w:r w:rsidRPr="00D37390">
        <w:rPr>
          <w:rFonts w:eastAsia="Arial"/>
          <w:bCs/>
        </w:rPr>
        <w:lastRenderedPageBreak/>
        <w:t>Employee Management</w:t>
      </w:r>
      <w:bookmarkEnd w:id="1157"/>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7.</w:t>
      </w:r>
      <w:proofErr w:type="gramEnd"/>
      <w:r>
        <w:rPr>
          <w:rFonts w:eastAsia="Arial"/>
        </w:rPr>
        <w:t xml:space="preserve">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1158" w:name="h.9brafn-meghy"/>
      <w:bookmarkEnd w:id="1158"/>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1159" w:name="_Toc283410930"/>
      <w:r w:rsidRPr="00D37390">
        <w:rPr>
          <w:rFonts w:eastAsia="Arial"/>
          <w:bCs/>
        </w:rPr>
        <w:lastRenderedPageBreak/>
        <w:t>Report Selection</w:t>
      </w:r>
      <w:bookmarkEnd w:id="1159"/>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8.</w:t>
      </w:r>
      <w:proofErr w:type="gramEnd"/>
      <w:r>
        <w:rPr>
          <w:rFonts w:eastAsia="Arial"/>
        </w:rPr>
        <w:t xml:space="preserve">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roofErr w:type="gramStart"/>
      <w:r>
        <w:rPr>
          <w:rFonts w:eastAsia="Arial"/>
        </w:rPr>
        <w:t>..</w:t>
      </w:r>
      <w:proofErr w:type="gramEnd"/>
    </w:p>
    <w:p w:rsidR="003F3B08" w:rsidRDefault="003F3B08">
      <w:pPr>
        <w:rPr>
          <w:rFonts w:ascii="Arial" w:eastAsia="Arial" w:hAnsi="Arial" w:cs="Arial"/>
          <w:b/>
          <w:bCs/>
          <w:color w:val="000000"/>
          <w:sz w:val="24"/>
          <w:szCs w:val="24"/>
        </w:rPr>
      </w:pPr>
      <w:bookmarkStart w:id="1160" w:name="h.1auymt-ewsqld"/>
      <w:bookmarkEnd w:id="1160"/>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1161" w:name="_Toc283410931"/>
      <w:r w:rsidRPr="00D37390">
        <w:rPr>
          <w:rFonts w:eastAsia="Arial"/>
          <w:bCs/>
        </w:rPr>
        <w:lastRenderedPageBreak/>
        <w:t>Running Reports</w:t>
      </w:r>
      <w:bookmarkEnd w:id="1161"/>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9.</w:t>
      </w:r>
      <w:proofErr w:type="gramEnd"/>
      <w:r>
        <w:rPr>
          <w:rFonts w:eastAsia="Arial"/>
        </w:rPr>
        <w:t xml:space="preserve">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1162" w:name="h.b03hm2-dm90vk"/>
      <w:bookmarkEnd w:id="1162"/>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1163" w:name="_Toc283410932"/>
      <w:r w:rsidRPr="00D37390">
        <w:rPr>
          <w:rFonts w:eastAsia="Arial"/>
        </w:rPr>
        <w:lastRenderedPageBreak/>
        <w:t>Design Considerations</w:t>
      </w:r>
      <w:bookmarkEnd w:id="1163"/>
    </w:p>
    <w:p w:rsidR="00A77B3E" w:rsidRPr="00D37390" w:rsidRDefault="00C67F31" w:rsidP="00672CFD">
      <w:pPr>
        <w:pStyle w:val="Heading2"/>
        <w:rPr>
          <w:rFonts w:eastAsia="Arial"/>
        </w:rPr>
      </w:pPr>
      <w:bookmarkStart w:id="1164" w:name="h.qhd5pi-gjqgho"/>
      <w:bookmarkStart w:id="1165" w:name="_Toc283410933"/>
      <w:bookmarkEnd w:id="1164"/>
      <w:r w:rsidRPr="00D37390">
        <w:rPr>
          <w:rFonts w:eastAsia="Arial"/>
        </w:rPr>
        <w:t>Assumptions and Dependencies</w:t>
      </w:r>
      <w:bookmarkEnd w:id="1165"/>
    </w:p>
    <w:p w:rsidR="00A77B3E" w:rsidRDefault="00C67F31" w:rsidP="00367E32">
      <w:pPr>
        <w:rPr>
          <w:rFonts w:eastAsia="Arial"/>
        </w:rPr>
      </w:pPr>
      <w:r>
        <w:rPr>
          <w:rFonts w:eastAsia="Arial"/>
        </w:rPr>
        <w:t xml:space="preserve">The software application will be deployed on a computer running a Windows® operating system with the .NET 4.0 </w:t>
      </w:r>
      <w:proofErr w:type="gramStart"/>
      <w:r>
        <w:rPr>
          <w:rFonts w:eastAsia="Arial"/>
        </w:rPr>
        <w:t>framework</w:t>
      </w:r>
      <w:proofErr w:type="gramEnd"/>
      <w:r>
        <w:rPr>
          <w:rFonts w:eastAsia="Arial"/>
        </w:rPr>
        <w:t xml:space="preserve">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1166" w:name="h.rx70j3-3mc4y6"/>
      <w:bookmarkStart w:id="1167" w:name="_Toc283410934"/>
      <w:bookmarkEnd w:id="1166"/>
      <w:r w:rsidRPr="00D37390">
        <w:rPr>
          <w:rFonts w:eastAsia="Arial"/>
        </w:rPr>
        <w:t>General Constraints</w:t>
      </w:r>
      <w:bookmarkEnd w:id="1167"/>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1168" w:name="h.o4bnfz-1cfpr3"/>
      <w:bookmarkStart w:id="1169" w:name="_Toc283410935"/>
      <w:bookmarkEnd w:id="1168"/>
      <w:r w:rsidRPr="00D37390">
        <w:rPr>
          <w:rFonts w:eastAsia="Arial"/>
        </w:rPr>
        <w:t>Architectural Strategies</w:t>
      </w:r>
      <w:bookmarkEnd w:id="1169"/>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proofErr w:type="gramStart"/>
      <w:r>
        <w:rPr>
          <w:rFonts w:eastAsia="Arial"/>
        </w:rPr>
        <w:t>Selected Microsoft .Net 4 for the development platform.</w:t>
      </w:r>
      <w:proofErr w:type="gramEnd"/>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The keyboard and mouse will need to be used in areas where touch panels are </w:t>
      </w:r>
      <w:r>
        <w:rPr>
          <w:rFonts w:ascii="Arial" w:eastAsia="Arial" w:hAnsi="Arial" w:cs="Arial"/>
          <w:i/>
          <w:iCs/>
          <w:color w:val="000000"/>
        </w:rPr>
        <w:lastRenderedPageBreak/>
        <w:t>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1170" w:name="h.xux66y-py9a8r"/>
      <w:bookmarkEnd w:id="1170"/>
      <w:r>
        <w:rPr>
          <w:rFonts w:eastAsia="Arial"/>
        </w:rPr>
        <w:br w:type="page"/>
      </w:r>
    </w:p>
    <w:p w:rsidR="00A77B3E" w:rsidRPr="00D37390" w:rsidRDefault="00C67F31" w:rsidP="00D37390">
      <w:pPr>
        <w:pStyle w:val="Heading1"/>
        <w:rPr>
          <w:rFonts w:eastAsia="Arial"/>
        </w:rPr>
      </w:pPr>
      <w:bookmarkStart w:id="1171" w:name="_Toc283410936"/>
      <w:r w:rsidRPr="00D37390">
        <w:rPr>
          <w:rFonts w:eastAsia="Arial"/>
        </w:rPr>
        <w:lastRenderedPageBreak/>
        <w:t>System Architecture</w:t>
      </w:r>
      <w:bookmarkEnd w:id="1171"/>
    </w:p>
    <w:p w:rsidR="00A77B3E" w:rsidRPr="00D37390" w:rsidRDefault="00C67F31" w:rsidP="00672CFD">
      <w:pPr>
        <w:pStyle w:val="Heading2"/>
        <w:rPr>
          <w:rFonts w:eastAsia="Arial"/>
        </w:rPr>
      </w:pPr>
      <w:bookmarkStart w:id="1172" w:name="h.247x23-bkf5tk"/>
      <w:bookmarkStart w:id="1173" w:name="_Toc283410937"/>
      <w:bookmarkEnd w:id="1172"/>
      <w:r w:rsidRPr="00D37390">
        <w:rPr>
          <w:rFonts w:eastAsia="Arial"/>
        </w:rPr>
        <w:t>Use Cases</w:t>
      </w:r>
      <w:bookmarkEnd w:id="1173"/>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10.</w:t>
      </w:r>
      <w:proofErr w:type="gramEnd"/>
      <w:r>
        <w:rPr>
          <w:rFonts w:eastAsia="Arial"/>
        </w:rPr>
        <w:t xml:space="preserve">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Default="00C67F31" w:rsidP="00741ACB">
      <w:pPr>
        <w:pStyle w:val="Heading2"/>
        <w:rPr>
          <w:ins w:id="1174" w:author="Jerod Hodgkin" w:date="2011-01-18T22:03:00Z"/>
          <w:rFonts w:eastAsia="Arial"/>
          <w:bCs/>
        </w:rPr>
      </w:pPr>
      <w:bookmarkStart w:id="1175" w:name="h.oax6ujqjmshu"/>
      <w:bookmarkStart w:id="1176" w:name="_Toc283410938"/>
      <w:bookmarkEnd w:id="1175"/>
      <w:r w:rsidRPr="00D37390">
        <w:rPr>
          <w:rFonts w:eastAsia="Arial"/>
          <w:bCs/>
        </w:rPr>
        <w:t>Menu Management</w:t>
      </w:r>
      <w:bookmarkEnd w:id="1176"/>
      <w:r w:rsidRPr="00D37390">
        <w:rPr>
          <w:rFonts w:eastAsia="Arial"/>
          <w:bCs/>
        </w:rPr>
        <w:t xml:space="preserve"> </w:t>
      </w:r>
    </w:p>
    <w:p w:rsidR="008F1F4C" w:rsidRPr="008F1F4C" w:rsidRDefault="008F1F4C" w:rsidP="008F1F4C">
      <w:pPr>
        <w:pStyle w:val="Heading3"/>
        <w:rPr>
          <w:ins w:id="1177" w:author="Jerod Hodgkin" w:date="2011-01-18T22:04:00Z"/>
          <w:rFonts w:eastAsia="Arial"/>
          <w:bCs/>
        </w:rPr>
      </w:pPr>
      <w:bookmarkStart w:id="1178" w:name="_Toc283410939"/>
      <w:ins w:id="1179" w:author="Jerod Hodgkin" w:date="2011-01-18T22:05:00Z">
        <w:r>
          <w:lastRenderedPageBreak/>
          <w:t xml:space="preserve">Create/Update menu </w:t>
        </w:r>
      </w:ins>
      <w:ins w:id="1180" w:author="Jerod Hodgkin" w:date="2011-01-18T22:04:00Z">
        <w:r>
          <w:rPr>
            <w:rFonts w:eastAsia="Arial"/>
            <w:bCs/>
          </w:rPr>
          <w:t>– BBQRMS-</w:t>
        </w:r>
      </w:ins>
      <w:ins w:id="1181" w:author="Jerod Hodgkin" w:date="2011-01-18T22:05:00Z">
        <w:r>
          <w:rPr>
            <w:rFonts w:eastAsia="Arial"/>
            <w:bCs/>
          </w:rPr>
          <w:t>56</w:t>
        </w:r>
      </w:ins>
      <w:bookmarkEnd w:id="1178"/>
    </w:p>
    <w:tbl>
      <w:tblPr>
        <w:tblW w:w="0" w:type="auto"/>
        <w:tblLook w:val="0000"/>
      </w:tblPr>
      <w:tblGrid>
        <w:gridCol w:w="4680"/>
        <w:gridCol w:w="4680"/>
      </w:tblGrid>
      <w:tr w:rsidR="008F1F4C" w:rsidTr="003A4827">
        <w:trPr>
          <w:ins w:id="1182" w:author="Jerod Hodgkin" w:date="2011-01-18T22:04: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1F4C" w:rsidRPr="00367E32" w:rsidRDefault="008F1F4C" w:rsidP="003A4827">
            <w:pPr>
              <w:pStyle w:val="ListStyle"/>
              <w:contextualSpacing/>
              <w:rPr>
                <w:ins w:id="1183" w:author="Jerod Hodgkin" w:date="2011-01-18T22:04:00Z"/>
                <w:rStyle w:val="Strong"/>
              </w:rPr>
            </w:pPr>
            <w:ins w:id="1184" w:author="Jerod Hodgkin" w:date="2011-01-18T22:04:00Z">
              <w:r w:rsidRPr="00367E32">
                <w:rPr>
                  <w:rStyle w:val="Strong"/>
                </w:rPr>
                <w:t>Related use cases:</w:t>
              </w:r>
            </w:ins>
          </w:p>
          <w:p w:rsidR="008F1F4C" w:rsidRDefault="008F1F4C" w:rsidP="003A4827">
            <w:pPr>
              <w:rPr>
                <w:ins w:id="1185" w:author="Jerod Hodgkin" w:date="2011-01-18T22:04:00Z"/>
                <w:rFonts w:eastAsia="Arial"/>
              </w:rPr>
            </w:pPr>
            <w:ins w:id="1186" w:author="Jerod Hodgkin" w:date="2011-01-18T22:04:00Z">
              <w:r>
                <w:rPr>
                  <w:rFonts w:eastAsia="Arial"/>
                </w:rPr>
                <w:t>Inventory management</w:t>
              </w:r>
            </w:ins>
          </w:p>
          <w:p w:rsidR="008F1F4C" w:rsidRDefault="008F1F4C" w:rsidP="003A4827">
            <w:pPr>
              <w:rPr>
                <w:ins w:id="1187" w:author="Jerod Hodgkin" w:date="2011-01-18T22:04:00Z"/>
                <w:rFonts w:eastAsia="Arial"/>
              </w:rPr>
            </w:pPr>
            <w:ins w:id="1188" w:author="Jerod Hodgkin" w:date="2011-01-18T22:04:00Z">
              <w:r>
                <w:rPr>
                  <w:rFonts w:eastAsia="Arial"/>
                </w:rPr>
                <w:t>Place order</w:t>
              </w:r>
            </w:ins>
          </w:p>
          <w:p w:rsidR="008F1F4C" w:rsidRDefault="008F1F4C" w:rsidP="003A4827">
            <w:pPr>
              <w:rPr>
                <w:ins w:id="1189" w:author="Jerod Hodgkin" w:date="2011-01-18T22:05:00Z"/>
                <w:rFonts w:eastAsia="Arial"/>
              </w:rPr>
            </w:pPr>
            <w:ins w:id="1190" w:author="Jerod Hodgkin" w:date="2011-01-18T22:04:00Z">
              <w:r>
                <w:rPr>
                  <w:rFonts w:eastAsia="Arial"/>
                </w:rPr>
                <w:t>Complete order</w:t>
              </w:r>
            </w:ins>
          </w:p>
          <w:p w:rsidR="008F1F4C" w:rsidRDefault="008F1F4C" w:rsidP="003A4827">
            <w:pPr>
              <w:rPr>
                <w:ins w:id="1191" w:author="Jerod Hodgkin" w:date="2011-01-18T22:04:00Z"/>
                <w:rFonts w:eastAsia="Arial"/>
              </w:rPr>
            </w:pPr>
            <w:ins w:id="1192" w:author="Jerod Hodgkin" w:date="2011-01-18T22:05:00Z">
              <w:r>
                <w:rPr>
                  <w:rFonts w:eastAsia="Arial"/>
                </w:rPr>
                <w:t>Create Menu Item</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1F4C" w:rsidRPr="00367E32" w:rsidRDefault="008F1F4C" w:rsidP="003A4827">
            <w:pPr>
              <w:pStyle w:val="ListStyle"/>
              <w:contextualSpacing/>
              <w:rPr>
                <w:ins w:id="1193" w:author="Jerod Hodgkin" w:date="2011-01-18T22:04:00Z"/>
                <w:rStyle w:val="Strong"/>
              </w:rPr>
            </w:pPr>
            <w:ins w:id="1194" w:author="Jerod Hodgkin" w:date="2011-01-18T22:04:00Z">
              <w:r w:rsidRPr="00367E32">
                <w:rPr>
                  <w:rStyle w:val="Strong"/>
                </w:rPr>
                <w:t>Actors:</w:t>
              </w:r>
            </w:ins>
          </w:p>
          <w:p w:rsidR="008F1F4C" w:rsidRDefault="008F1F4C" w:rsidP="003A4827">
            <w:pPr>
              <w:rPr>
                <w:ins w:id="1195" w:author="Jerod Hodgkin" w:date="2011-01-18T22:04:00Z"/>
                <w:rFonts w:eastAsia="Arial"/>
              </w:rPr>
            </w:pPr>
            <w:ins w:id="1196" w:author="Jerod Hodgkin" w:date="2011-01-18T22:04:00Z">
              <w:r>
                <w:rPr>
                  <w:rFonts w:eastAsia="Arial"/>
                </w:rPr>
                <w:t>Managers</w:t>
              </w:r>
            </w:ins>
          </w:p>
        </w:tc>
      </w:tr>
    </w:tbl>
    <w:p w:rsidR="008F1F4C" w:rsidRDefault="008F1F4C" w:rsidP="008F1F4C">
      <w:pPr>
        <w:pStyle w:val="ListStyle"/>
        <w:contextualSpacing/>
        <w:rPr>
          <w:ins w:id="1197" w:author="Jerod Hodgkin" w:date="2011-01-18T22:04:00Z"/>
        </w:rPr>
      </w:pPr>
    </w:p>
    <w:p w:rsidR="008F1F4C" w:rsidRPr="00367E32" w:rsidRDefault="008F1F4C" w:rsidP="008F1F4C">
      <w:pPr>
        <w:pStyle w:val="ListStyle"/>
        <w:contextualSpacing/>
        <w:rPr>
          <w:ins w:id="1198" w:author="Jerod Hodgkin" w:date="2011-01-18T22:04:00Z"/>
          <w:rStyle w:val="Strong"/>
        </w:rPr>
      </w:pPr>
      <w:ins w:id="1199" w:author="Jerod Hodgkin" w:date="2011-01-18T22:04:00Z">
        <w:r w:rsidRPr="00367E32">
          <w:rPr>
            <w:rStyle w:val="Strong"/>
          </w:rPr>
          <w:t>Summary</w:t>
        </w:r>
      </w:ins>
    </w:p>
    <w:p w:rsidR="008F1F4C" w:rsidRDefault="008F1F4C" w:rsidP="008F1F4C">
      <w:pPr>
        <w:rPr>
          <w:ins w:id="1200" w:author="Jerod Hodgkin" w:date="2011-01-18T22:04:00Z"/>
          <w:rFonts w:eastAsia="Arial"/>
        </w:rPr>
      </w:pPr>
      <w:ins w:id="1201" w:author="Jerod Hodgkin" w:date="2011-01-18T22:04:00Z">
        <w:r>
          <w:rPr>
            <w:rFonts w:eastAsia="Arial"/>
          </w:rPr>
          <w:t>The menu</w:t>
        </w:r>
      </w:ins>
      <w:ins w:id="1202" w:author="Jerod Hodgkin" w:date="2011-01-18T22:05:00Z">
        <w:r>
          <w:rPr>
            <w:rFonts w:eastAsia="Arial"/>
          </w:rPr>
          <w:t xml:space="preserve">s </w:t>
        </w:r>
      </w:ins>
      <w:ins w:id="1203" w:author="Jerod Hodgkin" w:date="2011-01-18T22:04:00Z">
        <w:r>
          <w:rPr>
            <w:rFonts w:eastAsia="Arial"/>
          </w:rPr>
          <w:t xml:space="preserve">will </w:t>
        </w:r>
      </w:ins>
      <w:ins w:id="1204" w:author="Jerod Hodgkin" w:date="2011-01-18T22:05:00Z">
        <w:r>
          <w:rPr>
            <w:rFonts w:eastAsia="Arial"/>
          </w:rPr>
          <w:t>contai</w:t>
        </w:r>
      </w:ins>
      <w:ins w:id="1205" w:author="Jerod Hodgkin" w:date="2011-01-18T22:06:00Z">
        <w:r>
          <w:rPr>
            <w:rFonts w:eastAsia="Arial"/>
          </w:rPr>
          <w:t xml:space="preserve">n a list of </w:t>
        </w:r>
      </w:ins>
      <w:ins w:id="1206" w:author="Jerod Hodgkin" w:date="2011-01-18T22:04:00Z">
        <w:r>
          <w:rPr>
            <w:rFonts w:eastAsia="Arial"/>
          </w:rPr>
          <w:t>items sold to the</w:t>
        </w:r>
      </w:ins>
      <w:ins w:id="1207" w:author="Jerod Hodgkin" w:date="2011-01-18T22:06:00Z">
        <w:r>
          <w:rPr>
            <w:rFonts w:eastAsia="Arial"/>
          </w:rPr>
          <w:t xml:space="preserve"> </w:t>
        </w:r>
      </w:ins>
      <w:ins w:id="1208" w:author="Jerod Hodgkin" w:date="2011-01-18T22:04:00Z">
        <w:r>
          <w:rPr>
            <w:rFonts w:eastAsia="Arial"/>
          </w:rPr>
          <w:t>customers. Menu</w:t>
        </w:r>
      </w:ins>
      <w:ins w:id="1209" w:author="Jerod Hodgkin" w:date="2011-01-18T22:06:00Z">
        <w:r>
          <w:rPr>
            <w:rFonts w:eastAsia="Arial"/>
          </w:rPr>
          <w:t xml:space="preserve">s </w:t>
        </w:r>
      </w:ins>
      <w:ins w:id="1210" w:author="Jerod Hodgkin" w:date="2011-01-18T22:04:00Z">
        <w:r>
          <w:rPr>
            <w:rFonts w:eastAsia="Arial"/>
          </w:rPr>
          <w:t xml:space="preserve">are constructed of </w:t>
        </w:r>
      </w:ins>
      <w:ins w:id="1211" w:author="Jerod Hodgkin" w:date="2011-01-18T22:06:00Z">
        <w:r>
          <w:rPr>
            <w:rFonts w:eastAsia="Arial"/>
          </w:rPr>
          <w:t xml:space="preserve">menu </w:t>
        </w:r>
      </w:ins>
      <w:ins w:id="1212" w:author="Jerod Hodgkin" w:date="2011-01-18T22:04:00Z">
        <w:r>
          <w:rPr>
            <w:rFonts w:eastAsia="Arial"/>
          </w:rPr>
          <w:t>items. The owners should be able to create new menu</w:t>
        </w:r>
      </w:ins>
      <w:ins w:id="1213" w:author="Jerod Hodgkin" w:date="2011-01-18T22:06:00Z">
        <w:r>
          <w:rPr>
            <w:rFonts w:eastAsia="Arial"/>
          </w:rPr>
          <w:t xml:space="preserve">s </w:t>
        </w:r>
      </w:ins>
      <w:ins w:id="1214" w:author="Jerod Hodgkin" w:date="2011-01-18T22:04:00Z">
        <w:r>
          <w:rPr>
            <w:rFonts w:eastAsia="Arial"/>
          </w:rPr>
          <w:t xml:space="preserve">from existing </w:t>
        </w:r>
      </w:ins>
      <w:ins w:id="1215" w:author="Jerod Hodgkin" w:date="2011-01-18T22:06:00Z">
        <w:r>
          <w:rPr>
            <w:rFonts w:eastAsia="Arial"/>
          </w:rPr>
          <w:t xml:space="preserve">menu </w:t>
        </w:r>
      </w:ins>
      <w:ins w:id="1216" w:author="Jerod Hodgkin" w:date="2011-01-18T22:04:00Z">
        <w:r>
          <w:rPr>
            <w:rFonts w:eastAsia="Arial"/>
          </w:rPr>
          <w:t xml:space="preserve">items and change details of the current menu including, </w:t>
        </w:r>
      </w:ins>
      <w:ins w:id="1217" w:author="Jerod Hodgkin" w:date="2011-01-18T22:07:00Z">
        <w:r>
          <w:rPr>
            <w:rFonts w:eastAsia="Arial"/>
          </w:rPr>
          <w:t>menu items</w:t>
        </w:r>
      </w:ins>
      <w:ins w:id="1218" w:author="Jerod Hodgkin" w:date="2011-01-18T22:04:00Z">
        <w:r>
          <w:rPr>
            <w:rFonts w:eastAsia="Arial"/>
          </w:rPr>
          <w:t xml:space="preserve">, </w:t>
        </w:r>
      </w:ins>
      <w:ins w:id="1219" w:author="Jerod Hodgkin" w:date="2011-01-18T22:07:00Z">
        <w:r>
          <w:rPr>
            <w:rFonts w:eastAsia="Arial"/>
          </w:rPr>
          <w:t xml:space="preserve">and </w:t>
        </w:r>
      </w:ins>
      <w:ins w:id="1220" w:author="Jerod Hodgkin" w:date="2011-01-18T22:04:00Z">
        <w:r>
          <w:rPr>
            <w:rFonts w:eastAsia="Arial"/>
          </w:rPr>
          <w:t>description.</w:t>
        </w:r>
      </w:ins>
    </w:p>
    <w:p w:rsidR="008F1F4C" w:rsidRDefault="008F1F4C" w:rsidP="008F1F4C">
      <w:pPr>
        <w:rPr>
          <w:ins w:id="1221" w:author="Jerod Hodgkin" w:date="2011-01-18T22:04:00Z"/>
          <w:rFonts w:eastAsia="Arial"/>
        </w:rPr>
      </w:pPr>
    </w:p>
    <w:p w:rsidR="008F1F4C" w:rsidRPr="00367E32" w:rsidRDefault="008F1F4C" w:rsidP="008F1F4C">
      <w:pPr>
        <w:pStyle w:val="ListStyle"/>
        <w:contextualSpacing/>
        <w:rPr>
          <w:ins w:id="1222" w:author="Jerod Hodgkin" w:date="2011-01-18T22:04:00Z"/>
          <w:rStyle w:val="Strong"/>
        </w:rPr>
      </w:pPr>
      <w:ins w:id="1223" w:author="Jerod Hodgkin" w:date="2011-01-18T22:04:00Z">
        <w:r w:rsidRPr="00367E32">
          <w:rPr>
            <w:rStyle w:val="Strong"/>
          </w:rPr>
          <w:t>Preconditions</w:t>
        </w:r>
      </w:ins>
    </w:p>
    <w:p w:rsidR="008F1F4C" w:rsidRDefault="008F1F4C" w:rsidP="008F1F4C">
      <w:pPr>
        <w:rPr>
          <w:ins w:id="1224" w:author="Jerod Hodgkin" w:date="2011-01-18T22:04:00Z"/>
          <w:rFonts w:eastAsia="Arial"/>
        </w:rPr>
      </w:pPr>
      <w:proofErr w:type="gramStart"/>
      <w:ins w:id="1225" w:author="Jerod Hodgkin" w:date="2011-01-18T22:07:00Z">
        <w:r>
          <w:rPr>
            <w:rFonts w:eastAsia="Arial"/>
          </w:rPr>
          <w:t>None.</w:t>
        </w:r>
      </w:ins>
      <w:proofErr w:type="gramEnd"/>
    </w:p>
    <w:p w:rsidR="008F1F4C" w:rsidRDefault="008F1F4C" w:rsidP="008F1F4C">
      <w:pPr>
        <w:rPr>
          <w:ins w:id="1226" w:author="Jerod Hodgkin" w:date="2011-01-18T22:04:00Z"/>
          <w:rFonts w:eastAsia="Arial"/>
        </w:rPr>
      </w:pPr>
    </w:p>
    <w:p w:rsidR="008F1F4C" w:rsidRPr="00367E32" w:rsidRDefault="008F1F4C" w:rsidP="008F1F4C">
      <w:pPr>
        <w:pStyle w:val="ListStyle"/>
        <w:contextualSpacing/>
        <w:rPr>
          <w:ins w:id="1227" w:author="Jerod Hodgkin" w:date="2011-01-18T22:04:00Z"/>
          <w:rStyle w:val="Strong"/>
        </w:rPr>
      </w:pPr>
      <w:proofErr w:type="spellStart"/>
      <w:ins w:id="1228" w:author="Jerod Hodgkin" w:date="2011-01-18T22:04:00Z">
        <w:r w:rsidRPr="00367E32">
          <w:rPr>
            <w:rStyle w:val="Strong"/>
          </w:rPr>
          <w:t>Input/Output</w:t>
        </w:r>
        <w:proofErr w:type="spellEnd"/>
        <w:r w:rsidRPr="00367E32">
          <w:rPr>
            <w:rStyle w:val="Strong"/>
          </w:rPr>
          <w:t xml:space="preserve"> sequence for this feature</w:t>
        </w:r>
      </w:ins>
    </w:p>
    <w:p w:rsidR="008F1F4C" w:rsidRDefault="008F1F4C" w:rsidP="008F1F4C">
      <w:pPr>
        <w:rPr>
          <w:ins w:id="1229" w:author="Jerod Hodgkin" w:date="2011-01-18T22:08:00Z"/>
          <w:rFonts w:eastAsia="Arial"/>
        </w:rPr>
      </w:pPr>
      <w:ins w:id="1230" w:author="Jerod Hodgkin" w:date="2011-01-18T22:04:00Z">
        <w:r>
          <w:rPr>
            <w:rFonts w:eastAsia="Arial"/>
          </w:rPr>
          <w:t>The</w:t>
        </w:r>
      </w:ins>
      <w:ins w:id="1231" w:author="Jerod Hodgkin" w:date="2011-01-18T22:08:00Z">
        <w:r>
          <w:rPr>
            <w:rFonts w:eastAsia="Arial"/>
          </w:rPr>
          <w:t xml:space="preserve"> Managers may </w:t>
        </w:r>
      </w:ins>
      <w:ins w:id="1232" w:author="Jerod Hodgkin" w:date="2011-01-18T22:09:00Z">
        <w:r>
          <w:rPr>
            <w:rFonts w:eastAsia="Arial"/>
          </w:rPr>
          <w:t>edit</w:t>
        </w:r>
      </w:ins>
      <w:ins w:id="1233" w:author="Jerod Hodgkin" w:date="2011-01-18T22:10:00Z">
        <w:r>
          <w:rPr>
            <w:rFonts w:eastAsia="Arial"/>
          </w:rPr>
          <w:t xml:space="preserve"> or create a</w:t>
        </w:r>
      </w:ins>
      <w:ins w:id="1234" w:author="Jerod Hodgkin" w:date="2011-01-18T22:08:00Z">
        <w:r>
          <w:rPr>
            <w:rFonts w:eastAsia="Arial"/>
          </w:rPr>
          <w:t xml:space="preserve"> menu </w:t>
        </w:r>
      </w:ins>
      <w:ins w:id="1235" w:author="Jerod Hodgkin" w:date="2011-01-18T22:10:00Z">
        <w:r>
          <w:rPr>
            <w:rFonts w:eastAsia="Arial"/>
          </w:rPr>
          <w:t xml:space="preserve">by </w:t>
        </w:r>
      </w:ins>
      <w:ins w:id="1236" w:author="Jerod Hodgkin" w:date="2011-01-18T22:09:00Z">
        <w:r>
          <w:rPr>
            <w:rFonts w:eastAsia="Arial"/>
          </w:rPr>
          <w:t>clicking on the Manage Menu button.</w:t>
        </w:r>
      </w:ins>
      <w:ins w:id="1237" w:author="Jerod Hodgkin" w:date="2011-01-18T22:10:00Z">
        <w:r>
          <w:rPr>
            <w:rFonts w:eastAsia="Arial"/>
          </w:rPr>
          <w:t xml:space="preserve"> A list of existing menus will appear on the left with an add button on the bo</w:t>
        </w:r>
      </w:ins>
      <w:ins w:id="1238" w:author="Jerod Hodgkin" w:date="2011-01-18T22:11:00Z">
        <w:r>
          <w:rPr>
            <w:rFonts w:eastAsia="Arial"/>
          </w:rPr>
          <w:t xml:space="preserve">ttom of the list. The Manager may </w:t>
        </w:r>
      </w:ins>
      <w:ins w:id="1239" w:author="Jerod Hodgkin" w:date="2011-01-18T22:12:00Z">
        <w:r>
          <w:rPr>
            <w:rFonts w:eastAsia="Arial"/>
          </w:rPr>
          <w:t xml:space="preserve">edit an existing menu by selecting it from the </w:t>
        </w:r>
      </w:ins>
      <w:ins w:id="1240" w:author="Jerod Hodgkin" w:date="2011-01-18T22:13:00Z">
        <w:r>
          <w:rPr>
            <w:rFonts w:eastAsia="Arial"/>
          </w:rPr>
          <w:t>lis</w:t>
        </w:r>
        <w:r w:rsidR="004151AD">
          <w:rPr>
            <w:rFonts w:eastAsia="Arial"/>
          </w:rPr>
          <w:t>t. The Manager may create a new menu by clicking the add menu button. Once the menu is select</w:t>
        </w:r>
      </w:ins>
      <w:ins w:id="1241" w:author="Jerod Hodgkin" w:date="2011-01-18T22:14:00Z">
        <w:r w:rsidR="004151AD">
          <w:rPr>
            <w:rFonts w:eastAsia="Arial"/>
          </w:rPr>
          <w:t>ed the manager will then be able to alter the menu’s information.</w:t>
        </w:r>
      </w:ins>
    </w:p>
    <w:p w:rsidR="008F1F4C" w:rsidRDefault="008F1F4C" w:rsidP="008F1F4C">
      <w:pPr>
        <w:rPr>
          <w:ins w:id="1242" w:author="Jerod Hodgkin" w:date="2011-01-18T22:04:00Z"/>
          <w:rFonts w:eastAsia="Arial"/>
        </w:rPr>
      </w:pPr>
    </w:p>
    <w:p w:rsidR="008F1F4C" w:rsidRPr="00367E32" w:rsidRDefault="008F1F4C" w:rsidP="008F1F4C">
      <w:pPr>
        <w:pStyle w:val="ListStyle"/>
        <w:contextualSpacing/>
        <w:rPr>
          <w:ins w:id="1243" w:author="Jerod Hodgkin" w:date="2011-01-18T22:04:00Z"/>
          <w:rStyle w:val="Strong"/>
        </w:rPr>
      </w:pPr>
      <w:proofErr w:type="spellStart"/>
      <w:ins w:id="1244" w:author="Jerod Hodgkin" w:date="2011-01-18T22:04:00Z">
        <w:r w:rsidRPr="00367E32">
          <w:rPr>
            <w:rStyle w:val="Strong"/>
          </w:rPr>
          <w:t>Postconditions</w:t>
        </w:r>
        <w:proofErr w:type="spellEnd"/>
      </w:ins>
    </w:p>
    <w:p w:rsidR="008F1F4C" w:rsidRDefault="008F1F4C" w:rsidP="008F1F4C">
      <w:pPr>
        <w:rPr>
          <w:ins w:id="1245" w:author="Jerod Hodgkin" w:date="2011-01-18T22:04:00Z"/>
          <w:rFonts w:eastAsia="Arial"/>
        </w:rPr>
      </w:pPr>
      <w:ins w:id="1246" w:author="Jerod Hodgkin" w:date="2011-01-18T22:04:00Z">
        <w:r>
          <w:rPr>
            <w:rFonts w:eastAsia="Arial"/>
          </w:rPr>
          <w:t>There exists a menu that can</w:t>
        </w:r>
      </w:ins>
      <w:ins w:id="1247" w:author="Jerod Hodgkin" w:date="2011-01-18T22:14:00Z">
        <w:r w:rsidR="004151AD">
          <w:rPr>
            <w:rFonts w:eastAsia="Arial"/>
          </w:rPr>
          <w:t xml:space="preserve"> </w:t>
        </w:r>
      </w:ins>
      <w:ins w:id="1248" w:author="Jerod Hodgkin" w:date="2011-01-18T22:15:00Z">
        <w:r w:rsidR="004151AD">
          <w:rPr>
            <w:rFonts w:eastAsia="Arial"/>
          </w:rPr>
          <w:t xml:space="preserve">be </w:t>
        </w:r>
      </w:ins>
      <w:ins w:id="1249" w:author="Jerod Hodgkin" w:date="2011-01-18T22:14:00Z">
        <w:r w:rsidR="004151AD">
          <w:rPr>
            <w:rFonts w:eastAsia="Arial"/>
          </w:rPr>
          <w:t xml:space="preserve">displayed to the </w:t>
        </w:r>
      </w:ins>
      <w:ins w:id="1250" w:author="Jerod Hodgkin" w:date="2011-01-18T22:15:00Z">
        <w:r w:rsidR="004151AD">
          <w:rPr>
            <w:rFonts w:eastAsia="Arial"/>
          </w:rPr>
          <w:t>employees</w:t>
        </w:r>
      </w:ins>
      <w:ins w:id="1251" w:author="Jerod Hodgkin" w:date="2011-01-18T22:04:00Z">
        <w:r>
          <w:rPr>
            <w:rFonts w:eastAsia="Arial"/>
          </w:rPr>
          <w:t>.</w:t>
        </w:r>
      </w:ins>
    </w:p>
    <w:p w:rsidR="008F1F4C" w:rsidRDefault="008F1F4C" w:rsidP="008F1F4C">
      <w:pPr>
        <w:rPr>
          <w:ins w:id="1252" w:author="Jerod Hodgkin" w:date="2011-01-18T22:04:00Z"/>
          <w:rFonts w:eastAsia="Arial"/>
        </w:rPr>
      </w:pPr>
    </w:p>
    <w:p w:rsidR="008F1F4C" w:rsidRPr="00367E32" w:rsidRDefault="008F1F4C" w:rsidP="008F1F4C">
      <w:pPr>
        <w:pStyle w:val="ListStyle"/>
        <w:contextualSpacing/>
        <w:rPr>
          <w:ins w:id="1253" w:author="Jerod Hodgkin" w:date="2011-01-18T22:04:00Z"/>
          <w:rStyle w:val="Strong"/>
        </w:rPr>
      </w:pPr>
      <w:ins w:id="1254" w:author="Jerod Hodgkin" w:date="2011-01-18T22:04:00Z">
        <w:r w:rsidRPr="00367E32">
          <w:rPr>
            <w:rStyle w:val="Strong"/>
          </w:rPr>
          <w:t>Design constraints of this feature</w:t>
        </w:r>
      </w:ins>
    </w:p>
    <w:p w:rsidR="008F1F4C" w:rsidRDefault="008F1F4C" w:rsidP="008F1F4C">
      <w:pPr>
        <w:rPr>
          <w:ins w:id="1255" w:author="Jerod Hodgkin" w:date="2011-01-18T22:04:00Z"/>
          <w:rFonts w:eastAsia="Arial"/>
        </w:rPr>
      </w:pPr>
      <w:ins w:id="1256" w:author="Jerod Hodgkin" w:date="2011-01-18T22:04:00Z">
        <w:r>
          <w:rPr>
            <w:rFonts w:eastAsia="Arial"/>
          </w:rPr>
          <w:t>Menu management shall read the inventory to construct menu items.  Menu items shall be available to be added to an order.</w:t>
        </w:r>
      </w:ins>
    </w:p>
    <w:p w:rsidR="008F1F4C" w:rsidRDefault="008F1F4C" w:rsidP="008F1F4C">
      <w:pPr>
        <w:rPr>
          <w:ins w:id="1257" w:author="Jerod Hodgkin" w:date="2011-01-18T22:04:00Z"/>
          <w:rFonts w:eastAsia="Arial"/>
        </w:rPr>
      </w:pPr>
    </w:p>
    <w:p w:rsidR="008F1F4C" w:rsidRPr="00367E32" w:rsidRDefault="008F1F4C" w:rsidP="008F1F4C">
      <w:pPr>
        <w:pStyle w:val="ListStyle"/>
        <w:contextualSpacing/>
        <w:rPr>
          <w:ins w:id="1258" w:author="Jerod Hodgkin" w:date="2011-01-18T22:04:00Z"/>
          <w:rStyle w:val="Strong"/>
        </w:rPr>
      </w:pPr>
      <w:ins w:id="1259" w:author="Jerod Hodgkin" w:date="2011-01-18T22:04:00Z">
        <w:r w:rsidRPr="00367E32">
          <w:rPr>
            <w:rStyle w:val="Strong"/>
          </w:rPr>
          <w:t>Performance requirements of this feature</w:t>
        </w:r>
      </w:ins>
    </w:p>
    <w:p w:rsidR="008F1F4C" w:rsidRDefault="008F1F4C" w:rsidP="008F1F4C">
      <w:pPr>
        <w:rPr>
          <w:ins w:id="1260" w:author="Jerod Hodgkin" w:date="2011-01-18T22:04:00Z"/>
          <w:rFonts w:eastAsia="Arial"/>
        </w:rPr>
      </w:pPr>
      <w:ins w:id="1261" w:author="Jerod Hodgkin" w:date="2011-01-18T22:04:00Z">
        <w:r>
          <w:rPr>
            <w:rFonts w:eastAsia="Arial"/>
          </w:rPr>
          <w:t>No performance requirements have been identified.</w:t>
        </w:r>
      </w:ins>
    </w:p>
    <w:p w:rsidR="00AC7C7B" w:rsidRPr="00AC7C7B" w:rsidRDefault="00AC7C7B" w:rsidP="00AC7C7B">
      <w:pPr>
        <w:rPr>
          <w:rPrChange w:id="1262" w:author="Jerod Hodgkin" w:date="2011-01-18T22:04:00Z">
            <w:rPr>
              <w:rFonts w:eastAsia="Arial"/>
              <w:bCs/>
            </w:rPr>
          </w:rPrChange>
        </w:rPr>
        <w:pPrChange w:id="1263" w:author="Jerod Hodgkin" w:date="2011-01-18T22:04:00Z">
          <w:pPr>
            <w:pStyle w:val="Heading2"/>
          </w:pPr>
        </w:pPrChange>
      </w:pPr>
    </w:p>
    <w:p w:rsidR="008F1F4C" w:rsidRPr="008F1F4C" w:rsidRDefault="00C67F31" w:rsidP="008F1F4C">
      <w:pPr>
        <w:pStyle w:val="Heading3"/>
        <w:rPr>
          <w:rFonts w:eastAsia="Arial"/>
          <w:bCs/>
        </w:rPr>
      </w:pPr>
      <w:bookmarkStart w:id="1264" w:name="h.785jazo2r0of"/>
      <w:bookmarkStart w:id="1265" w:name="_Toc283410940"/>
      <w:bookmarkEnd w:id="1264"/>
      <w:r w:rsidRPr="00D37390">
        <w:rPr>
          <w:rFonts w:eastAsia="Arial"/>
          <w:bCs/>
        </w:rPr>
        <w:t xml:space="preserve">Create menu item </w:t>
      </w:r>
      <w:ins w:id="1266" w:author="Jerod Hodgkin" w:date="2011-01-18T22:03:00Z">
        <w:r w:rsidR="008F1F4C">
          <w:rPr>
            <w:rFonts w:eastAsia="Arial"/>
            <w:bCs/>
          </w:rPr>
          <w:t>–</w:t>
        </w:r>
      </w:ins>
      <w:ins w:id="1267" w:author="Jerod Hodgkin" w:date="2011-01-18T22:02:00Z">
        <w:r w:rsidR="008F1F4C">
          <w:rPr>
            <w:rFonts w:eastAsia="Arial"/>
            <w:bCs/>
          </w:rPr>
          <w:t xml:space="preserve"> </w:t>
        </w:r>
      </w:ins>
      <w:ins w:id="1268" w:author="Jerod Hodgkin" w:date="2011-01-18T22:03:00Z">
        <w:r w:rsidR="008F1F4C">
          <w:rPr>
            <w:rFonts w:eastAsia="Arial"/>
            <w:bCs/>
          </w:rPr>
          <w:t>BBQRMS-31</w:t>
        </w:r>
      </w:ins>
      <w:bookmarkEnd w:id="126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menu items will be the items sold to the </w:t>
      </w:r>
      <w:proofErr w:type="spellStart"/>
      <w:r>
        <w:rPr>
          <w:rFonts w:eastAsia="Arial"/>
        </w:rPr>
        <w:t>the</w:t>
      </w:r>
      <w:proofErr w:type="spellEnd"/>
      <w:r>
        <w:rPr>
          <w:rFonts w:eastAsia="Arial"/>
        </w:rPr>
        <w:t xml:space="preserv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1269" w:name="h.t9posz8ctbpn"/>
      <w:bookmarkEnd w:id="1269"/>
      <w:r>
        <w:rPr>
          <w:rFonts w:eastAsia="Arial"/>
          <w:bCs/>
        </w:rPr>
        <w:br w:type="page"/>
      </w:r>
    </w:p>
    <w:p w:rsidR="00A77B3E" w:rsidRPr="00D37390" w:rsidRDefault="00C67F31" w:rsidP="00741ACB">
      <w:pPr>
        <w:pStyle w:val="Heading2"/>
        <w:rPr>
          <w:rFonts w:eastAsia="Arial"/>
          <w:bCs/>
        </w:rPr>
      </w:pPr>
      <w:bookmarkStart w:id="1270" w:name="_Toc283410941"/>
      <w:r w:rsidRPr="00D37390">
        <w:rPr>
          <w:rFonts w:eastAsia="Arial"/>
          <w:bCs/>
        </w:rPr>
        <w:lastRenderedPageBreak/>
        <w:t>Inventory Management</w:t>
      </w:r>
      <w:bookmarkEnd w:id="1270"/>
    </w:p>
    <w:p w:rsidR="00A77B3E" w:rsidRPr="00D37390" w:rsidRDefault="00C67F31" w:rsidP="00741ACB">
      <w:pPr>
        <w:pStyle w:val="Heading3"/>
        <w:rPr>
          <w:rFonts w:eastAsia="Arial"/>
          <w:bCs/>
        </w:rPr>
      </w:pPr>
      <w:bookmarkStart w:id="1271" w:name="h.aps2vxvsg5tp"/>
      <w:bookmarkStart w:id="1272" w:name="_Toc283410942"/>
      <w:bookmarkEnd w:id="1271"/>
      <w:r w:rsidRPr="00D37390">
        <w:rPr>
          <w:rFonts w:eastAsia="Arial"/>
          <w:bCs/>
        </w:rPr>
        <w:t>Add Supplier</w:t>
      </w:r>
      <w:ins w:id="1273" w:author="Jerod Hodgkin" w:date="2011-01-18T22:20:00Z">
        <w:r w:rsidR="00E41821">
          <w:rPr>
            <w:rFonts w:eastAsia="Arial"/>
            <w:bCs/>
          </w:rPr>
          <w:t xml:space="preserve"> – BBQRMS-17</w:t>
        </w:r>
      </w:ins>
      <w:bookmarkEnd w:id="127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None.</w:t>
      </w:r>
      <w:proofErr w:type="gramEnd"/>
    </w:p>
    <w:p w:rsidR="00A77B3E" w:rsidRDefault="00A77B3E" w:rsidP="00367E32">
      <w:pPr>
        <w:rPr>
          <w:rFonts w:eastAsia="Arial"/>
        </w:rPr>
      </w:pPr>
    </w:p>
    <w:p w:rsidR="00A77B3E" w:rsidRPr="00D37390" w:rsidRDefault="00C67F31" w:rsidP="00741ACB">
      <w:pPr>
        <w:pStyle w:val="Heading3"/>
        <w:rPr>
          <w:rFonts w:eastAsia="Arial"/>
          <w:bCs/>
        </w:rPr>
      </w:pPr>
      <w:bookmarkStart w:id="1274" w:name="h.6nverv-mtfpu"/>
      <w:bookmarkStart w:id="1275" w:name="_Toc283410943"/>
      <w:bookmarkEnd w:id="1274"/>
      <w:r w:rsidRPr="00D37390">
        <w:rPr>
          <w:rFonts w:eastAsia="Arial"/>
          <w:bCs/>
        </w:rPr>
        <w:t>Receive an Inventory Order</w:t>
      </w:r>
      <w:ins w:id="1276" w:author="Jerod Hodgkin" w:date="2011-01-18T22:20:00Z">
        <w:r w:rsidR="00E41821">
          <w:rPr>
            <w:rFonts w:eastAsia="Arial"/>
            <w:bCs/>
          </w:rPr>
          <w:t xml:space="preserve"> – BBQRMS-18</w:t>
        </w:r>
      </w:ins>
      <w:bookmarkEnd w:id="127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1277" w:name="h.qw4icfrrt2q3"/>
      <w:bookmarkStart w:id="1278" w:name="_Toc283410944"/>
      <w:bookmarkEnd w:id="1277"/>
      <w:r w:rsidRPr="00D37390">
        <w:rPr>
          <w:rFonts w:eastAsia="Arial"/>
          <w:bCs/>
        </w:rPr>
        <w:t>Reconcile Inventory</w:t>
      </w:r>
      <w:ins w:id="1279" w:author="Jerod Hodgkin" w:date="2011-01-18T22:21:00Z">
        <w:r w:rsidR="00E41821">
          <w:rPr>
            <w:rFonts w:eastAsia="Arial"/>
            <w:bCs/>
          </w:rPr>
          <w:t xml:space="preserve"> – BBQRMS-19</w:t>
        </w:r>
      </w:ins>
      <w:bookmarkEnd w:id="127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1280" w:name="h.mnlm4r-f95unz"/>
      <w:bookmarkStart w:id="1281" w:name="_Toc283410945"/>
      <w:bookmarkEnd w:id="1280"/>
      <w:r w:rsidRPr="00D37390">
        <w:rPr>
          <w:rFonts w:eastAsia="Arial"/>
          <w:bCs/>
        </w:rPr>
        <w:lastRenderedPageBreak/>
        <w:t>Place an Inventory Order</w:t>
      </w:r>
      <w:ins w:id="1282" w:author="Jerod Hodgkin" w:date="2011-01-18T22:23:00Z">
        <w:r w:rsidR="00E41821">
          <w:rPr>
            <w:rFonts w:eastAsia="Arial"/>
            <w:bCs/>
          </w:rPr>
          <w:t xml:space="preserve"> – BBQRMS-</w:t>
        </w:r>
        <w:r w:rsidR="00AE541D">
          <w:rPr>
            <w:rFonts w:eastAsia="Arial"/>
            <w:bCs/>
          </w:rPr>
          <w:t>57</w:t>
        </w:r>
      </w:ins>
      <w:bookmarkEnd w:id="128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 xml:space="preserve">Locate the item in the inventory management menu, identify quantity desired and click “re-order” which prints </w:t>
      </w:r>
      <w:proofErr w:type="gramStart"/>
      <w:r>
        <w:rPr>
          <w:rFonts w:eastAsia="Arial"/>
        </w:rPr>
        <w:t>a</w:t>
      </w:r>
      <w:proofErr w:type="gramEnd"/>
      <w:r>
        <w:rPr>
          <w:rFonts w:eastAsia="Arial"/>
        </w:rPr>
        <w:t xml:space="preserve">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Database tables and inventory management system </w:t>
      </w:r>
      <w:proofErr w:type="gramStart"/>
      <w:r>
        <w:rPr>
          <w:rFonts w:eastAsia="Arial"/>
        </w:rPr>
        <w:t>records pending</w:t>
      </w:r>
      <w:proofErr w:type="gramEnd"/>
      <w:r>
        <w:rPr>
          <w:rFonts w:eastAsia="Arial"/>
        </w:rPr>
        <w:t xml:space="preserve">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1283" w:name="h.cds7mz84mkmb"/>
      <w:bookmarkEnd w:id="1283"/>
      <w:r>
        <w:rPr>
          <w:rFonts w:eastAsia="Arial"/>
          <w:bCs/>
        </w:rPr>
        <w:br w:type="page"/>
      </w:r>
    </w:p>
    <w:p w:rsidR="00A77B3E" w:rsidRPr="00D37390" w:rsidRDefault="00C67F31" w:rsidP="00741ACB">
      <w:pPr>
        <w:pStyle w:val="Heading2"/>
        <w:rPr>
          <w:rFonts w:eastAsia="Arial"/>
          <w:bCs/>
        </w:rPr>
      </w:pPr>
      <w:bookmarkStart w:id="1284" w:name="_Toc283410946"/>
      <w:r w:rsidRPr="00D37390">
        <w:rPr>
          <w:rFonts w:eastAsia="Arial"/>
          <w:bCs/>
        </w:rPr>
        <w:lastRenderedPageBreak/>
        <w:t>Cooks interface</w:t>
      </w:r>
      <w:bookmarkEnd w:id="1284"/>
    </w:p>
    <w:p w:rsidR="00A77B3E" w:rsidRPr="00D37390" w:rsidRDefault="00C67F31" w:rsidP="00741ACB">
      <w:pPr>
        <w:pStyle w:val="Heading3"/>
        <w:rPr>
          <w:rFonts w:eastAsia="Arial"/>
          <w:bCs/>
        </w:rPr>
      </w:pPr>
      <w:bookmarkStart w:id="1285" w:name="h.1jjzhgwqtrb"/>
      <w:bookmarkStart w:id="1286" w:name="_Toc283410947"/>
      <w:bookmarkEnd w:id="1285"/>
      <w:r w:rsidRPr="00D37390">
        <w:rPr>
          <w:rFonts w:eastAsia="Arial"/>
          <w:bCs/>
        </w:rPr>
        <w:t>Complete a customer order</w:t>
      </w:r>
      <w:ins w:id="1287" w:author="Jerod Hodgkin" w:date="2011-01-18T22:26:00Z">
        <w:r w:rsidR="00AE541D">
          <w:rPr>
            <w:rFonts w:eastAsia="Arial"/>
            <w:bCs/>
          </w:rPr>
          <w:t xml:space="preserve"> – BBQRMS-32</w:t>
        </w:r>
      </w:ins>
      <w:bookmarkEnd w:id="128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More than one employee shall be able to view the active orders at once. A certain minimum number of orders </w:t>
      </w:r>
      <w:proofErr w:type="gramStart"/>
      <w:r>
        <w:rPr>
          <w:rFonts w:eastAsia="Arial"/>
        </w:rPr>
        <w:t>needs</w:t>
      </w:r>
      <w:proofErr w:type="gramEnd"/>
      <w:r>
        <w:rPr>
          <w:rFonts w:eastAsia="Arial"/>
        </w:rPr>
        <w:t xml:space="preserve">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1288" w:name="h.pb5qbr-udq5z"/>
      <w:bookmarkEnd w:id="1288"/>
      <w:r>
        <w:rPr>
          <w:rFonts w:eastAsia="Arial"/>
          <w:bCs/>
        </w:rPr>
        <w:br w:type="page"/>
      </w:r>
    </w:p>
    <w:p w:rsidR="00A77B3E" w:rsidRPr="00D37390" w:rsidRDefault="00C67F31" w:rsidP="00741ACB">
      <w:pPr>
        <w:pStyle w:val="Heading2"/>
        <w:rPr>
          <w:rFonts w:eastAsia="Arial"/>
          <w:bCs/>
        </w:rPr>
      </w:pPr>
      <w:bookmarkStart w:id="1289" w:name="_Toc283410948"/>
      <w:r w:rsidRPr="00D37390">
        <w:rPr>
          <w:rFonts w:eastAsia="Arial"/>
          <w:bCs/>
        </w:rPr>
        <w:lastRenderedPageBreak/>
        <w:t>Customer Order Entry Subsystem</w:t>
      </w:r>
      <w:bookmarkEnd w:id="1289"/>
    </w:p>
    <w:p w:rsidR="00A77B3E" w:rsidRPr="00D37390" w:rsidRDefault="00C67F31" w:rsidP="00741ACB">
      <w:pPr>
        <w:pStyle w:val="Heading3"/>
        <w:rPr>
          <w:rFonts w:eastAsia="Arial"/>
          <w:bCs/>
        </w:rPr>
      </w:pPr>
      <w:bookmarkStart w:id="1290" w:name="h.shly5ypp0lzb"/>
      <w:bookmarkStart w:id="1291" w:name="_Toc283410949"/>
      <w:bookmarkEnd w:id="1290"/>
      <w:r w:rsidRPr="00D37390">
        <w:rPr>
          <w:rFonts w:eastAsia="Arial"/>
          <w:bCs/>
        </w:rPr>
        <w:t>Place and save customer order without taking payment</w:t>
      </w:r>
      <w:ins w:id="1292" w:author="Jerod Hodgkin" w:date="2011-01-18T22:27:00Z">
        <w:r w:rsidR="00AE541D">
          <w:rPr>
            <w:rFonts w:eastAsia="Arial"/>
            <w:bCs/>
          </w:rPr>
          <w:t xml:space="preserve"> – BBQRMS-33</w:t>
        </w:r>
      </w:ins>
      <w:bookmarkEnd w:id="129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E541D" w:rsidRDefault="00AE541D">
      <w:pPr>
        <w:rPr>
          <w:ins w:id="1293" w:author="Jerod Hodgkin" w:date="2011-01-18T22:31:00Z"/>
          <w:rFonts w:eastAsia="Arial"/>
        </w:rPr>
      </w:pPr>
      <w:bookmarkStart w:id="1294" w:name="h.sv33jf6bov2a"/>
      <w:bookmarkEnd w:id="1294"/>
    </w:p>
    <w:p w:rsidR="00AE541D" w:rsidRPr="00367E32" w:rsidRDefault="00AE541D" w:rsidP="00AE541D">
      <w:pPr>
        <w:pStyle w:val="Heading3"/>
        <w:rPr>
          <w:ins w:id="1295" w:author="Jerod Hodgkin" w:date="2011-01-18T22:31:00Z"/>
        </w:rPr>
      </w:pPr>
      <w:bookmarkStart w:id="1296" w:name="_Toc283410950"/>
      <w:ins w:id="1297" w:author="Jerod Hodgkin" w:date="2011-01-18T22:31:00Z">
        <w:r>
          <w:rPr>
            <w:rFonts w:eastAsia="Arial"/>
          </w:rPr>
          <w:t>Take a customer order and accept payment – BBQRMS-35</w:t>
        </w:r>
        <w:bookmarkEnd w:id="1296"/>
      </w:ins>
    </w:p>
    <w:tbl>
      <w:tblPr>
        <w:tblW w:w="0" w:type="auto"/>
        <w:tblLook w:val="0000"/>
      </w:tblPr>
      <w:tblGrid>
        <w:gridCol w:w="4680"/>
        <w:gridCol w:w="4680"/>
      </w:tblGrid>
      <w:tr w:rsidR="00AE541D" w:rsidTr="003A4827">
        <w:trPr>
          <w:ins w:id="1298" w:author="Jerod Hodgkin" w:date="2011-01-18T22:31: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299" w:author="Jerod Hodgkin" w:date="2011-01-18T22:31:00Z"/>
                <w:rStyle w:val="Strong"/>
              </w:rPr>
            </w:pPr>
            <w:ins w:id="1300" w:author="Jerod Hodgkin" w:date="2011-01-18T22:31:00Z">
              <w:r w:rsidRPr="00367E32">
                <w:rPr>
                  <w:rStyle w:val="Strong"/>
                </w:rPr>
                <w:t>Related use cases:</w:t>
              </w:r>
            </w:ins>
          </w:p>
          <w:p w:rsidR="00AE541D" w:rsidRDefault="00AE541D" w:rsidP="003A4827">
            <w:pPr>
              <w:rPr>
                <w:ins w:id="1301" w:author="Jerod Hodgkin" w:date="2011-01-18T22:31:00Z"/>
                <w:rFonts w:eastAsia="Arial"/>
              </w:rPr>
            </w:pPr>
            <w:ins w:id="1302" w:author="Jerod Hodgkin" w:date="2011-01-18T22:31:00Z">
              <w:r>
                <w:rPr>
                  <w:rFonts w:eastAsia="Arial"/>
                </w:rPr>
                <w:t>Menu management</w:t>
              </w:r>
            </w:ins>
          </w:p>
          <w:p w:rsidR="00AE541D" w:rsidRDefault="00AE541D" w:rsidP="003A4827">
            <w:pPr>
              <w:rPr>
                <w:ins w:id="1303" w:author="Jerod Hodgkin" w:date="2011-01-18T22:31:00Z"/>
                <w:rFonts w:eastAsia="Arial"/>
              </w:rPr>
            </w:pPr>
            <w:ins w:id="1304" w:author="Jerod Hodgkin" w:date="2011-01-18T22:31:00Z">
              <w:r>
                <w:rPr>
                  <w:rFonts w:eastAsia="Arial"/>
                </w:rPr>
                <w:t>Place order</w:t>
              </w:r>
            </w:ins>
          </w:p>
          <w:p w:rsidR="00AE541D" w:rsidRDefault="00AE541D" w:rsidP="003A4827">
            <w:pPr>
              <w:rPr>
                <w:ins w:id="1305" w:author="Jerod Hodgkin" w:date="2011-01-18T22:31:00Z"/>
                <w:rFonts w:eastAsia="Arial"/>
              </w:rPr>
            </w:pPr>
            <w:ins w:id="1306" w:author="Jerod Hodgkin" w:date="2011-01-18T22:31:00Z">
              <w:r>
                <w:rPr>
                  <w:rFonts w:eastAsia="Arial"/>
                </w:rPr>
                <w:t>Complete order</w:t>
              </w:r>
            </w:ins>
          </w:p>
          <w:p w:rsidR="00AE541D" w:rsidRDefault="00AE541D" w:rsidP="003A4827">
            <w:pPr>
              <w:rPr>
                <w:ins w:id="1307" w:author="Jerod Hodgkin" w:date="2011-01-18T22:31:00Z"/>
                <w:rFonts w:eastAsia="Arial"/>
              </w:rPr>
            </w:pPr>
            <w:ins w:id="1308" w:author="Jerod Hodgkin" w:date="2011-01-18T22:31:00Z">
              <w:r>
                <w:rPr>
                  <w:rFonts w:eastAsia="Arial"/>
                </w:rPr>
                <w:t>Sales reporting</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309" w:author="Jerod Hodgkin" w:date="2011-01-18T22:31:00Z"/>
                <w:rStyle w:val="Strong"/>
              </w:rPr>
            </w:pPr>
            <w:ins w:id="1310" w:author="Jerod Hodgkin" w:date="2011-01-18T22:31:00Z">
              <w:r w:rsidRPr="00367E32">
                <w:rPr>
                  <w:rStyle w:val="Strong"/>
                </w:rPr>
                <w:t>Actors:</w:t>
              </w:r>
            </w:ins>
          </w:p>
          <w:p w:rsidR="00AE541D" w:rsidRDefault="00AE541D" w:rsidP="003A4827">
            <w:pPr>
              <w:rPr>
                <w:ins w:id="1311" w:author="Jerod Hodgkin" w:date="2011-01-18T22:31:00Z"/>
                <w:rFonts w:eastAsia="Arial"/>
              </w:rPr>
            </w:pPr>
            <w:ins w:id="1312" w:author="Jerod Hodgkin" w:date="2011-01-18T22:31:00Z">
              <w:r>
                <w:rPr>
                  <w:rFonts w:eastAsia="Arial"/>
                </w:rPr>
                <w:t>Order Takers</w:t>
              </w:r>
            </w:ins>
          </w:p>
          <w:p w:rsidR="00AE541D" w:rsidRDefault="00AE541D" w:rsidP="003A4827">
            <w:pPr>
              <w:rPr>
                <w:ins w:id="1313" w:author="Jerod Hodgkin" w:date="2011-01-18T22:31:00Z"/>
                <w:rFonts w:eastAsia="Arial"/>
              </w:rPr>
            </w:pPr>
            <w:ins w:id="1314" w:author="Jerod Hodgkin" w:date="2011-01-18T22:31:00Z">
              <w:r>
                <w:rPr>
                  <w:rFonts w:eastAsia="Arial"/>
                </w:rPr>
                <w:t>Customers</w:t>
              </w:r>
            </w:ins>
          </w:p>
        </w:tc>
      </w:tr>
    </w:tbl>
    <w:p w:rsidR="00AE541D" w:rsidRDefault="00AE541D" w:rsidP="00AE541D">
      <w:pPr>
        <w:pStyle w:val="ListStyle"/>
        <w:contextualSpacing/>
        <w:rPr>
          <w:ins w:id="1315" w:author="Jerod Hodgkin" w:date="2011-01-18T22:31:00Z"/>
        </w:rPr>
      </w:pPr>
    </w:p>
    <w:p w:rsidR="00AE541D" w:rsidRPr="00367E32" w:rsidRDefault="00AE541D" w:rsidP="00AE541D">
      <w:pPr>
        <w:pStyle w:val="ListStyle"/>
        <w:contextualSpacing/>
        <w:rPr>
          <w:ins w:id="1316" w:author="Jerod Hodgkin" w:date="2011-01-18T22:31:00Z"/>
          <w:rStyle w:val="Strong"/>
        </w:rPr>
      </w:pPr>
      <w:ins w:id="1317" w:author="Jerod Hodgkin" w:date="2011-01-18T22:31:00Z">
        <w:r w:rsidRPr="00367E32">
          <w:rPr>
            <w:rStyle w:val="Strong"/>
          </w:rPr>
          <w:t>Summary:</w:t>
        </w:r>
      </w:ins>
    </w:p>
    <w:p w:rsidR="00AE541D" w:rsidRDefault="00AE541D" w:rsidP="00AE541D">
      <w:pPr>
        <w:rPr>
          <w:ins w:id="1318" w:author="Jerod Hodgkin" w:date="2011-01-18T22:31:00Z"/>
          <w:rFonts w:eastAsia="Arial"/>
        </w:rPr>
      </w:pPr>
      <w:ins w:id="1319" w:author="Jerod Hodgkin" w:date="2011-01-18T22:31:00Z">
        <w:r>
          <w:rPr>
            <w:rFonts w:eastAsia="Arial"/>
          </w:rPr>
          <w:t xml:space="preserve">After an order is placed, it will show up on the cook screen.  An employee in the kitchen will prepare </w:t>
        </w:r>
        <w:r>
          <w:rPr>
            <w:rFonts w:eastAsia="Arial"/>
          </w:rPr>
          <w:lastRenderedPageBreak/>
          <w:t xml:space="preserve">the items on the order and mark the order completed.  These orders will show up on the cashier screen so the employee can </w:t>
        </w:r>
        <w:proofErr w:type="spellStart"/>
        <w:r>
          <w:rPr>
            <w:rFonts w:eastAsia="Arial"/>
          </w:rPr>
          <w:t>ring</w:t>
        </w:r>
        <w:proofErr w:type="spellEnd"/>
        <w:r>
          <w:rPr>
            <w:rFonts w:eastAsia="Arial"/>
          </w:rPr>
          <w:t xml:space="preserve"> them up and receive payment for the order.</w:t>
        </w:r>
      </w:ins>
    </w:p>
    <w:p w:rsidR="00AE541D" w:rsidRDefault="00AE541D" w:rsidP="00AE541D">
      <w:pPr>
        <w:rPr>
          <w:ins w:id="1320" w:author="Jerod Hodgkin" w:date="2011-01-18T22:31:00Z"/>
          <w:rFonts w:eastAsia="Arial"/>
        </w:rPr>
      </w:pPr>
    </w:p>
    <w:p w:rsidR="00AE541D" w:rsidRPr="00367E32" w:rsidRDefault="00AE541D" w:rsidP="00AE541D">
      <w:pPr>
        <w:pStyle w:val="ListStyle"/>
        <w:contextualSpacing/>
        <w:rPr>
          <w:ins w:id="1321" w:author="Jerod Hodgkin" w:date="2011-01-18T22:31:00Z"/>
          <w:rStyle w:val="Strong"/>
        </w:rPr>
      </w:pPr>
      <w:ins w:id="1322" w:author="Jerod Hodgkin" w:date="2011-01-18T22:31:00Z">
        <w:r w:rsidRPr="00367E32">
          <w:rPr>
            <w:rStyle w:val="Strong"/>
          </w:rPr>
          <w:t>Preconditions:</w:t>
        </w:r>
      </w:ins>
    </w:p>
    <w:p w:rsidR="00AE541D" w:rsidRDefault="00AE541D" w:rsidP="00AE541D">
      <w:pPr>
        <w:rPr>
          <w:ins w:id="1323" w:author="Jerod Hodgkin" w:date="2011-01-18T22:31:00Z"/>
          <w:rFonts w:eastAsia="Arial"/>
        </w:rPr>
      </w:pPr>
      <w:ins w:id="1324" w:author="Jerod Hodgkin" w:date="2011-01-18T22:31:00Z">
        <w:r>
          <w:rPr>
            <w:rFonts w:eastAsia="Arial"/>
          </w:rPr>
          <w:t>There exist orders that have been completed but not paid for.</w:t>
        </w:r>
      </w:ins>
    </w:p>
    <w:p w:rsidR="00AE541D" w:rsidRDefault="00AE541D" w:rsidP="00AE541D">
      <w:pPr>
        <w:rPr>
          <w:ins w:id="1325" w:author="Jerod Hodgkin" w:date="2011-01-18T22:31:00Z"/>
          <w:rFonts w:eastAsia="Arial"/>
        </w:rPr>
      </w:pPr>
    </w:p>
    <w:p w:rsidR="00AE541D" w:rsidRPr="00367E32" w:rsidRDefault="00AE541D" w:rsidP="00AE541D">
      <w:pPr>
        <w:pStyle w:val="ListStyle"/>
        <w:contextualSpacing/>
        <w:rPr>
          <w:ins w:id="1326" w:author="Jerod Hodgkin" w:date="2011-01-18T22:31:00Z"/>
          <w:rStyle w:val="Strong"/>
        </w:rPr>
      </w:pPr>
      <w:proofErr w:type="spellStart"/>
      <w:ins w:id="1327" w:author="Jerod Hodgkin" w:date="2011-01-18T22:31:00Z">
        <w:r w:rsidRPr="00367E32">
          <w:rPr>
            <w:rStyle w:val="Strong"/>
          </w:rPr>
          <w:t>Input/Output</w:t>
        </w:r>
        <w:proofErr w:type="spellEnd"/>
        <w:r w:rsidRPr="00367E32">
          <w:rPr>
            <w:rStyle w:val="Strong"/>
          </w:rPr>
          <w:t xml:space="preserve"> sequence for this feature</w:t>
        </w:r>
      </w:ins>
    </w:p>
    <w:p w:rsidR="00AE541D" w:rsidRDefault="00AE541D" w:rsidP="00AE541D">
      <w:pPr>
        <w:rPr>
          <w:ins w:id="1328" w:author="Jerod Hodgkin" w:date="2011-01-18T22:31:00Z"/>
          <w:rFonts w:eastAsia="Arial"/>
        </w:rPr>
      </w:pPr>
      <w:ins w:id="1329" w:author="Jerod Hodgkin" w:date="2011-01-18T22:31:00Z">
        <w:r>
          <w:rPr>
            <w:rFonts w:eastAsia="Arial"/>
          </w:rPr>
          <w:t>Completed orders shall be viewed in receive payment.  Orders shall be paid and go to history.  Orders for which payment is not received shall be marked unpaid at the end of the day, and shall still be a part of the history.</w:t>
        </w:r>
      </w:ins>
    </w:p>
    <w:p w:rsidR="00AE541D" w:rsidRPr="00367E32" w:rsidRDefault="00AE541D" w:rsidP="00AE541D">
      <w:pPr>
        <w:pStyle w:val="ListStyle"/>
        <w:contextualSpacing/>
        <w:rPr>
          <w:ins w:id="1330" w:author="Jerod Hodgkin" w:date="2011-01-18T22:31:00Z"/>
          <w:rStyle w:val="Strong"/>
        </w:rPr>
      </w:pPr>
    </w:p>
    <w:p w:rsidR="00AE541D" w:rsidRPr="00367E32" w:rsidRDefault="00AE541D" w:rsidP="00AE541D">
      <w:pPr>
        <w:pStyle w:val="ListStyle"/>
        <w:contextualSpacing/>
        <w:rPr>
          <w:ins w:id="1331" w:author="Jerod Hodgkin" w:date="2011-01-18T22:31:00Z"/>
          <w:rStyle w:val="Strong"/>
        </w:rPr>
      </w:pPr>
      <w:proofErr w:type="spellStart"/>
      <w:ins w:id="1332" w:author="Jerod Hodgkin" w:date="2011-01-18T22:31:00Z">
        <w:r w:rsidRPr="00367E32">
          <w:rPr>
            <w:rStyle w:val="Strong"/>
          </w:rPr>
          <w:t>Postconditions</w:t>
        </w:r>
        <w:proofErr w:type="spellEnd"/>
      </w:ins>
    </w:p>
    <w:p w:rsidR="00AE541D" w:rsidRDefault="00AE541D" w:rsidP="00AE541D">
      <w:pPr>
        <w:rPr>
          <w:ins w:id="1333" w:author="Jerod Hodgkin" w:date="2011-01-18T22:31:00Z"/>
          <w:rFonts w:eastAsia="Arial"/>
        </w:rPr>
      </w:pPr>
      <w:ins w:id="1334" w:author="Jerod Hodgkin" w:date="2011-01-18T22:31:00Z">
        <w:r>
          <w:rPr>
            <w:rFonts w:eastAsia="Arial"/>
          </w:rPr>
          <w:t>A completed paid order will show up in the order history.</w:t>
        </w:r>
      </w:ins>
    </w:p>
    <w:p w:rsidR="00AE541D" w:rsidRPr="00367E32" w:rsidRDefault="00AE541D" w:rsidP="00AE541D">
      <w:pPr>
        <w:pStyle w:val="ListStyle"/>
        <w:contextualSpacing/>
        <w:rPr>
          <w:ins w:id="1335" w:author="Jerod Hodgkin" w:date="2011-01-18T22:31:00Z"/>
          <w:rStyle w:val="Strong"/>
        </w:rPr>
      </w:pPr>
    </w:p>
    <w:p w:rsidR="00AE541D" w:rsidRPr="00367E32" w:rsidRDefault="00AE541D" w:rsidP="00AE541D">
      <w:pPr>
        <w:pStyle w:val="ListStyle"/>
        <w:contextualSpacing/>
        <w:rPr>
          <w:ins w:id="1336" w:author="Jerod Hodgkin" w:date="2011-01-18T22:31:00Z"/>
          <w:rStyle w:val="Strong"/>
        </w:rPr>
      </w:pPr>
      <w:ins w:id="1337" w:author="Jerod Hodgkin" w:date="2011-01-18T22:31:00Z">
        <w:r w:rsidRPr="00367E32">
          <w:rPr>
            <w:rStyle w:val="Strong"/>
          </w:rPr>
          <w:t>Design constraints of this feature</w:t>
        </w:r>
      </w:ins>
    </w:p>
    <w:p w:rsidR="00AE541D" w:rsidRDefault="00AE541D" w:rsidP="00AE541D">
      <w:pPr>
        <w:rPr>
          <w:ins w:id="1338" w:author="Jerod Hodgkin" w:date="2011-01-18T22:31:00Z"/>
          <w:rFonts w:eastAsia="Arial"/>
        </w:rPr>
      </w:pPr>
      <w:ins w:id="1339" w:author="Jerod Hodgkin" w:date="2011-01-18T22:31:00Z">
        <w:r>
          <w:rPr>
            <w:rFonts w:eastAsia="Arial"/>
          </w:rPr>
          <w:t xml:space="preserve">Receive payment shall read completed orders from the database and see the price of menu items so the invoice can be </w:t>
        </w:r>
        <w:proofErr w:type="spellStart"/>
        <w:r>
          <w:rPr>
            <w:rFonts w:eastAsia="Arial"/>
          </w:rPr>
          <w:t>totalled</w:t>
        </w:r>
        <w:proofErr w:type="spellEnd"/>
        <w:r>
          <w:rPr>
            <w:rFonts w:eastAsia="Arial"/>
          </w:rPr>
          <w:t>.  Receive payment shall be able to add tax and tip to the total.</w:t>
        </w:r>
      </w:ins>
    </w:p>
    <w:p w:rsidR="00AE541D" w:rsidRDefault="00AE541D" w:rsidP="00AE541D">
      <w:pPr>
        <w:rPr>
          <w:ins w:id="1340" w:author="Jerod Hodgkin" w:date="2011-01-18T22:31:00Z"/>
          <w:rFonts w:eastAsia="Arial"/>
        </w:rPr>
      </w:pPr>
    </w:p>
    <w:p w:rsidR="00AE541D" w:rsidRPr="00367E32" w:rsidRDefault="00AE541D" w:rsidP="00AE541D">
      <w:pPr>
        <w:pStyle w:val="ListStyle"/>
        <w:contextualSpacing/>
        <w:rPr>
          <w:ins w:id="1341" w:author="Jerod Hodgkin" w:date="2011-01-18T22:31:00Z"/>
          <w:rStyle w:val="Strong"/>
        </w:rPr>
      </w:pPr>
      <w:ins w:id="1342" w:author="Jerod Hodgkin" w:date="2011-01-18T22:31:00Z">
        <w:r w:rsidRPr="00367E32">
          <w:rPr>
            <w:rStyle w:val="Strong"/>
          </w:rPr>
          <w:t>Performance requirements of this feature</w:t>
        </w:r>
      </w:ins>
    </w:p>
    <w:p w:rsidR="00AE541D" w:rsidRDefault="00AE541D" w:rsidP="00AE541D">
      <w:pPr>
        <w:rPr>
          <w:ins w:id="1343" w:author="Jerod Hodgkin" w:date="2011-01-18T22:31:00Z"/>
          <w:rFonts w:eastAsia="Arial"/>
        </w:rPr>
      </w:pPr>
      <w:ins w:id="1344" w:author="Jerod Hodgkin" w:date="2011-01-18T22:31:00Z">
        <w:r>
          <w:rPr>
            <w:rFonts w:eastAsia="Arial"/>
          </w:rPr>
          <w:t>This feature shall be capable of showing completed orders in near real time.  A large number of orders shall not impact the performance of this feature.</w:t>
        </w:r>
      </w:ins>
    </w:p>
    <w:p w:rsidR="00AE541D" w:rsidRDefault="00AE541D">
      <w:pPr>
        <w:rPr>
          <w:ins w:id="1345" w:author="Jerod Hodgkin" w:date="2011-01-18T22:32:00Z"/>
          <w:rFonts w:eastAsia="Arial"/>
        </w:rPr>
      </w:pPr>
    </w:p>
    <w:p w:rsidR="00AE541D" w:rsidRPr="00D37390" w:rsidRDefault="00AE541D" w:rsidP="00AE541D">
      <w:pPr>
        <w:pStyle w:val="Heading3"/>
        <w:rPr>
          <w:ins w:id="1346" w:author="Jerod Hodgkin" w:date="2011-01-18T22:32:00Z"/>
          <w:rFonts w:eastAsia="Arial"/>
          <w:bCs/>
        </w:rPr>
      </w:pPr>
      <w:bookmarkStart w:id="1347" w:name="_Toc283410951"/>
      <w:ins w:id="1348" w:author="Jerod Hodgkin" w:date="2011-01-18T22:32:00Z">
        <w:r w:rsidRPr="00D37390">
          <w:rPr>
            <w:rFonts w:eastAsia="Arial"/>
            <w:bCs/>
          </w:rPr>
          <w:t>Recall and modify saved customer order</w:t>
        </w:r>
        <w:r>
          <w:rPr>
            <w:rFonts w:eastAsia="Arial"/>
            <w:bCs/>
          </w:rPr>
          <w:t xml:space="preserve"> – BBQRMS-37</w:t>
        </w:r>
        <w:bookmarkEnd w:id="1347"/>
      </w:ins>
    </w:p>
    <w:tbl>
      <w:tblPr>
        <w:tblW w:w="0" w:type="auto"/>
        <w:tblLook w:val="0000"/>
      </w:tblPr>
      <w:tblGrid>
        <w:gridCol w:w="4680"/>
        <w:gridCol w:w="4680"/>
      </w:tblGrid>
      <w:tr w:rsidR="00AE541D" w:rsidTr="003A4827">
        <w:trPr>
          <w:ins w:id="1349" w:author="Jerod Hodgkin" w:date="2011-01-18T22:32: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350" w:author="Jerod Hodgkin" w:date="2011-01-18T22:32:00Z"/>
                <w:rStyle w:val="Strong"/>
              </w:rPr>
            </w:pPr>
            <w:ins w:id="1351" w:author="Jerod Hodgkin" w:date="2011-01-18T22:32:00Z">
              <w:r w:rsidRPr="00367E32">
                <w:rPr>
                  <w:rStyle w:val="Strong"/>
                </w:rPr>
                <w:t>Related use cases:</w:t>
              </w:r>
            </w:ins>
          </w:p>
          <w:p w:rsidR="00AE541D" w:rsidRDefault="00AE541D" w:rsidP="003A4827">
            <w:pPr>
              <w:rPr>
                <w:ins w:id="1352" w:author="Jerod Hodgkin" w:date="2011-01-18T22:32:00Z"/>
                <w:rFonts w:eastAsia="Arial"/>
              </w:rPr>
            </w:pPr>
            <w:ins w:id="1353" w:author="Jerod Hodgkin" w:date="2011-01-18T22:32:00Z">
              <w:r>
                <w:rPr>
                  <w:rFonts w:eastAsia="Arial"/>
                </w:rPr>
                <w:t>Take multiple payments for a customer order</w:t>
              </w:r>
            </w:ins>
          </w:p>
          <w:p w:rsidR="00AE541D" w:rsidRDefault="00AE541D" w:rsidP="003A4827">
            <w:pPr>
              <w:rPr>
                <w:ins w:id="1354" w:author="Jerod Hodgkin" w:date="2011-01-18T22:32:00Z"/>
                <w:rFonts w:eastAsia="Arial"/>
              </w:rPr>
            </w:pPr>
            <w:ins w:id="1355" w:author="Jerod Hodgkin" w:date="2011-01-18T22:32:00Z">
              <w:r>
                <w:rPr>
                  <w:rFonts w:eastAsia="Arial"/>
                </w:rPr>
                <w:t>Accept payment for saved customer order</w:t>
              </w:r>
            </w:ins>
          </w:p>
          <w:p w:rsidR="00AE541D" w:rsidRDefault="00AE541D" w:rsidP="003A4827">
            <w:pPr>
              <w:pStyle w:val="ListStyle"/>
              <w:contextualSpacing/>
              <w:rPr>
                <w:ins w:id="1356" w:author="Jerod Hodgkin" w:date="2011-01-18T22:32:00Z"/>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357" w:author="Jerod Hodgkin" w:date="2011-01-18T22:32:00Z"/>
                <w:rStyle w:val="Strong"/>
              </w:rPr>
            </w:pPr>
            <w:ins w:id="1358" w:author="Jerod Hodgkin" w:date="2011-01-18T22:32:00Z">
              <w:r w:rsidRPr="00367E32">
                <w:rPr>
                  <w:rStyle w:val="Strong"/>
                </w:rPr>
                <w:t>Actors:</w:t>
              </w:r>
            </w:ins>
          </w:p>
          <w:p w:rsidR="00AE541D" w:rsidRDefault="00AE541D" w:rsidP="003A4827">
            <w:pPr>
              <w:rPr>
                <w:ins w:id="1359" w:author="Jerod Hodgkin" w:date="2011-01-18T22:32:00Z"/>
                <w:rFonts w:eastAsia="Arial"/>
              </w:rPr>
            </w:pPr>
            <w:ins w:id="1360" w:author="Jerod Hodgkin" w:date="2011-01-18T22:32:00Z">
              <w:r>
                <w:rPr>
                  <w:rFonts w:eastAsia="Arial"/>
                </w:rPr>
                <w:t xml:space="preserve">Cashier </w:t>
              </w:r>
            </w:ins>
          </w:p>
          <w:p w:rsidR="00AE541D" w:rsidRDefault="00AE541D" w:rsidP="003A4827">
            <w:pPr>
              <w:rPr>
                <w:ins w:id="1361" w:author="Jerod Hodgkin" w:date="2011-01-18T22:32:00Z"/>
                <w:rFonts w:eastAsia="Arial"/>
              </w:rPr>
            </w:pPr>
            <w:ins w:id="1362" w:author="Jerod Hodgkin" w:date="2011-01-18T22:32:00Z">
              <w:r>
                <w:rPr>
                  <w:rFonts w:eastAsia="Arial"/>
                </w:rPr>
                <w:t xml:space="preserve">Customer </w:t>
              </w:r>
            </w:ins>
          </w:p>
          <w:p w:rsidR="00AE541D" w:rsidRDefault="00AE541D" w:rsidP="003A4827">
            <w:pPr>
              <w:rPr>
                <w:ins w:id="1363" w:author="Jerod Hodgkin" w:date="2011-01-18T22:32:00Z"/>
                <w:rFonts w:eastAsia="Arial"/>
              </w:rPr>
            </w:pPr>
            <w:ins w:id="1364" w:author="Jerod Hodgkin" w:date="2011-01-18T22:32:00Z">
              <w:r>
                <w:rPr>
                  <w:rFonts w:eastAsia="Arial"/>
                </w:rPr>
                <w:t>Cook</w:t>
              </w:r>
            </w:ins>
          </w:p>
        </w:tc>
      </w:tr>
    </w:tbl>
    <w:p w:rsidR="00AE541D" w:rsidRDefault="00AE541D" w:rsidP="00AE541D">
      <w:pPr>
        <w:pStyle w:val="ListStyle"/>
        <w:contextualSpacing/>
        <w:rPr>
          <w:ins w:id="1365" w:author="Jerod Hodgkin" w:date="2011-01-18T22:32:00Z"/>
        </w:rPr>
      </w:pPr>
    </w:p>
    <w:p w:rsidR="00AE541D" w:rsidRPr="00367E32" w:rsidRDefault="00AE541D" w:rsidP="00AE541D">
      <w:pPr>
        <w:pStyle w:val="ListStyle"/>
        <w:contextualSpacing/>
        <w:rPr>
          <w:ins w:id="1366" w:author="Jerod Hodgkin" w:date="2011-01-18T22:32:00Z"/>
          <w:rStyle w:val="Strong"/>
        </w:rPr>
      </w:pPr>
      <w:ins w:id="1367" w:author="Jerod Hodgkin" w:date="2011-01-18T22:32:00Z">
        <w:r w:rsidRPr="00367E32">
          <w:rPr>
            <w:rStyle w:val="Strong"/>
          </w:rPr>
          <w:t>Summary:</w:t>
        </w:r>
      </w:ins>
    </w:p>
    <w:p w:rsidR="00AE541D" w:rsidRDefault="00AE541D" w:rsidP="00AE541D">
      <w:pPr>
        <w:rPr>
          <w:ins w:id="1368" w:author="Jerod Hodgkin" w:date="2011-01-18T22:32:00Z"/>
          <w:rFonts w:eastAsia="Arial"/>
        </w:rPr>
      </w:pPr>
      <w:ins w:id="1369" w:author="Jerod Hodgkin" w:date="2011-01-18T22:32:00Z">
        <w:r>
          <w:rPr>
            <w:rFonts w:eastAsia="Arial"/>
          </w:rPr>
          <w:t>The cashier shall retrieve a saved customer order. The cashier shall make adjustments to the order and resend it to the kitchen, and either cashier the order or save it again.</w:t>
        </w:r>
      </w:ins>
    </w:p>
    <w:p w:rsidR="00AE541D" w:rsidRDefault="00AE541D" w:rsidP="00AE541D">
      <w:pPr>
        <w:rPr>
          <w:ins w:id="1370" w:author="Jerod Hodgkin" w:date="2011-01-18T22:32:00Z"/>
          <w:rFonts w:eastAsia="Arial"/>
        </w:rPr>
      </w:pPr>
    </w:p>
    <w:p w:rsidR="00AE541D" w:rsidRPr="00367E32" w:rsidRDefault="00AE541D" w:rsidP="00AE541D">
      <w:pPr>
        <w:pStyle w:val="ListStyle"/>
        <w:contextualSpacing/>
        <w:rPr>
          <w:ins w:id="1371" w:author="Jerod Hodgkin" w:date="2011-01-18T22:32:00Z"/>
          <w:rStyle w:val="Strong"/>
        </w:rPr>
      </w:pPr>
      <w:ins w:id="1372" w:author="Jerod Hodgkin" w:date="2011-01-18T22:32:00Z">
        <w:r w:rsidRPr="00367E32">
          <w:rPr>
            <w:rStyle w:val="Strong"/>
          </w:rPr>
          <w:t>Preconditions:</w:t>
        </w:r>
      </w:ins>
    </w:p>
    <w:p w:rsidR="00AE541D" w:rsidRDefault="00AE541D" w:rsidP="00AE541D">
      <w:pPr>
        <w:rPr>
          <w:ins w:id="1373" w:author="Jerod Hodgkin" w:date="2011-01-18T22:32:00Z"/>
          <w:rFonts w:eastAsia="Arial"/>
        </w:rPr>
      </w:pPr>
      <w:ins w:id="1374" w:author="Jerod Hodgkin" w:date="2011-01-18T22:32:00Z">
        <w:r>
          <w:rPr>
            <w:rFonts w:eastAsia="Arial"/>
          </w:rPr>
          <w:t>At least one uncompleted order has been saved.  The cook has not marked the order completed.</w:t>
        </w:r>
      </w:ins>
    </w:p>
    <w:p w:rsidR="00AE541D" w:rsidRDefault="00AE541D" w:rsidP="00AE541D">
      <w:pPr>
        <w:rPr>
          <w:ins w:id="1375" w:author="Jerod Hodgkin" w:date="2011-01-18T22:32:00Z"/>
          <w:rFonts w:eastAsia="Arial"/>
        </w:rPr>
      </w:pPr>
    </w:p>
    <w:p w:rsidR="00AE541D" w:rsidRPr="00367E32" w:rsidRDefault="00AE541D" w:rsidP="00AE541D">
      <w:pPr>
        <w:pStyle w:val="ListStyle"/>
        <w:contextualSpacing/>
        <w:rPr>
          <w:ins w:id="1376" w:author="Jerod Hodgkin" w:date="2011-01-18T22:32:00Z"/>
          <w:rStyle w:val="Strong"/>
        </w:rPr>
      </w:pPr>
      <w:proofErr w:type="spellStart"/>
      <w:ins w:id="1377" w:author="Jerod Hodgkin" w:date="2011-01-18T22:32:00Z">
        <w:r w:rsidRPr="00367E32">
          <w:rPr>
            <w:rStyle w:val="Strong"/>
          </w:rPr>
          <w:t>Input/Output</w:t>
        </w:r>
        <w:proofErr w:type="spellEnd"/>
        <w:r w:rsidRPr="00367E32">
          <w:rPr>
            <w:rStyle w:val="Strong"/>
          </w:rPr>
          <w:t xml:space="preserve"> sequence for this feature:</w:t>
        </w:r>
      </w:ins>
    </w:p>
    <w:p w:rsidR="00AE541D" w:rsidRDefault="00AE541D" w:rsidP="00AE541D">
      <w:pPr>
        <w:rPr>
          <w:ins w:id="1378" w:author="Jerod Hodgkin" w:date="2011-01-18T22:32:00Z"/>
          <w:rFonts w:eastAsia="Arial"/>
        </w:rPr>
      </w:pPr>
      <w:ins w:id="1379" w:author="Jerod Hodgkin" w:date="2011-01-18T22:32:00Z">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ins>
    </w:p>
    <w:p w:rsidR="00AE541D" w:rsidRDefault="00AE541D" w:rsidP="00AE541D">
      <w:pPr>
        <w:rPr>
          <w:ins w:id="1380" w:author="Jerod Hodgkin" w:date="2011-01-18T22:32:00Z"/>
          <w:rFonts w:eastAsia="Arial"/>
        </w:rPr>
      </w:pPr>
    </w:p>
    <w:p w:rsidR="00AE541D" w:rsidRPr="00367E32" w:rsidRDefault="00AE541D" w:rsidP="00AE541D">
      <w:pPr>
        <w:pStyle w:val="ListStyle"/>
        <w:contextualSpacing/>
        <w:rPr>
          <w:ins w:id="1381" w:author="Jerod Hodgkin" w:date="2011-01-18T22:32:00Z"/>
          <w:rStyle w:val="Strong"/>
        </w:rPr>
      </w:pPr>
      <w:proofErr w:type="spellStart"/>
      <w:ins w:id="1382" w:author="Jerod Hodgkin" w:date="2011-01-18T22:32:00Z">
        <w:r w:rsidRPr="00367E32">
          <w:rPr>
            <w:rStyle w:val="Strong"/>
          </w:rPr>
          <w:t>Postconditions</w:t>
        </w:r>
        <w:proofErr w:type="spellEnd"/>
        <w:r w:rsidRPr="00367E32">
          <w:rPr>
            <w:rStyle w:val="Strong"/>
          </w:rPr>
          <w:t>:</w:t>
        </w:r>
      </w:ins>
    </w:p>
    <w:p w:rsidR="00AE541D" w:rsidRDefault="00AE541D" w:rsidP="00AE541D">
      <w:pPr>
        <w:rPr>
          <w:ins w:id="1383" w:author="Jerod Hodgkin" w:date="2011-01-18T22:32:00Z"/>
          <w:rFonts w:eastAsia="Arial"/>
        </w:rPr>
      </w:pPr>
      <w:ins w:id="1384" w:author="Jerod Hodgkin" w:date="2011-01-18T22:32:00Z">
        <w:r>
          <w:rPr>
            <w:rFonts w:eastAsia="Arial"/>
          </w:rPr>
          <w:t>The order that was changed will now show with the changes.</w:t>
        </w:r>
      </w:ins>
    </w:p>
    <w:p w:rsidR="00AE541D" w:rsidRDefault="00AE541D" w:rsidP="00AE541D">
      <w:pPr>
        <w:rPr>
          <w:ins w:id="1385" w:author="Jerod Hodgkin" w:date="2011-01-18T22:32:00Z"/>
          <w:rFonts w:eastAsia="Arial"/>
        </w:rPr>
      </w:pPr>
    </w:p>
    <w:p w:rsidR="00AE541D" w:rsidRPr="00367E32" w:rsidRDefault="00AE541D" w:rsidP="00AE541D">
      <w:pPr>
        <w:pStyle w:val="ListStyle"/>
        <w:contextualSpacing/>
        <w:rPr>
          <w:ins w:id="1386" w:author="Jerod Hodgkin" w:date="2011-01-18T22:32:00Z"/>
          <w:rStyle w:val="Strong"/>
        </w:rPr>
      </w:pPr>
      <w:ins w:id="1387" w:author="Jerod Hodgkin" w:date="2011-01-18T22:32:00Z">
        <w:r w:rsidRPr="00367E32">
          <w:rPr>
            <w:rStyle w:val="Strong"/>
          </w:rPr>
          <w:t>Design constraints of this feature</w:t>
        </w:r>
      </w:ins>
    </w:p>
    <w:p w:rsidR="00AE541D" w:rsidRDefault="00AE541D" w:rsidP="00AE541D">
      <w:pPr>
        <w:rPr>
          <w:ins w:id="1388" w:author="Jerod Hodgkin" w:date="2011-01-18T22:32:00Z"/>
          <w:rFonts w:eastAsia="Arial"/>
        </w:rPr>
      </w:pPr>
      <w:ins w:id="1389" w:author="Jerod Hodgkin" w:date="2011-01-18T22:32:00Z">
        <w:r>
          <w:rPr>
            <w:rFonts w:eastAsia="Arial"/>
          </w:rPr>
          <w:t>The cook should be notified of changes to any orders on the cook screen.</w:t>
        </w:r>
      </w:ins>
    </w:p>
    <w:p w:rsidR="00AE541D" w:rsidRDefault="00AE541D" w:rsidP="00AE541D">
      <w:pPr>
        <w:rPr>
          <w:ins w:id="1390" w:author="Jerod Hodgkin" w:date="2011-01-18T22:32:00Z"/>
          <w:rFonts w:eastAsia="Arial"/>
        </w:rPr>
      </w:pPr>
    </w:p>
    <w:p w:rsidR="00AE541D" w:rsidRPr="00367E32" w:rsidRDefault="00AE541D" w:rsidP="00AE541D">
      <w:pPr>
        <w:pStyle w:val="ListStyle"/>
        <w:contextualSpacing/>
        <w:rPr>
          <w:ins w:id="1391" w:author="Jerod Hodgkin" w:date="2011-01-18T22:32:00Z"/>
          <w:rStyle w:val="Strong"/>
        </w:rPr>
      </w:pPr>
      <w:ins w:id="1392" w:author="Jerod Hodgkin" w:date="2011-01-18T22:32:00Z">
        <w:r w:rsidRPr="00367E32">
          <w:rPr>
            <w:rStyle w:val="Strong"/>
          </w:rPr>
          <w:t>Performance requirements of this feature</w:t>
        </w:r>
      </w:ins>
    </w:p>
    <w:p w:rsidR="00AE541D" w:rsidRDefault="00AE541D" w:rsidP="00AE541D">
      <w:pPr>
        <w:rPr>
          <w:ins w:id="1393" w:author="Jerod Hodgkin" w:date="2011-01-18T22:32:00Z"/>
          <w:rFonts w:eastAsia="Arial"/>
        </w:rPr>
      </w:pPr>
      <w:ins w:id="1394" w:author="Jerod Hodgkin" w:date="2011-01-18T22:32:00Z">
        <w:r>
          <w:rPr>
            <w:rFonts w:eastAsia="Arial"/>
          </w:rPr>
          <w:t>None</w:t>
        </w:r>
      </w:ins>
    </w:p>
    <w:p w:rsidR="00AE541D" w:rsidRDefault="00AE541D">
      <w:pPr>
        <w:rPr>
          <w:ins w:id="1395" w:author="Jerod Hodgkin" w:date="2011-01-18T22:31:00Z"/>
          <w:rFonts w:asciiTheme="majorHAnsi" w:eastAsia="Arial" w:hAnsiTheme="majorHAnsi" w:cstheme="majorBidi"/>
          <w:color w:val="365F91" w:themeColor="accent1" w:themeShade="BF"/>
          <w:sz w:val="24"/>
          <w:szCs w:val="24"/>
        </w:rPr>
      </w:pPr>
      <w:ins w:id="1396" w:author="Jerod Hodgkin" w:date="2011-01-18T22:31:00Z">
        <w:r>
          <w:rPr>
            <w:rFonts w:eastAsia="Arial"/>
          </w:rPr>
          <w:br w:type="page"/>
        </w:r>
      </w:ins>
    </w:p>
    <w:p w:rsidR="00AC7C7B" w:rsidRDefault="00AE541D" w:rsidP="00AC7C7B">
      <w:pPr>
        <w:pStyle w:val="Heading2"/>
        <w:rPr>
          <w:ins w:id="1397" w:author="Jerod Hodgkin" w:date="2011-01-18T22:31:00Z"/>
          <w:rFonts w:eastAsia="Arial"/>
        </w:rPr>
        <w:pPrChange w:id="1398" w:author="Jerod Hodgkin" w:date="2011-01-18T22:31:00Z">
          <w:pPr>
            <w:pStyle w:val="Heading3"/>
          </w:pPr>
        </w:pPrChange>
      </w:pPr>
      <w:bookmarkStart w:id="1399" w:name="_Toc283410952"/>
      <w:ins w:id="1400" w:author="Jerod Hodgkin" w:date="2011-01-18T22:31:00Z">
        <w:r>
          <w:rPr>
            <w:rFonts w:eastAsia="Arial"/>
          </w:rPr>
          <w:lastRenderedPageBreak/>
          <w:t>Cashiering Subsystem</w:t>
        </w:r>
        <w:bookmarkEnd w:id="1399"/>
      </w:ins>
    </w:p>
    <w:p w:rsidR="00A77B3E" w:rsidRPr="00D37390" w:rsidRDefault="00C67F31" w:rsidP="00741ACB">
      <w:pPr>
        <w:pStyle w:val="Heading3"/>
        <w:rPr>
          <w:rFonts w:eastAsia="Arial"/>
          <w:bCs/>
        </w:rPr>
      </w:pPr>
      <w:bookmarkStart w:id="1401" w:name="_Toc283410953"/>
      <w:r w:rsidRPr="00D37390">
        <w:rPr>
          <w:rFonts w:eastAsia="Arial"/>
          <w:bCs/>
        </w:rPr>
        <w:t>Split a check</w:t>
      </w:r>
      <w:ins w:id="1402" w:author="Jerod Hodgkin" w:date="2011-01-18T22:27:00Z">
        <w:r w:rsidR="00AE541D">
          <w:rPr>
            <w:rFonts w:eastAsia="Arial"/>
            <w:bCs/>
          </w:rPr>
          <w:t xml:space="preserve"> – BBQRMS-</w:t>
        </w:r>
      </w:ins>
      <w:ins w:id="1403" w:author="Jerod Hodgkin" w:date="2011-01-18T22:28:00Z">
        <w:r w:rsidR="00AE541D">
          <w:rPr>
            <w:rFonts w:eastAsia="Arial"/>
            <w:bCs/>
          </w:rPr>
          <w:t>34</w:t>
        </w:r>
      </w:ins>
      <w:bookmarkEnd w:id="140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1404" w:name="h.4hvz68xdyic"/>
      <w:bookmarkEnd w:id="1404"/>
    </w:p>
    <w:p w:rsidR="00741ACB" w:rsidRDefault="00741ACB" w:rsidP="00367E32">
      <w:pPr>
        <w:rPr>
          <w:rFonts w:eastAsia="Arial"/>
        </w:rPr>
      </w:pPr>
    </w:p>
    <w:p w:rsidR="00741ACB" w:rsidRDefault="00741ACB" w:rsidP="00367E32">
      <w:pPr>
        <w:rPr>
          <w:rFonts w:eastAsia="Arial"/>
        </w:rPr>
      </w:pPr>
    </w:p>
    <w:p w:rsidR="00AC7C7B" w:rsidRDefault="00C67F31" w:rsidP="00AC7C7B">
      <w:pPr>
        <w:pStyle w:val="Heading3"/>
        <w:rPr>
          <w:del w:id="1405" w:author="Jerod Hodgkin" w:date="2011-01-18T22:31:00Z"/>
        </w:rPr>
        <w:pPrChange w:id="1406" w:author="Jerod Hodgkin" w:date="2011-01-18T22:28:00Z">
          <w:pPr>
            <w:pStyle w:val="ListStyle"/>
            <w:contextualSpacing/>
          </w:pPr>
        </w:pPrChange>
      </w:pPr>
      <w:del w:id="1407" w:author="Jerod Hodgkin" w:date="2011-01-18T22:31:00Z">
        <w:r w:rsidDel="00AE541D">
          <w:rPr>
            <w:rFonts w:eastAsia="Arial"/>
          </w:rPr>
          <w:delText>Take a customer order and accept payment</w:delText>
        </w:r>
      </w:del>
    </w:p>
    <w:tbl>
      <w:tblPr>
        <w:tblW w:w="0" w:type="auto"/>
        <w:tblLook w:val="0000"/>
      </w:tblPr>
      <w:tblGrid>
        <w:gridCol w:w="4680"/>
        <w:gridCol w:w="4680"/>
      </w:tblGrid>
      <w:tr w:rsidR="00A77B3E" w:rsidDel="00AE541D">
        <w:trPr>
          <w:del w:id="1408" w:author="Jerod Hodgkin" w:date="2011-01-18T22:31: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409" w:author="Jerod Hodgkin" w:date="2011-01-18T22:31:00Z"/>
                <w:rStyle w:val="Strong"/>
              </w:rPr>
            </w:pPr>
            <w:del w:id="1410" w:author="Jerod Hodgkin" w:date="2011-01-18T22:31:00Z">
              <w:r w:rsidRPr="00367E32" w:rsidDel="00AE541D">
                <w:rPr>
                  <w:rStyle w:val="Strong"/>
                </w:rPr>
                <w:delText>Related use cases:</w:delText>
              </w:r>
            </w:del>
          </w:p>
          <w:p w:rsidR="00A77B3E" w:rsidDel="00AE541D" w:rsidRDefault="00C67F31" w:rsidP="00367E32">
            <w:pPr>
              <w:rPr>
                <w:del w:id="1411" w:author="Jerod Hodgkin" w:date="2011-01-18T22:31:00Z"/>
                <w:rFonts w:eastAsia="Arial"/>
              </w:rPr>
            </w:pPr>
            <w:del w:id="1412" w:author="Jerod Hodgkin" w:date="2011-01-18T22:31:00Z">
              <w:r w:rsidDel="00AE541D">
                <w:rPr>
                  <w:rFonts w:eastAsia="Arial"/>
                </w:rPr>
                <w:delText>Menu management</w:delText>
              </w:r>
            </w:del>
          </w:p>
          <w:p w:rsidR="00A77B3E" w:rsidDel="00AE541D" w:rsidRDefault="00C67F31" w:rsidP="00367E32">
            <w:pPr>
              <w:rPr>
                <w:del w:id="1413" w:author="Jerod Hodgkin" w:date="2011-01-18T22:31:00Z"/>
                <w:rFonts w:eastAsia="Arial"/>
              </w:rPr>
            </w:pPr>
            <w:del w:id="1414" w:author="Jerod Hodgkin" w:date="2011-01-18T22:31:00Z">
              <w:r w:rsidDel="00AE541D">
                <w:rPr>
                  <w:rFonts w:eastAsia="Arial"/>
                </w:rPr>
                <w:delText>Place order</w:delText>
              </w:r>
            </w:del>
          </w:p>
          <w:p w:rsidR="00A77B3E" w:rsidDel="00AE541D" w:rsidRDefault="00C67F31" w:rsidP="00367E32">
            <w:pPr>
              <w:rPr>
                <w:del w:id="1415" w:author="Jerod Hodgkin" w:date="2011-01-18T22:31:00Z"/>
                <w:rFonts w:eastAsia="Arial"/>
              </w:rPr>
            </w:pPr>
            <w:del w:id="1416" w:author="Jerod Hodgkin" w:date="2011-01-18T22:31:00Z">
              <w:r w:rsidDel="00AE541D">
                <w:rPr>
                  <w:rFonts w:eastAsia="Arial"/>
                </w:rPr>
                <w:delText>Complete order</w:delText>
              </w:r>
            </w:del>
          </w:p>
          <w:p w:rsidR="00A77B3E" w:rsidDel="00AE541D" w:rsidRDefault="00C67F31" w:rsidP="00367E32">
            <w:pPr>
              <w:rPr>
                <w:del w:id="1417" w:author="Jerod Hodgkin" w:date="2011-01-18T22:31:00Z"/>
                <w:rFonts w:eastAsia="Arial"/>
              </w:rPr>
            </w:pPr>
            <w:del w:id="1418" w:author="Jerod Hodgkin" w:date="2011-01-18T22:31:00Z">
              <w:r w:rsidDel="00AE541D">
                <w:rPr>
                  <w:rFonts w:eastAsia="Arial"/>
                </w:rPr>
                <w:delText>Sales reporting</w:delText>
              </w:r>
            </w:del>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419" w:author="Jerod Hodgkin" w:date="2011-01-18T22:31:00Z"/>
                <w:rStyle w:val="Strong"/>
              </w:rPr>
            </w:pPr>
            <w:del w:id="1420" w:author="Jerod Hodgkin" w:date="2011-01-18T22:31:00Z">
              <w:r w:rsidRPr="00367E32" w:rsidDel="00AE541D">
                <w:rPr>
                  <w:rStyle w:val="Strong"/>
                </w:rPr>
                <w:delText>Actors:</w:delText>
              </w:r>
            </w:del>
          </w:p>
          <w:p w:rsidR="00A77B3E" w:rsidDel="00AE541D" w:rsidRDefault="00C67F31" w:rsidP="00367E32">
            <w:pPr>
              <w:rPr>
                <w:del w:id="1421" w:author="Jerod Hodgkin" w:date="2011-01-18T22:31:00Z"/>
                <w:rFonts w:eastAsia="Arial"/>
              </w:rPr>
            </w:pPr>
            <w:del w:id="1422" w:author="Jerod Hodgkin" w:date="2011-01-18T22:31:00Z">
              <w:r w:rsidDel="00AE541D">
                <w:rPr>
                  <w:rFonts w:eastAsia="Arial"/>
                </w:rPr>
                <w:delText>Order Takers</w:delText>
              </w:r>
            </w:del>
          </w:p>
          <w:p w:rsidR="00A77B3E" w:rsidDel="00AE541D" w:rsidRDefault="00C67F31" w:rsidP="00367E32">
            <w:pPr>
              <w:rPr>
                <w:del w:id="1423" w:author="Jerod Hodgkin" w:date="2011-01-18T22:31:00Z"/>
                <w:rFonts w:eastAsia="Arial"/>
              </w:rPr>
            </w:pPr>
            <w:del w:id="1424" w:author="Jerod Hodgkin" w:date="2011-01-18T22:31:00Z">
              <w:r w:rsidDel="00AE541D">
                <w:rPr>
                  <w:rFonts w:eastAsia="Arial"/>
                </w:rPr>
                <w:delText>Customers</w:delText>
              </w:r>
            </w:del>
          </w:p>
        </w:tc>
      </w:tr>
    </w:tbl>
    <w:p w:rsidR="00A77B3E" w:rsidDel="00AE541D" w:rsidRDefault="00A77B3E">
      <w:pPr>
        <w:pStyle w:val="ListStyle"/>
        <w:contextualSpacing/>
        <w:rPr>
          <w:del w:id="1425" w:author="Jerod Hodgkin" w:date="2011-01-18T22:31:00Z"/>
        </w:rPr>
      </w:pPr>
    </w:p>
    <w:p w:rsidR="00A77B3E" w:rsidRPr="00367E32" w:rsidDel="00AE541D" w:rsidRDefault="00C67F31">
      <w:pPr>
        <w:pStyle w:val="ListStyle"/>
        <w:contextualSpacing/>
        <w:rPr>
          <w:del w:id="1426" w:author="Jerod Hodgkin" w:date="2011-01-18T22:31:00Z"/>
          <w:rStyle w:val="Strong"/>
        </w:rPr>
      </w:pPr>
      <w:del w:id="1427" w:author="Jerod Hodgkin" w:date="2011-01-18T22:31:00Z">
        <w:r w:rsidRPr="00367E32" w:rsidDel="00AE541D">
          <w:rPr>
            <w:rStyle w:val="Strong"/>
          </w:rPr>
          <w:delText>Summary:</w:delText>
        </w:r>
      </w:del>
    </w:p>
    <w:p w:rsidR="00A77B3E" w:rsidDel="00AE541D" w:rsidRDefault="00C67F31" w:rsidP="00367E32">
      <w:pPr>
        <w:rPr>
          <w:del w:id="1428" w:author="Jerod Hodgkin" w:date="2011-01-18T22:31:00Z"/>
          <w:rFonts w:eastAsia="Arial"/>
        </w:rPr>
      </w:pPr>
      <w:del w:id="1429" w:author="Jerod Hodgkin" w:date="2011-01-18T22:31:00Z">
        <w:r w:rsidDel="00AE541D">
          <w:rPr>
            <w:rFonts w:eastAsia="Arial"/>
          </w:rPr>
          <w:delText>After an order is placed, it will show up on the cook screen.  An employee in the kitchen will prepare the items on the order and mark the order completed.  These orders will show up on the cashier screen so the employee can ring them up and receive payment for the order.</w:delText>
        </w:r>
      </w:del>
    </w:p>
    <w:p w:rsidR="00A77B3E" w:rsidDel="00AE541D" w:rsidRDefault="00A77B3E" w:rsidP="00367E32">
      <w:pPr>
        <w:rPr>
          <w:del w:id="1430" w:author="Jerod Hodgkin" w:date="2011-01-18T22:31:00Z"/>
          <w:rFonts w:eastAsia="Arial"/>
        </w:rPr>
      </w:pPr>
    </w:p>
    <w:p w:rsidR="00A77B3E" w:rsidRPr="00367E32" w:rsidDel="00AE541D" w:rsidRDefault="00C67F31">
      <w:pPr>
        <w:pStyle w:val="ListStyle"/>
        <w:contextualSpacing/>
        <w:rPr>
          <w:del w:id="1431" w:author="Jerod Hodgkin" w:date="2011-01-18T22:31:00Z"/>
          <w:rStyle w:val="Strong"/>
        </w:rPr>
      </w:pPr>
      <w:del w:id="1432" w:author="Jerod Hodgkin" w:date="2011-01-18T22:31:00Z">
        <w:r w:rsidRPr="00367E32" w:rsidDel="00AE541D">
          <w:rPr>
            <w:rStyle w:val="Strong"/>
          </w:rPr>
          <w:delText>Preconditions:</w:delText>
        </w:r>
      </w:del>
    </w:p>
    <w:p w:rsidR="00A77B3E" w:rsidDel="00AE541D" w:rsidRDefault="00C67F31" w:rsidP="00367E32">
      <w:pPr>
        <w:rPr>
          <w:del w:id="1433" w:author="Jerod Hodgkin" w:date="2011-01-18T22:31:00Z"/>
          <w:rFonts w:eastAsia="Arial"/>
        </w:rPr>
      </w:pPr>
      <w:del w:id="1434" w:author="Jerod Hodgkin" w:date="2011-01-18T22:31:00Z">
        <w:r w:rsidDel="00AE541D">
          <w:rPr>
            <w:rFonts w:eastAsia="Arial"/>
          </w:rPr>
          <w:delText>There exist orders that have been completed but not paid for.</w:delText>
        </w:r>
      </w:del>
    </w:p>
    <w:p w:rsidR="00A77B3E" w:rsidDel="00AE541D" w:rsidRDefault="00A77B3E" w:rsidP="00367E32">
      <w:pPr>
        <w:rPr>
          <w:del w:id="1435" w:author="Jerod Hodgkin" w:date="2011-01-18T22:31:00Z"/>
          <w:rFonts w:eastAsia="Arial"/>
        </w:rPr>
      </w:pPr>
    </w:p>
    <w:p w:rsidR="00A77B3E" w:rsidRPr="00367E32" w:rsidDel="00AE541D" w:rsidRDefault="00C67F31">
      <w:pPr>
        <w:pStyle w:val="ListStyle"/>
        <w:contextualSpacing/>
        <w:rPr>
          <w:del w:id="1436" w:author="Jerod Hodgkin" w:date="2011-01-18T22:31:00Z"/>
          <w:rStyle w:val="Strong"/>
        </w:rPr>
      </w:pPr>
      <w:del w:id="1437" w:author="Jerod Hodgkin" w:date="2011-01-18T22:31:00Z">
        <w:r w:rsidRPr="00367E32" w:rsidDel="00AE541D">
          <w:rPr>
            <w:rStyle w:val="Strong"/>
          </w:rPr>
          <w:delText>Input/Output sequence for this feature</w:delText>
        </w:r>
      </w:del>
    </w:p>
    <w:p w:rsidR="00A77B3E" w:rsidDel="00AE541D" w:rsidRDefault="00C67F31" w:rsidP="00367E32">
      <w:pPr>
        <w:rPr>
          <w:del w:id="1438" w:author="Jerod Hodgkin" w:date="2011-01-18T22:31:00Z"/>
          <w:rFonts w:eastAsia="Arial"/>
        </w:rPr>
      </w:pPr>
      <w:del w:id="1439" w:author="Jerod Hodgkin" w:date="2011-01-18T22:31:00Z">
        <w:r w:rsidDel="00AE541D">
          <w:rPr>
            <w:rFonts w:eastAsia="Arial"/>
          </w:rPr>
          <w:delText>Completed orders shall be viewed in receive payment.  Orders shall be paid and go to history.  Orders for which payment is not received shall be marked unpaid at the end of the day, and shall still be a part of the history.</w:delText>
        </w:r>
      </w:del>
    </w:p>
    <w:p w:rsidR="00A77B3E" w:rsidRPr="00367E32" w:rsidDel="00AE541D" w:rsidRDefault="00A77B3E">
      <w:pPr>
        <w:pStyle w:val="ListStyle"/>
        <w:contextualSpacing/>
        <w:rPr>
          <w:del w:id="1440" w:author="Jerod Hodgkin" w:date="2011-01-18T22:31:00Z"/>
          <w:rStyle w:val="Strong"/>
        </w:rPr>
      </w:pPr>
    </w:p>
    <w:p w:rsidR="00A77B3E" w:rsidRPr="00367E32" w:rsidDel="00AE541D" w:rsidRDefault="00C67F31">
      <w:pPr>
        <w:pStyle w:val="ListStyle"/>
        <w:contextualSpacing/>
        <w:rPr>
          <w:del w:id="1441" w:author="Jerod Hodgkin" w:date="2011-01-18T22:31:00Z"/>
          <w:rStyle w:val="Strong"/>
        </w:rPr>
      </w:pPr>
      <w:del w:id="1442" w:author="Jerod Hodgkin" w:date="2011-01-18T22:31:00Z">
        <w:r w:rsidRPr="00367E32" w:rsidDel="00AE541D">
          <w:rPr>
            <w:rStyle w:val="Strong"/>
          </w:rPr>
          <w:delText>Postconditions</w:delText>
        </w:r>
      </w:del>
    </w:p>
    <w:p w:rsidR="00A77B3E" w:rsidDel="00AE541D" w:rsidRDefault="00C67F31" w:rsidP="00367E32">
      <w:pPr>
        <w:rPr>
          <w:del w:id="1443" w:author="Jerod Hodgkin" w:date="2011-01-18T22:31:00Z"/>
          <w:rFonts w:eastAsia="Arial"/>
        </w:rPr>
      </w:pPr>
      <w:del w:id="1444" w:author="Jerod Hodgkin" w:date="2011-01-18T22:31:00Z">
        <w:r w:rsidDel="00AE541D">
          <w:rPr>
            <w:rFonts w:eastAsia="Arial"/>
          </w:rPr>
          <w:delText>A completed paid order will show up in the order history.</w:delText>
        </w:r>
      </w:del>
    </w:p>
    <w:p w:rsidR="00A77B3E" w:rsidRPr="00367E32" w:rsidDel="00AE541D" w:rsidRDefault="00A77B3E">
      <w:pPr>
        <w:pStyle w:val="ListStyle"/>
        <w:contextualSpacing/>
        <w:rPr>
          <w:del w:id="1445" w:author="Jerod Hodgkin" w:date="2011-01-18T22:31:00Z"/>
          <w:rStyle w:val="Strong"/>
        </w:rPr>
      </w:pPr>
    </w:p>
    <w:p w:rsidR="00A77B3E" w:rsidRPr="00367E32" w:rsidDel="00AE541D" w:rsidRDefault="00C67F31">
      <w:pPr>
        <w:pStyle w:val="ListStyle"/>
        <w:contextualSpacing/>
        <w:rPr>
          <w:del w:id="1446" w:author="Jerod Hodgkin" w:date="2011-01-18T22:31:00Z"/>
          <w:rStyle w:val="Strong"/>
        </w:rPr>
      </w:pPr>
      <w:del w:id="1447" w:author="Jerod Hodgkin" w:date="2011-01-18T22:31:00Z">
        <w:r w:rsidRPr="00367E32" w:rsidDel="00AE541D">
          <w:rPr>
            <w:rStyle w:val="Strong"/>
          </w:rPr>
          <w:delText>Design constraints of this feature</w:delText>
        </w:r>
      </w:del>
    </w:p>
    <w:p w:rsidR="00A77B3E" w:rsidDel="00AE541D" w:rsidRDefault="00C67F31" w:rsidP="00367E32">
      <w:pPr>
        <w:rPr>
          <w:del w:id="1448" w:author="Jerod Hodgkin" w:date="2011-01-18T22:31:00Z"/>
          <w:rFonts w:eastAsia="Arial"/>
        </w:rPr>
      </w:pPr>
      <w:del w:id="1449" w:author="Jerod Hodgkin" w:date="2011-01-18T22:31:00Z">
        <w:r w:rsidDel="00AE541D">
          <w:rPr>
            <w:rFonts w:eastAsia="Arial"/>
          </w:rPr>
          <w:delText>Receive payment shall read completed orders from the database and see the price of menu items so the invoice can be totalled.  Receive payment shall be able to add tax and tip to the total.</w:delText>
        </w:r>
      </w:del>
    </w:p>
    <w:p w:rsidR="00A77B3E" w:rsidDel="00AE541D" w:rsidRDefault="00A77B3E" w:rsidP="00367E32">
      <w:pPr>
        <w:rPr>
          <w:del w:id="1450" w:author="Jerod Hodgkin" w:date="2011-01-18T22:31:00Z"/>
          <w:rFonts w:eastAsia="Arial"/>
        </w:rPr>
      </w:pPr>
    </w:p>
    <w:p w:rsidR="00A77B3E" w:rsidRPr="00367E32" w:rsidDel="00AE541D" w:rsidRDefault="00C67F31">
      <w:pPr>
        <w:pStyle w:val="ListStyle"/>
        <w:contextualSpacing/>
        <w:rPr>
          <w:del w:id="1451" w:author="Jerod Hodgkin" w:date="2011-01-18T22:31:00Z"/>
          <w:rStyle w:val="Strong"/>
        </w:rPr>
      </w:pPr>
      <w:del w:id="1452" w:author="Jerod Hodgkin" w:date="2011-01-18T22:31:00Z">
        <w:r w:rsidRPr="00367E32" w:rsidDel="00AE541D">
          <w:rPr>
            <w:rStyle w:val="Strong"/>
          </w:rPr>
          <w:delText>Performance requirements of this feature</w:delText>
        </w:r>
      </w:del>
    </w:p>
    <w:p w:rsidR="00A77B3E" w:rsidDel="00AE541D" w:rsidRDefault="00C67F31" w:rsidP="00367E32">
      <w:pPr>
        <w:rPr>
          <w:del w:id="1453" w:author="Jerod Hodgkin" w:date="2011-01-18T22:31:00Z"/>
          <w:rFonts w:eastAsia="Arial"/>
        </w:rPr>
      </w:pPr>
      <w:del w:id="1454" w:author="Jerod Hodgkin" w:date="2011-01-18T22:31:00Z">
        <w:r w:rsidDel="00AE541D">
          <w:rPr>
            <w:rFonts w:eastAsia="Arial"/>
          </w:rPr>
          <w:delText>This feature shall be capable of showing completed orders in near real time.  A large number of orders shall not impact the performance of this feature.</w:delText>
        </w:r>
      </w:del>
    </w:p>
    <w:p w:rsidR="00A77B3E" w:rsidRPr="00D37390" w:rsidRDefault="00C67F31" w:rsidP="00741ACB">
      <w:pPr>
        <w:pStyle w:val="Heading3"/>
        <w:rPr>
          <w:rFonts w:eastAsia="Arial"/>
          <w:bCs/>
        </w:rPr>
      </w:pPr>
      <w:bookmarkStart w:id="1455" w:name="h.bp0d0k32ehaw"/>
      <w:bookmarkStart w:id="1456" w:name="_Toc283410954"/>
      <w:bookmarkEnd w:id="1455"/>
      <w:r w:rsidRPr="00D37390">
        <w:rPr>
          <w:rFonts w:eastAsia="Arial"/>
          <w:bCs/>
        </w:rPr>
        <w:t>Accept payment for saved customer order</w:t>
      </w:r>
      <w:ins w:id="1457" w:author="Jerod Hodgkin" w:date="2011-01-18T22:29:00Z">
        <w:r w:rsidR="00AE541D">
          <w:rPr>
            <w:rFonts w:eastAsia="Arial"/>
            <w:bCs/>
          </w:rPr>
          <w:t xml:space="preserve"> – BBQRMS-36</w:t>
        </w:r>
      </w:ins>
      <w:bookmarkEnd w:id="145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The cashier enters or selects a saved order. The cashier shall select a payment type then enter an amount paid. The cashier can take multiple forms of payment by following the respective use case. The </w:t>
      </w:r>
      <w:r>
        <w:rPr>
          <w:rFonts w:eastAsia="Arial"/>
        </w:rPr>
        <w:lastRenderedPageBreak/>
        <w:t>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Del="00AE541D" w:rsidRDefault="00C67F31" w:rsidP="00741ACB">
      <w:pPr>
        <w:pStyle w:val="Heading3"/>
        <w:rPr>
          <w:del w:id="1458" w:author="Jerod Hodgkin" w:date="2011-01-18T22:32:00Z"/>
          <w:rFonts w:eastAsia="Arial"/>
          <w:bCs/>
        </w:rPr>
      </w:pPr>
      <w:bookmarkStart w:id="1459" w:name="h.pebelh-zd3ro5"/>
      <w:bookmarkEnd w:id="1459"/>
      <w:del w:id="1460" w:author="Jerod Hodgkin" w:date="2011-01-18T22:32:00Z">
        <w:r w:rsidRPr="00D37390" w:rsidDel="00AE541D">
          <w:rPr>
            <w:rFonts w:eastAsia="Arial"/>
            <w:bCs/>
          </w:rPr>
          <w:delText>Recall and modify saved customer order</w:delText>
        </w:r>
      </w:del>
    </w:p>
    <w:tbl>
      <w:tblPr>
        <w:tblW w:w="0" w:type="auto"/>
        <w:tblLook w:val="0000"/>
      </w:tblPr>
      <w:tblGrid>
        <w:gridCol w:w="4680"/>
        <w:gridCol w:w="4680"/>
      </w:tblGrid>
      <w:tr w:rsidR="00A77B3E" w:rsidDel="00AE541D">
        <w:trPr>
          <w:del w:id="1461" w:author="Jerod Hodgkin" w:date="2011-01-18T22:32: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462" w:author="Jerod Hodgkin" w:date="2011-01-18T22:32:00Z"/>
                <w:rStyle w:val="Strong"/>
              </w:rPr>
            </w:pPr>
            <w:del w:id="1463" w:author="Jerod Hodgkin" w:date="2011-01-18T22:32:00Z">
              <w:r w:rsidRPr="00367E32" w:rsidDel="00AE541D">
                <w:rPr>
                  <w:rStyle w:val="Strong"/>
                </w:rPr>
                <w:delText>Related use cases:</w:delText>
              </w:r>
            </w:del>
          </w:p>
          <w:p w:rsidR="00A77B3E" w:rsidDel="00AE541D" w:rsidRDefault="00C67F31" w:rsidP="00367E32">
            <w:pPr>
              <w:rPr>
                <w:del w:id="1464" w:author="Jerod Hodgkin" w:date="2011-01-18T22:32:00Z"/>
                <w:rFonts w:eastAsia="Arial"/>
              </w:rPr>
            </w:pPr>
            <w:del w:id="1465" w:author="Jerod Hodgkin" w:date="2011-01-18T22:32:00Z">
              <w:r w:rsidDel="00AE541D">
                <w:rPr>
                  <w:rFonts w:eastAsia="Arial"/>
                </w:rPr>
                <w:delText>Take multiple payments for a customer order</w:delText>
              </w:r>
            </w:del>
          </w:p>
          <w:p w:rsidR="00A77B3E" w:rsidDel="00AE541D" w:rsidRDefault="00C67F31" w:rsidP="00367E32">
            <w:pPr>
              <w:rPr>
                <w:del w:id="1466" w:author="Jerod Hodgkin" w:date="2011-01-18T22:32:00Z"/>
                <w:rFonts w:eastAsia="Arial"/>
              </w:rPr>
            </w:pPr>
            <w:del w:id="1467" w:author="Jerod Hodgkin" w:date="2011-01-18T22:32:00Z">
              <w:r w:rsidDel="00AE541D">
                <w:rPr>
                  <w:rFonts w:eastAsia="Arial"/>
                </w:rPr>
                <w:delText>Accept payment for saved customer order</w:delText>
              </w:r>
            </w:del>
          </w:p>
          <w:p w:rsidR="00A77B3E" w:rsidDel="00AE541D" w:rsidRDefault="00A77B3E">
            <w:pPr>
              <w:pStyle w:val="ListStyle"/>
              <w:contextualSpacing/>
              <w:rPr>
                <w:del w:id="1468" w:author="Jerod Hodgkin" w:date="2011-01-18T22:32:00Z"/>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469" w:author="Jerod Hodgkin" w:date="2011-01-18T22:32:00Z"/>
                <w:rStyle w:val="Strong"/>
              </w:rPr>
            </w:pPr>
            <w:del w:id="1470" w:author="Jerod Hodgkin" w:date="2011-01-18T22:32:00Z">
              <w:r w:rsidRPr="00367E32" w:rsidDel="00AE541D">
                <w:rPr>
                  <w:rStyle w:val="Strong"/>
                </w:rPr>
                <w:delText>Actors:</w:delText>
              </w:r>
            </w:del>
          </w:p>
          <w:p w:rsidR="00A77B3E" w:rsidDel="00AE541D" w:rsidRDefault="00C67F31" w:rsidP="00367E32">
            <w:pPr>
              <w:rPr>
                <w:del w:id="1471" w:author="Jerod Hodgkin" w:date="2011-01-18T22:32:00Z"/>
                <w:rFonts w:eastAsia="Arial"/>
              </w:rPr>
            </w:pPr>
            <w:del w:id="1472" w:author="Jerod Hodgkin" w:date="2011-01-18T22:32:00Z">
              <w:r w:rsidDel="00AE541D">
                <w:rPr>
                  <w:rFonts w:eastAsia="Arial"/>
                </w:rPr>
                <w:delText xml:space="preserve">Cashier </w:delText>
              </w:r>
            </w:del>
          </w:p>
          <w:p w:rsidR="00A77B3E" w:rsidDel="00AE541D" w:rsidRDefault="00C67F31" w:rsidP="00367E32">
            <w:pPr>
              <w:rPr>
                <w:del w:id="1473" w:author="Jerod Hodgkin" w:date="2011-01-18T22:32:00Z"/>
                <w:rFonts w:eastAsia="Arial"/>
              </w:rPr>
            </w:pPr>
            <w:del w:id="1474" w:author="Jerod Hodgkin" w:date="2011-01-18T22:32:00Z">
              <w:r w:rsidDel="00AE541D">
                <w:rPr>
                  <w:rFonts w:eastAsia="Arial"/>
                </w:rPr>
                <w:delText xml:space="preserve">Customer </w:delText>
              </w:r>
            </w:del>
          </w:p>
          <w:p w:rsidR="00A77B3E" w:rsidDel="00AE541D" w:rsidRDefault="00C67F31" w:rsidP="00367E32">
            <w:pPr>
              <w:rPr>
                <w:del w:id="1475" w:author="Jerod Hodgkin" w:date="2011-01-18T22:32:00Z"/>
                <w:rFonts w:eastAsia="Arial"/>
              </w:rPr>
            </w:pPr>
            <w:del w:id="1476" w:author="Jerod Hodgkin" w:date="2011-01-18T22:32:00Z">
              <w:r w:rsidDel="00AE541D">
                <w:rPr>
                  <w:rFonts w:eastAsia="Arial"/>
                </w:rPr>
                <w:delText>Cook</w:delText>
              </w:r>
            </w:del>
          </w:p>
        </w:tc>
      </w:tr>
    </w:tbl>
    <w:p w:rsidR="00A77B3E" w:rsidDel="00AE541D" w:rsidRDefault="00A77B3E">
      <w:pPr>
        <w:pStyle w:val="ListStyle"/>
        <w:contextualSpacing/>
        <w:rPr>
          <w:del w:id="1477" w:author="Jerod Hodgkin" w:date="2011-01-18T22:32:00Z"/>
        </w:rPr>
      </w:pPr>
    </w:p>
    <w:p w:rsidR="00A77B3E" w:rsidRPr="00367E32" w:rsidDel="00AE541D" w:rsidRDefault="00C67F31">
      <w:pPr>
        <w:pStyle w:val="ListStyle"/>
        <w:contextualSpacing/>
        <w:rPr>
          <w:del w:id="1478" w:author="Jerod Hodgkin" w:date="2011-01-18T22:32:00Z"/>
          <w:rStyle w:val="Strong"/>
        </w:rPr>
      </w:pPr>
      <w:del w:id="1479" w:author="Jerod Hodgkin" w:date="2011-01-18T22:32:00Z">
        <w:r w:rsidRPr="00367E32" w:rsidDel="00AE541D">
          <w:rPr>
            <w:rStyle w:val="Strong"/>
          </w:rPr>
          <w:delText>Summary:</w:delText>
        </w:r>
      </w:del>
    </w:p>
    <w:p w:rsidR="00A77B3E" w:rsidDel="00AE541D" w:rsidRDefault="00C67F31" w:rsidP="00367E32">
      <w:pPr>
        <w:rPr>
          <w:del w:id="1480" w:author="Jerod Hodgkin" w:date="2011-01-18T22:32:00Z"/>
          <w:rFonts w:eastAsia="Arial"/>
        </w:rPr>
      </w:pPr>
      <w:del w:id="1481" w:author="Jerod Hodgkin" w:date="2011-01-18T22:32:00Z">
        <w:r w:rsidDel="00AE541D">
          <w:rPr>
            <w:rFonts w:eastAsia="Arial"/>
          </w:rPr>
          <w:delText>The cashier shall retrieve a saved customer order. The cashier shall make adjustments to the order and resend it to the kitchen, and either cashier the order or save it again.</w:delText>
        </w:r>
      </w:del>
    </w:p>
    <w:p w:rsidR="00A77B3E" w:rsidDel="00AE541D" w:rsidRDefault="00A77B3E" w:rsidP="00367E32">
      <w:pPr>
        <w:rPr>
          <w:del w:id="1482" w:author="Jerod Hodgkin" w:date="2011-01-18T22:32:00Z"/>
          <w:rFonts w:eastAsia="Arial"/>
        </w:rPr>
      </w:pPr>
    </w:p>
    <w:p w:rsidR="00A77B3E" w:rsidRPr="00367E32" w:rsidDel="00AE541D" w:rsidRDefault="00C67F31">
      <w:pPr>
        <w:pStyle w:val="ListStyle"/>
        <w:contextualSpacing/>
        <w:rPr>
          <w:del w:id="1483" w:author="Jerod Hodgkin" w:date="2011-01-18T22:32:00Z"/>
          <w:rStyle w:val="Strong"/>
        </w:rPr>
      </w:pPr>
      <w:del w:id="1484" w:author="Jerod Hodgkin" w:date="2011-01-18T22:32:00Z">
        <w:r w:rsidRPr="00367E32" w:rsidDel="00AE541D">
          <w:rPr>
            <w:rStyle w:val="Strong"/>
          </w:rPr>
          <w:delText>Preconditions:</w:delText>
        </w:r>
      </w:del>
    </w:p>
    <w:p w:rsidR="00A77B3E" w:rsidDel="00AE541D" w:rsidRDefault="00C67F31" w:rsidP="00367E32">
      <w:pPr>
        <w:rPr>
          <w:del w:id="1485" w:author="Jerod Hodgkin" w:date="2011-01-18T22:32:00Z"/>
          <w:rFonts w:eastAsia="Arial"/>
        </w:rPr>
      </w:pPr>
      <w:del w:id="1486" w:author="Jerod Hodgkin" w:date="2011-01-18T22:32:00Z">
        <w:r w:rsidDel="00AE541D">
          <w:rPr>
            <w:rFonts w:eastAsia="Arial"/>
          </w:rPr>
          <w:delText>At least one uncompleted order has been saved.  The cook has not marked the order completed.</w:delText>
        </w:r>
      </w:del>
    </w:p>
    <w:p w:rsidR="00A77B3E" w:rsidDel="00AE541D" w:rsidRDefault="00A77B3E" w:rsidP="00367E32">
      <w:pPr>
        <w:rPr>
          <w:del w:id="1487" w:author="Jerod Hodgkin" w:date="2011-01-18T22:32:00Z"/>
          <w:rFonts w:eastAsia="Arial"/>
        </w:rPr>
      </w:pPr>
    </w:p>
    <w:p w:rsidR="00A77B3E" w:rsidRPr="00367E32" w:rsidDel="00AE541D" w:rsidRDefault="00C67F31">
      <w:pPr>
        <w:pStyle w:val="ListStyle"/>
        <w:contextualSpacing/>
        <w:rPr>
          <w:del w:id="1488" w:author="Jerod Hodgkin" w:date="2011-01-18T22:32:00Z"/>
          <w:rStyle w:val="Strong"/>
        </w:rPr>
      </w:pPr>
      <w:del w:id="1489" w:author="Jerod Hodgkin" w:date="2011-01-18T22:32:00Z">
        <w:r w:rsidRPr="00367E32" w:rsidDel="00AE541D">
          <w:rPr>
            <w:rStyle w:val="Strong"/>
          </w:rPr>
          <w:delText>Input/Output sequence for this feature:</w:delText>
        </w:r>
      </w:del>
    </w:p>
    <w:p w:rsidR="00A77B3E" w:rsidDel="00AE541D" w:rsidRDefault="00C67F31" w:rsidP="00367E32">
      <w:pPr>
        <w:rPr>
          <w:del w:id="1490" w:author="Jerod Hodgkin" w:date="2011-01-18T22:32:00Z"/>
          <w:rFonts w:eastAsia="Arial"/>
        </w:rPr>
      </w:pPr>
      <w:del w:id="1491" w:author="Jerod Hodgkin" w:date="2011-01-18T22:32:00Z">
        <w:r w:rsidDel="00AE541D">
          <w:rPr>
            <w:rFonts w:eastAsia="Arial"/>
          </w:rPr>
          <w:delTex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delText>
        </w:r>
      </w:del>
    </w:p>
    <w:p w:rsidR="00A77B3E" w:rsidDel="00AE541D" w:rsidRDefault="00A77B3E" w:rsidP="00367E32">
      <w:pPr>
        <w:rPr>
          <w:del w:id="1492" w:author="Jerod Hodgkin" w:date="2011-01-18T22:32:00Z"/>
          <w:rFonts w:eastAsia="Arial"/>
        </w:rPr>
      </w:pPr>
    </w:p>
    <w:p w:rsidR="00A77B3E" w:rsidRPr="00367E32" w:rsidDel="00AE541D" w:rsidRDefault="00C67F31">
      <w:pPr>
        <w:pStyle w:val="ListStyle"/>
        <w:contextualSpacing/>
        <w:rPr>
          <w:del w:id="1493" w:author="Jerod Hodgkin" w:date="2011-01-18T22:32:00Z"/>
          <w:rStyle w:val="Strong"/>
        </w:rPr>
      </w:pPr>
      <w:del w:id="1494" w:author="Jerod Hodgkin" w:date="2011-01-18T22:32:00Z">
        <w:r w:rsidRPr="00367E32" w:rsidDel="00AE541D">
          <w:rPr>
            <w:rStyle w:val="Strong"/>
          </w:rPr>
          <w:delText>Postconditions:</w:delText>
        </w:r>
      </w:del>
    </w:p>
    <w:p w:rsidR="00A77B3E" w:rsidDel="00AE541D" w:rsidRDefault="00C67F31" w:rsidP="00367E32">
      <w:pPr>
        <w:rPr>
          <w:del w:id="1495" w:author="Jerod Hodgkin" w:date="2011-01-18T22:32:00Z"/>
          <w:rFonts w:eastAsia="Arial"/>
        </w:rPr>
      </w:pPr>
      <w:del w:id="1496" w:author="Jerod Hodgkin" w:date="2011-01-18T22:32:00Z">
        <w:r w:rsidDel="00AE541D">
          <w:rPr>
            <w:rFonts w:eastAsia="Arial"/>
          </w:rPr>
          <w:delText>The order that was changed will now show with the changes.</w:delText>
        </w:r>
      </w:del>
    </w:p>
    <w:p w:rsidR="00A77B3E" w:rsidDel="00AE541D" w:rsidRDefault="00A77B3E" w:rsidP="00367E32">
      <w:pPr>
        <w:rPr>
          <w:del w:id="1497" w:author="Jerod Hodgkin" w:date="2011-01-18T22:32:00Z"/>
          <w:rFonts w:eastAsia="Arial"/>
        </w:rPr>
      </w:pPr>
    </w:p>
    <w:p w:rsidR="00A77B3E" w:rsidRPr="00367E32" w:rsidDel="00AE541D" w:rsidRDefault="00C67F31">
      <w:pPr>
        <w:pStyle w:val="ListStyle"/>
        <w:contextualSpacing/>
        <w:rPr>
          <w:del w:id="1498" w:author="Jerod Hodgkin" w:date="2011-01-18T22:32:00Z"/>
          <w:rStyle w:val="Strong"/>
        </w:rPr>
      </w:pPr>
      <w:del w:id="1499" w:author="Jerod Hodgkin" w:date="2011-01-18T22:32:00Z">
        <w:r w:rsidRPr="00367E32" w:rsidDel="00AE541D">
          <w:rPr>
            <w:rStyle w:val="Strong"/>
          </w:rPr>
          <w:delText>Design constraints of this feature</w:delText>
        </w:r>
      </w:del>
    </w:p>
    <w:p w:rsidR="00A77B3E" w:rsidDel="00AE541D" w:rsidRDefault="00C67F31" w:rsidP="00367E32">
      <w:pPr>
        <w:rPr>
          <w:del w:id="1500" w:author="Jerod Hodgkin" w:date="2011-01-18T22:32:00Z"/>
          <w:rFonts w:eastAsia="Arial"/>
        </w:rPr>
      </w:pPr>
      <w:del w:id="1501" w:author="Jerod Hodgkin" w:date="2011-01-18T22:32:00Z">
        <w:r w:rsidDel="00AE541D">
          <w:rPr>
            <w:rFonts w:eastAsia="Arial"/>
          </w:rPr>
          <w:delText>The cook should be notified of changes to any orders on the cook screen.</w:delText>
        </w:r>
      </w:del>
    </w:p>
    <w:p w:rsidR="00A77B3E" w:rsidDel="00AE541D" w:rsidRDefault="00A77B3E" w:rsidP="00367E32">
      <w:pPr>
        <w:rPr>
          <w:del w:id="1502" w:author="Jerod Hodgkin" w:date="2011-01-18T22:32:00Z"/>
          <w:rFonts w:eastAsia="Arial"/>
        </w:rPr>
      </w:pPr>
    </w:p>
    <w:p w:rsidR="00A77B3E" w:rsidRPr="00367E32" w:rsidDel="00AE541D" w:rsidRDefault="00C67F31">
      <w:pPr>
        <w:pStyle w:val="ListStyle"/>
        <w:contextualSpacing/>
        <w:rPr>
          <w:del w:id="1503" w:author="Jerod Hodgkin" w:date="2011-01-18T22:32:00Z"/>
          <w:rStyle w:val="Strong"/>
        </w:rPr>
      </w:pPr>
      <w:del w:id="1504" w:author="Jerod Hodgkin" w:date="2011-01-18T22:32:00Z">
        <w:r w:rsidRPr="00367E32" w:rsidDel="00AE541D">
          <w:rPr>
            <w:rStyle w:val="Strong"/>
          </w:rPr>
          <w:delText>Performance requirements of this feature</w:delText>
        </w:r>
      </w:del>
    </w:p>
    <w:p w:rsidR="00A77B3E" w:rsidDel="00AE541D" w:rsidRDefault="00C67F31" w:rsidP="00367E32">
      <w:pPr>
        <w:rPr>
          <w:del w:id="1505" w:author="Jerod Hodgkin" w:date="2011-01-18T22:32:00Z"/>
          <w:rFonts w:eastAsia="Arial"/>
        </w:rPr>
      </w:pPr>
      <w:del w:id="1506" w:author="Jerod Hodgkin" w:date="2011-01-18T22:32:00Z">
        <w:r w:rsidDel="00AE541D">
          <w:rPr>
            <w:rFonts w:eastAsia="Arial"/>
          </w:rPr>
          <w:delText>None</w:delText>
        </w:r>
      </w:del>
    </w:p>
    <w:p w:rsidR="00A77B3E" w:rsidRPr="00D37390" w:rsidRDefault="00C67F31" w:rsidP="00741ACB">
      <w:pPr>
        <w:pStyle w:val="Heading3"/>
        <w:rPr>
          <w:rFonts w:eastAsia="Arial"/>
          <w:bCs/>
        </w:rPr>
      </w:pPr>
      <w:bookmarkStart w:id="1507" w:name="h.t3c7ak-h3cy4d"/>
      <w:bookmarkStart w:id="1508" w:name="_Toc283410955"/>
      <w:bookmarkEnd w:id="1507"/>
      <w:r w:rsidRPr="00D37390">
        <w:rPr>
          <w:rFonts w:eastAsia="Arial"/>
          <w:bCs/>
        </w:rPr>
        <w:t>Take multiple payments for a customer order</w:t>
      </w:r>
      <w:ins w:id="1509" w:author="Jerod Hodgkin" w:date="2011-01-18T22:29:00Z">
        <w:r w:rsidR="00AE541D">
          <w:rPr>
            <w:rFonts w:eastAsia="Arial"/>
            <w:bCs/>
          </w:rPr>
          <w:t xml:space="preserve"> </w:t>
        </w:r>
      </w:ins>
      <w:ins w:id="1510" w:author="Jerod Hodgkin" w:date="2011-01-18T22:30:00Z">
        <w:r w:rsidR="00AE541D">
          <w:rPr>
            <w:rFonts w:eastAsia="Arial"/>
            <w:bCs/>
          </w:rPr>
          <w:t>–</w:t>
        </w:r>
      </w:ins>
      <w:ins w:id="1511" w:author="Jerod Hodgkin" w:date="2011-01-18T22:29:00Z">
        <w:r w:rsidR="00AE541D">
          <w:rPr>
            <w:rFonts w:eastAsia="Arial"/>
            <w:bCs/>
          </w:rPr>
          <w:t xml:space="preserve"> BBQRMS</w:t>
        </w:r>
      </w:ins>
      <w:ins w:id="1512" w:author="Jerod Hodgkin" w:date="2011-01-18T22:30:00Z">
        <w:r w:rsidR="00AE541D">
          <w:rPr>
            <w:rFonts w:eastAsia="Arial"/>
            <w:bCs/>
          </w:rPr>
          <w:t>-38</w:t>
        </w:r>
      </w:ins>
      <w:bookmarkEnd w:id="150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 xml:space="preserve">Provide the cashier the ability to receive multiple types of payments for a single order.  </w:t>
      </w:r>
      <w:proofErr w:type="gramStart"/>
      <w:r>
        <w:rPr>
          <w:rFonts w:eastAsia="Arial"/>
        </w:rPr>
        <w:t>Allowing the customer to provide multiple payment options.</w:t>
      </w:r>
      <w:proofErr w:type="gramEnd"/>
      <w:r>
        <w:rPr>
          <w:rFonts w:eastAsia="Arial"/>
        </w:rPr>
        <w:t xml:space="preserve">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 xml:space="preserve">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multiple</w:t>
      </w:r>
      <w:proofErr w:type="gramEnd"/>
      <w:r>
        <w:rPr>
          <w:rFonts w:eastAsia="Arial"/>
        </w:rPr>
        <w:t xml:space="preserve"> cashier actions shall be able to complete </w:t>
      </w:r>
      <w:proofErr w:type="spellStart"/>
      <w:r>
        <w:rPr>
          <w:rFonts w:eastAsia="Arial"/>
        </w:rPr>
        <w:t>simultaniously</w:t>
      </w:r>
      <w:proofErr w:type="spellEnd"/>
      <w:r>
        <w:rPr>
          <w:rFonts w:eastAsia="Arial"/>
        </w:rPr>
        <w:t>.</w:t>
      </w:r>
    </w:p>
    <w:p w:rsidR="00AC7C7B" w:rsidRDefault="00AC7C7B" w:rsidP="00AC7C7B">
      <w:pPr>
        <w:ind w:firstLine="0"/>
        <w:rPr>
          <w:ins w:id="1513" w:author="Jerod Hodgkin" w:date="2011-01-18T22:33:00Z"/>
          <w:rFonts w:eastAsia="Arial"/>
        </w:rPr>
        <w:pPrChange w:id="1514" w:author="Jerod Hodgkin" w:date="2011-01-18T22:33:00Z">
          <w:pPr/>
        </w:pPrChange>
      </w:pPr>
      <w:bookmarkStart w:id="1515" w:name="h.n1w9arplyu3z"/>
      <w:bookmarkEnd w:id="1515"/>
    </w:p>
    <w:p w:rsidR="00AC7C7B" w:rsidRPr="00AC7C7B" w:rsidDel="00A93C48" w:rsidRDefault="00AC7C7B" w:rsidP="00AC7C7B">
      <w:pPr>
        <w:pStyle w:val="Heading3"/>
        <w:rPr>
          <w:del w:id="1516" w:author="Jerod Hodgkin" w:date="2011-01-21T20:45:00Z"/>
          <w:rFonts w:asciiTheme="minorHAnsi" w:eastAsia="Arial" w:hAnsiTheme="minorHAnsi" w:cstheme="minorBidi"/>
          <w:color w:val="auto"/>
          <w:sz w:val="22"/>
          <w:szCs w:val="22"/>
          <w:rPrChange w:id="1517" w:author="Jerod Hodgkin" w:date="2011-01-18T22:33:00Z">
            <w:rPr>
              <w:del w:id="1518" w:author="Jerod Hodgkin" w:date="2011-01-21T20:45:00Z"/>
              <w:rFonts w:asciiTheme="majorHAnsi" w:eastAsia="Arial" w:hAnsiTheme="majorHAnsi" w:cstheme="majorBidi"/>
              <w:color w:val="365F91" w:themeColor="accent1" w:themeShade="BF"/>
              <w:sz w:val="24"/>
              <w:szCs w:val="24"/>
            </w:rPr>
          </w:rPrChange>
        </w:rPr>
        <w:pPrChange w:id="1519" w:author="Jerod Hodgkin" w:date="2011-01-18T22:35:00Z">
          <w:pPr/>
        </w:pPrChange>
      </w:pPr>
    </w:p>
    <w:p w:rsidR="00E37A2C" w:rsidRDefault="00E37A2C">
      <w:pPr>
        <w:rPr>
          <w:ins w:id="1520" w:author="Jerod Hodgkin" w:date="2011-01-18T22:35:00Z"/>
          <w:rFonts w:asciiTheme="majorHAnsi" w:eastAsia="Arial" w:hAnsiTheme="majorHAnsi" w:cstheme="majorBidi"/>
          <w:color w:val="365F91" w:themeColor="accent1" w:themeShade="BF"/>
          <w:sz w:val="24"/>
          <w:szCs w:val="24"/>
        </w:rPr>
      </w:pPr>
      <w:ins w:id="1521" w:author="Jerod Hodgkin" w:date="2011-01-18T22:35:00Z">
        <w:r>
          <w:rPr>
            <w:rFonts w:eastAsia="Arial"/>
          </w:rPr>
          <w:br w:type="page"/>
        </w:r>
      </w:ins>
    </w:p>
    <w:p w:rsidR="00A77B3E" w:rsidRDefault="00C67F31" w:rsidP="000F69A4">
      <w:pPr>
        <w:pStyle w:val="Heading2"/>
        <w:rPr>
          <w:rFonts w:eastAsia="Arial"/>
        </w:rPr>
      </w:pPr>
      <w:bookmarkStart w:id="1522" w:name="_Toc283410956"/>
      <w:r>
        <w:rPr>
          <w:rFonts w:eastAsia="Arial"/>
        </w:rPr>
        <w:lastRenderedPageBreak/>
        <w:t>Admin Functions</w:t>
      </w:r>
      <w:bookmarkEnd w:id="1522"/>
    </w:p>
    <w:p w:rsidR="00A77B3E" w:rsidRPr="00D37390" w:rsidRDefault="00C67F31" w:rsidP="00741ACB">
      <w:pPr>
        <w:pStyle w:val="Heading3"/>
        <w:rPr>
          <w:rFonts w:eastAsia="Arial"/>
          <w:bCs/>
        </w:rPr>
      </w:pPr>
      <w:bookmarkStart w:id="1523" w:name="h.l1rf3i-m4jnpj"/>
      <w:bookmarkStart w:id="1524" w:name="_Toc283410957"/>
      <w:bookmarkEnd w:id="1523"/>
      <w:r w:rsidRPr="00D37390">
        <w:rPr>
          <w:rFonts w:eastAsia="Arial"/>
          <w:bCs/>
        </w:rPr>
        <w:t>Managers Dashboard</w:t>
      </w:r>
      <w:ins w:id="1525" w:author="Jerod Hodgkin" w:date="2011-01-18T22:44:00Z">
        <w:r w:rsidR="00BE22A3">
          <w:rPr>
            <w:rFonts w:eastAsia="Arial"/>
            <w:bCs/>
          </w:rPr>
          <w:t xml:space="preserve"> – BBQRMS-50</w:t>
        </w:r>
      </w:ins>
      <w:bookmarkEnd w:id="152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 manager logs in, </w:t>
      </w:r>
      <w:proofErr w:type="gramStart"/>
      <w:r>
        <w:rPr>
          <w:rFonts w:eastAsia="Arial"/>
        </w:rPr>
        <w:t>then</w:t>
      </w:r>
      <w:proofErr w:type="gramEnd"/>
      <w:r>
        <w:rPr>
          <w:rFonts w:eastAsia="Arial"/>
        </w:rPr>
        <w:t xml:space="preserve">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 </w:t>
      </w:r>
      <w:proofErr w:type="gramStart"/>
      <w:r>
        <w:rPr>
          <w:rFonts w:eastAsia="Arial"/>
        </w:rPr>
        <w:t>managers</w:t>
      </w:r>
      <w:proofErr w:type="gramEnd"/>
      <w:r>
        <w:rPr>
          <w:rFonts w:eastAsia="Arial"/>
        </w:rPr>
        <w:t xml:space="preserve">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AC7C7B" w:rsidRPr="00AC7C7B" w:rsidDel="00A93C48" w:rsidRDefault="00DD75DA">
      <w:pPr>
        <w:rPr>
          <w:del w:id="1526" w:author="Jerod Hodgkin" w:date="2011-01-21T20:44:00Z"/>
          <w:rPrChange w:id="1527" w:author="Jerod Hodgkin" w:date="2011-01-18T22:37:00Z">
            <w:rPr>
              <w:del w:id="1528" w:author="Jerod Hodgkin" w:date="2011-01-21T20:44:00Z"/>
              <w:rFonts w:eastAsia="Arial"/>
            </w:rPr>
          </w:rPrChange>
        </w:rPr>
      </w:pPr>
      <w:ins w:id="1529" w:author="Mike Schenk" w:date="2011-01-19T01:17:00Z">
        <w:del w:id="1530" w:author="Jerod Hodgkin" w:date="2011-01-21T20:44:00Z">
          <w:r w:rsidDel="00A93C48">
            <w:rPr>
              <w:rFonts w:eastAsia="Arial"/>
            </w:rPr>
            <w:delText xml:space="preserve"> is</w:delText>
          </w:r>
        </w:del>
      </w:ins>
    </w:p>
    <w:p w:rsidR="00AC7C7B" w:rsidRPr="00AC7C7B" w:rsidRDefault="00AC7C7B" w:rsidP="00AC7C7B">
      <w:pPr>
        <w:rPr>
          <w:ins w:id="1531" w:author="Jerod Hodgkin" w:date="2011-01-18T22:42:00Z"/>
          <w:rPrChange w:id="1532" w:author="Jerod Hodgkin" w:date="2011-01-18T22:42:00Z">
            <w:rPr>
              <w:ins w:id="1533" w:author="Jerod Hodgkin" w:date="2011-01-18T22:42:00Z"/>
              <w:rFonts w:eastAsia="Arial"/>
              <w:bCs/>
            </w:rPr>
          </w:rPrChange>
        </w:rPr>
        <w:pPrChange w:id="1534" w:author="Jerod Hodgkin" w:date="2011-01-18T22:42:00Z">
          <w:pPr>
            <w:pStyle w:val="Heading3"/>
          </w:pPr>
        </w:pPrChange>
      </w:pPr>
      <w:bookmarkStart w:id="1535" w:name="h.7hl4a7k7o4x"/>
      <w:bookmarkEnd w:id="1535"/>
    </w:p>
    <w:p w:rsidR="00A77B3E" w:rsidRPr="00D37390" w:rsidRDefault="00C67F31" w:rsidP="00741ACB">
      <w:pPr>
        <w:pStyle w:val="Heading3"/>
        <w:rPr>
          <w:rFonts w:eastAsia="Arial"/>
          <w:bCs/>
        </w:rPr>
      </w:pPr>
      <w:del w:id="1536" w:author="Jerod Hodgkin" w:date="2011-01-18T22:43:00Z">
        <w:r w:rsidRPr="00D37390" w:rsidDel="00504670">
          <w:rPr>
            <w:rFonts w:eastAsia="Arial"/>
            <w:bCs/>
          </w:rPr>
          <w:delText>Employee management</w:delText>
        </w:r>
      </w:del>
      <w:bookmarkStart w:id="1537" w:name="_Toc283410958"/>
      <w:ins w:id="1538" w:author="Jerod Hodgkin" w:date="2011-01-18T22:43:00Z">
        <w:r w:rsidR="00504670">
          <w:rPr>
            <w:rFonts w:eastAsia="Arial"/>
            <w:bCs/>
          </w:rPr>
          <w:t>Add/Edit Employees</w:t>
        </w:r>
      </w:ins>
      <w:ins w:id="1539" w:author="Jerod Hodgkin" w:date="2011-01-18T22:41:00Z">
        <w:r w:rsidR="00E37A2C">
          <w:rPr>
            <w:rFonts w:eastAsia="Arial"/>
            <w:bCs/>
          </w:rPr>
          <w:t xml:space="preserve"> – BBQRMS-39</w:t>
        </w:r>
      </w:ins>
      <w:bookmarkEnd w:id="153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AC7C7B" w:rsidRDefault="00AC7C7B" w:rsidP="00AC7C7B">
      <w:pPr>
        <w:ind w:firstLine="0"/>
        <w:rPr>
          <w:ins w:id="1540" w:author="Jerod Hodgkin" w:date="2011-01-18T22:49:00Z"/>
          <w:rFonts w:eastAsia="Arial"/>
          <w:bCs/>
        </w:rPr>
        <w:pPrChange w:id="1541" w:author="Jerod Hodgkin" w:date="2011-01-18T22:49:00Z">
          <w:pPr/>
        </w:pPrChange>
      </w:pPr>
      <w:bookmarkStart w:id="1542" w:name="h.4a2m8p-i4kx7c"/>
      <w:bookmarkEnd w:id="1542"/>
    </w:p>
    <w:p w:rsidR="004069B1" w:rsidRDefault="004069B1">
      <w:pPr>
        <w:rPr>
          <w:ins w:id="1543" w:author="Mike Schenk" w:date="2011-01-19T01:19:00Z"/>
          <w:rFonts w:asciiTheme="majorHAnsi" w:eastAsia="Arial" w:hAnsiTheme="majorHAnsi" w:cstheme="majorBidi"/>
          <w:bCs/>
          <w:color w:val="365F91" w:themeColor="accent1" w:themeShade="BF"/>
          <w:sz w:val="24"/>
          <w:szCs w:val="24"/>
        </w:rPr>
      </w:pPr>
      <w:bookmarkStart w:id="1544" w:name="_Toc279057938"/>
      <w:ins w:id="1545" w:author="Mike Schenk" w:date="2011-01-19T01:19:00Z">
        <w:r>
          <w:rPr>
            <w:rFonts w:eastAsia="Arial"/>
            <w:bCs/>
          </w:rPr>
          <w:br w:type="page"/>
        </w:r>
      </w:ins>
    </w:p>
    <w:p w:rsidR="00DD75DA" w:rsidRDefault="00DD75DA" w:rsidP="00DD75DA">
      <w:pPr>
        <w:pStyle w:val="Heading2"/>
        <w:rPr>
          <w:ins w:id="1546" w:author="Mike Schenk" w:date="2011-01-19T01:15:00Z"/>
          <w:rFonts w:eastAsia="Arial"/>
          <w:bCs/>
        </w:rPr>
      </w:pPr>
      <w:bookmarkStart w:id="1547" w:name="_Toc283410959"/>
      <w:ins w:id="1548" w:author="Mike Schenk" w:date="2011-01-19T01:15:00Z">
        <w:r>
          <w:rPr>
            <w:rFonts w:eastAsia="Arial"/>
            <w:bCs/>
          </w:rPr>
          <w:lastRenderedPageBreak/>
          <w:t>Security</w:t>
        </w:r>
        <w:bookmarkEnd w:id="1547"/>
      </w:ins>
    </w:p>
    <w:p w:rsidR="00DD75DA" w:rsidRDefault="00DD75DA" w:rsidP="00DD75DA">
      <w:pPr>
        <w:pStyle w:val="Heading3"/>
        <w:rPr>
          <w:ins w:id="1549" w:author="Mike Schenk" w:date="2011-01-19T01:15:00Z"/>
        </w:rPr>
      </w:pPr>
      <w:bookmarkStart w:id="1550" w:name="_Toc283410960"/>
      <w:ins w:id="1551" w:author="Mike Schenk" w:date="2011-01-19T01:15:00Z">
        <w:r>
          <w:t>Log In – BBQRMS-22</w:t>
        </w:r>
        <w:bookmarkEnd w:id="1550"/>
      </w:ins>
    </w:p>
    <w:tbl>
      <w:tblPr>
        <w:tblW w:w="0" w:type="auto"/>
        <w:tblLook w:val="0000"/>
      </w:tblPr>
      <w:tblGrid>
        <w:gridCol w:w="4680"/>
        <w:gridCol w:w="4680"/>
      </w:tblGrid>
      <w:tr w:rsidR="00DD75DA" w:rsidTr="00A93C48">
        <w:trPr>
          <w:ins w:id="1552"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553" w:author="Mike Schenk" w:date="2011-01-19T01:15:00Z"/>
                <w:rStyle w:val="Strong"/>
              </w:rPr>
            </w:pPr>
            <w:ins w:id="1554" w:author="Mike Schenk" w:date="2011-01-19T01:15:00Z">
              <w:r w:rsidRPr="00367E32">
                <w:rPr>
                  <w:rStyle w:val="Strong"/>
                </w:rPr>
                <w:t>Related use cases:</w:t>
              </w:r>
            </w:ins>
          </w:p>
          <w:p w:rsidR="00DD75DA" w:rsidRDefault="00DD75DA" w:rsidP="00A93C48">
            <w:pPr>
              <w:rPr>
                <w:ins w:id="1555" w:author="Mike Schenk" w:date="2011-01-19T01:15:00Z"/>
                <w:rFonts w:eastAsia="Arial"/>
                <w:bCs/>
              </w:rPr>
            </w:pPr>
            <w:ins w:id="1556" w:author="Mike Schenk" w:date="2011-01-19T01:15:00Z">
              <w:r>
                <w:rPr>
                  <w:rFonts w:eastAsia="Arial"/>
                  <w:bCs/>
                </w:rPr>
                <w:t>Log Out</w:t>
              </w:r>
            </w:ins>
          </w:p>
          <w:p w:rsidR="00DD75DA" w:rsidRDefault="00DD75DA" w:rsidP="00A93C48">
            <w:pPr>
              <w:rPr>
                <w:ins w:id="1557" w:author="Mike Schenk" w:date="2011-01-19T01:15:00Z"/>
                <w:rFonts w:eastAsia="Arial"/>
                <w:bCs/>
              </w:rPr>
            </w:pPr>
            <w:ins w:id="1558" w:author="Mike Schenk" w:date="2011-01-19T01:15:00Z">
              <w:r>
                <w:rPr>
                  <w:rFonts w:eastAsia="Arial"/>
                  <w:bCs/>
                </w:rPr>
                <w:t>Clock in and out</w:t>
              </w:r>
            </w:ins>
          </w:p>
          <w:p w:rsidR="00DD75DA" w:rsidRPr="00250E27" w:rsidRDefault="00DD75DA" w:rsidP="00A93C48">
            <w:pPr>
              <w:rPr>
                <w:ins w:id="1559" w:author="Mike Schenk" w:date="2011-01-19T01:15:00Z"/>
              </w:rPr>
            </w:pPr>
            <w:ins w:id="1560" w:author="Mike Schenk" w:date="2011-01-19T01:15:00Z">
              <w:r>
                <w:rPr>
                  <w:rFonts w:eastAsia="Arial"/>
                  <w:bCs/>
                </w:rPr>
                <w:t>Program features are limited by assigned user roles</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561" w:author="Mike Schenk" w:date="2011-01-19T01:15:00Z"/>
                <w:rStyle w:val="Strong"/>
              </w:rPr>
            </w:pPr>
            <w:ins w:id="1562" w:author="Mike Schenk" w:date="2011-01-19T01:15:00Z">
              <w:r w:rsidRPr="00367E32">
                <w:rPr>
                  <w:rStyle w:val="Strong"/>
                </w:rPr>
                <w:t>Actors:</w:t>
              </w:r>
            </w:ins>
          </w:p>
          <w:p w:rsidR="00DD75DA" w:rsidRDefault="00DD75DA" w:rsidP="00A93C48">
            <w:pPr>
              <w:rPr>
                <w:ins w:id="1563" w:author="Mike Schenk" w:date="2011-01-19T01:15:00Z"/>
                <w:rFonts w:eastAsia="Arial"/>
              </w:rPr>
            </w:pPr>
            <w:ins w:id="1564" w:author="Mike Schenk" w:date="2011-01-19T01:15:00Z">
              <w:r>
                <w:rPr>
                  <w:rFonts w:eastAsia="Arial"/>
                </w:rPr>
                <w:t>All users</w:t>
              </w:r>
            </w:ins>
          </w:p>
        </w:tc>
      </w:tr>
    </w:tbl>
    <w:p w:rsidR="00DD75DA" w:rsidRDefault="00DD75DA" w:rsidP="00DD75DA">
      <w:pPr>
        <w:pStyle w:val="ListStyle"/>
        <w:contextualSpacing/>
        <w:rPr>
          <w:ins w:id="1565" w:author="Mike Schenk" w:date="2011-01-19T01:15:00Z"/>
        </w:rPr>
      </w:pPr>
    </w:p>
    <w:p w:rsidR="00DD75DA" w:rsidRPr="00367E32" w:rsidRDefault="00DD75DA" w:rsidP="00DD75DA">
      <w:pPr>
        <w:pStyle w:val="ListStyle"/>
        <w:contextualSpacing/>
        <w:rPr>
          <w:ins w:id="1566" w:author="Mike Schenk" w:date="2011-01-19T01:15:00Z"/>
          <w:rStyle w:val="Strong"/>
        </w:rPr>
      </w:pPr>
      <w:ins w:id="1567" w:author="Mike Schenk" w:date="2011-01-19T01:15:00Z">
        <w:r w:rsidRPr="00367E32">
          <w:rPr>
            <w:rStyle w:val="Strong"/>
          </w:rPr>
          <w:t>Summary:</w:t>
        </w:r>
      </w:ins>
    </w:p>
    <w:p w:rsidR="00DD75DA" w:rsidRDefault="00DD75DA" w:rsidP="00DD75DA">
      <w:pPr>
        <w:rPr>
          <w:ins w:id="1568" w:author="Mike Schenk" w:date="2011-01-19T01:15:00Z"/>
          <w:rFonts w:eastAsia="Arial"/>
        </w:rPr>
      </w:pPr>
      <w:ins w:id="1569" w:author="Mike Schenk" w:date="2011-01-19T01:15:00Z">
        <w:r>
          <w:rPr>
            <w:rFonts w:eastAsia="Arial"/>
          </w:rPr>
          <w:t>All users identify themselves to the system and gain access to its features by entering a unique numeric PIN.</w:t>
        </w:r>
      </w:ins>
    </w:p>
    <w:p w:rsidR="00DD75DA" w:rsidRPr="00367E32" w:rsidRDefault="00DD75DA" w:rsidP="00DD75DA">
      <w:pPr>
        <w:pStyle w:val="ListStyle"/>
        <w:contextualSpacing/>
        <w:rPr>
          <w:ins w:id="1570" w:author="Mike Schenk" w:date="2011-01-19T01:15:00Z"/>
          <w:rStyle w:val="Strong"/>
        </w:rPr>
      </w:pPr>
    </w:p>
    <w:p w:rsidR="00DD75DA" w:rsidRPr="00367E32" w:rsidRDefault="00DD75DA" w:rsidP="00DD75DA">
      <w:pPr>
        <w:pStyle w:val="ListStyle"/>
        <w:contextualSpacing/>
        <w:rPr>
          <w:ins w:id="1571" w:author="Mike Schenk" w:date="2011-01-19T01:15:00Z"/>
          <w:rStyle w:val="Strong"/>
        </w:rPr>
      </w:pPr>
      <w:ins w:id="1572" w:author="Mike Schenk" w:date="2011-01-19T01:15:00Z">
        <w:r w:rsidRPr="00367E32">
          <w:rPr>
            <w:rStyle w:val="Strong"/>
          </w:rPr>
          <w:t>Preconditions:</w:t>
        </w:r>
      </w:ins>
    </w:p>
    <w:p w:rsidR="00DD75DA" w:rsidRDefault="00DD75DA" w:rsidP="00DD75DA">
      <w:pPr>
        <w:rPr>
          <w:ins w:id="1573" w:author="Mike Schenk" w:date="2011-01-19T01:15:00Z"/>
          <w:rFonts w:eastAsia="Arial"/>
        </w:rPr>
      </w:pPr>
      <w:ins w:id="1574" w:author="Mike Schenk" w:date="2011-01-19T01:15:00Z">
        <w:r>
          <w:rPr>
            <w:rFonts w:eastAsia="Arial"/>
          </w:rPr>
          <w:t>Employees have been configured as users who can log in.</w:t>
        </w:r>
      </w:ins>
    </w:p>
    <w:p w:rsidR="00DD75DA" w:rsidRDefault="00DD75DA" w:rsidP="00DD75DA">
      <w:pPr>
        <w:rPr>
          <w:ins w:id="1575" w:author="Mike Schenk" w:date="2011-01-19T01:15:00Z"/>
          <w:rFonts w:eastAsia="Arial"/>
        </w:rPr>
      </w:pPr>
      <w:ins w:id="1576" w:author="Mike Schenk" w:date="2011-01-19T01:15:00Z">
        <w:r>
          <w:rPr>
            <w:rFonts w:eastAsia="Arial"/>
          </w:rPr>
          <w:t>Or, the system has been installed with an initial administrative user.</w:t>
        </w:r>
      </w:ins>
    </w:p>
    <w:p w:rsidR="00DD75DA" w:rsidRDefault="00DD75DA" w:rsidP="00DD75DA">
      <w:pPr>
        <w:rPr>
          <w:ins w:id="1577" w:author="Mike Schenk" w:date="2011-01-19T01:15:00Z"/>
          <w:rFonts w:eastAsia="Arial"/>
        </w:rPr>
      </w:pPr>
    </w:p>
    <w:p w:rsidR="00DD75DA" w:rsidRPr="00367E32" w:rsidRDefault="00DD75DA" w:rsidP="00DD75DA">
      <w:pPr>
        <w:pStyle w:val="ListStyle"/>
        <w:contextualSpacing/>
        <w:rPr>
          <w:ins w:id="1578" w:author="Mike Schenk" w:date="2011-01-19T01:15:00Z"/>
          <w:rStyle w:val="Strong"/>
        </w:rPr>
      </w:pPr>
      <w:proofErr w:type="spellStart"/>
      <w:ins w:id="1579"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580" w:author="Mike Schenk" w:date="2011-01-19T01:15:00Z"/>
          <w:rFonts w:eastAsia="Arial"/>
        </w:rPr>
      </w:pPr>
      <w:ins w:id="1581" w:author="Mike Schenk" w:date="2011-01-19T01:15:00Z">
        <w:r>
          <w:rPr>
            <w:rFonts w:eastAsia="Arial"/>
          </w:rPr>
          <w:t xml:space="preserve">User taps the numeric keys on the </w:t>
        </w:r>
        <w:proofErr w:type="spellStart"/>
        <w:r>
          <w:rPr>
            <w:rFonts w:eastAsia="Arial"/>
          </w:rPr>
          <w:t>touchscreen</w:t>
        </w:r>
        <w:proofErr w:type="spellEnd"/>
        <w:r>
          <w:rPr>
            <w:rFonts w:eastAsia="Arial"/>
          </w:rPr>
          <w:t xml:space="preserve"> to enter their PIN and then taps “Enter”.</w:t>
        </w:r>
      </w:ins>
    </w:p>
    <w:p w:rsidR="00DD75DA" w:rsidRDefault="00DD75DA" w:rsidP="00DD75DA">
      <w:pPr>
        <w:rPr>
          <w:ins w:id="1582" w:author="Mike Schenk" w:date="2011-01-19T01:15:00Z"/>
          <w:rFonts w:eastAsia="Arial"/>
        </w:rPr>
      </w:pPr>
      <w:ins w:id="1583" w:author="Mike Schenk" w:date="2011-01-19T01:15:00Z">
        <w:r>
          <w:rPr>
            <w:rFonts w:eastAsia="Arial"/>
          </w:rPr>
          <w:t>A successful login causes the primary post-login screen for that user to be displayed.</w:t>
        </w:r>
      </w:ins>
    </w:p>
    <w:p w:rsidR="00DD75DA" w:rsidRDefault="00DD75DA" w:rsidP="00DD75DA">
      <w:pPr>
        <w:rPr>
          <w:ins w:id="1584" w:author="Mike Schenk" w:date="2011-01-19T01:15:00Z"/>
          <w:rFonts w:eastAsia="Arial"/>
        </w:rPr>
      </w:pPr>
      <w:ins w:id="1585" w:author="Mike Schenk" w:date="2011-01-19T01:15:00Z">
        <w:r>
          <w:rPr>
            <w:rFonts w:eastAsia="Arial"/>
          </w:rPr>
          <w:t>A failed login causes a notification to appear and allows the user to try again.</w:t>
        </w:r>
      </w:ins>
    </w:p>
    <w:p w:rsidR="00DD75DA" w:rsidRDefault="00DD75DA" w:rsidP="00DD75DA">
      <w:pPr>
        <w:rPr>
          <w:ins w:id="1586" w:author="Mike Schenk" w:date="2011-01-19T01:15:00Z"/>
          <w:rFonts w:eastAsia="Arial"/>
        </w:rPr>
      </w:pPr>
      <w:ins w:id="1587" w:author="Mike Schenk" w:date="2011-01-19T01:15:00Z">
        <w:r>
          <w:rPr>
            <w:rFonts w:eastAsia="Arial"/>
          </w:rPr>
          <w:t>A successful login may also start the employee’s time clock.</w:t>
        </w:r>
      </w:ins>
    </w:p>
    <w:p w:rsidR="00DD75DA" w:rsidRDefault="00DD75DA" w:rsidP="00DD75DA">
      <w:pPr>
        <w:pStyle w:val="ListStyle"/>
        <w:contextualSpacing/>
        <w:rPr>
          <w:ins w:id="1588" w:author="Mike Schenk" w:date="2011-01-19T01:15:00Z"/>
          <w:rStyle w:val="Strong"/>
        </w:rPr>
      </w:pPr>
    </w:p>
    <w:p w:rsidR="00DD75DA" w:rsidRPr="00367E32" w:rsidRDefault="00DD75DA" w:rsidP="00DD75DA">
      <w:pPr>
        <w:pStyle w:val="ListStyle"/>
        <w:contextualSpacing/>
        <w:rPr>
          <w:ins w:id="1589" w:author="Mike Schenk" w:date="2011-01-19T01:15:00Z"/>
          <w:rStyle w:val="Strong"/>
        </w:rPr>
      </w:pPr>
      <w:proofErr w:type="spellStart"/>
      <w:ins w:id="1590" w:author="Mike Schenk" w:date="2011-01-19T01:15:00Z">
        <w:r w:rsidRPr="00367E32">
          <w:rPr>
            <w:rStyle w:val="Strong"/>
          </w:rPr>
          <w:t>Postconditions</w:t>
        </w:r>
        <w:proofErr w:type="spellEnd"/>
      </w:ins>
    </w:p>
    <w:p w:rsidR="00DD75DA" w:rsidRDefault="00DD75DA" w:rsidP="00DD75DA">
      <w:pPr>
        <w:rPr>
          <w:ins w:id="1591" w:author="Mike Schenk" w:date="2011-01-19T01:15:00Z"/>
          <w:rFonts w:eastAsia="Arial"/>
        </w:rPr>
      </w:pPr>
      <w:ins w:id="1592" w:author="Mike Schenk" w:date="2011-01-19T01:15:00Z">
        <w:r>
          <w:rPr>
            <w:rFonts w:eastAsia="Arial"/>
          </w:rPr>
          <w:t>The system grants the user access to the appropriate screens and features.</w:t>
        </w:r>
      </w:ins>
    </w:p>
    <w:p w:rsidR="00DD75DA" w:rsidRDefault="00DD75DA" w:rsidP="00DD75DA">
      <w:pPr>
        <w:rPr>
          <w:ins w:id="1593" w:author="Mike Schenk" w:date="2011-01-19T01:15:00Z"/>
          <w:rFonts w:eastAsia="Arial"/>
        </w:rPr>
      </w:pPr>
    </w:p>
    <w:p w:rsidR="00DD75DA" w:rsidRPr="00367E32" w:rsidRDefault="00DD75DA" w:rsidP="00DD75DA">
      <w:pPr>
        <w:pStyle w:val="ListStyle"/>
        <w:contextualSpacing/>
        <w:rPr>
          <w:ins w:id="1594" w:author="Mike Schenk" w:date="2011-01-19T01:15:00Z"/>
          <w:rStyle w:val="Strong"/>
        </w:rPr>
      </w:pPr>
      <w:ins w:id="1595" w:author="Mike Schenk" w:date="2011-01-19T01:15:00Z">
        <w:r w:rsidRPr="00367E32">
          <w:rPr>
            <w:rStyle w:val="Strong"/>
          </w:rPr>
          <w:t>Design constraints of this feature</w:t>
        </w:r>
      </w:ins>
    </w:p>
    <w:p w:rsidR="00DD75DA" w:rsidRDefault="00DD75DA" w:rsidP="00DD75DA">
      <w:pPr>
        <w:rPr>
          <w:ins w:id="1596" w:author="Mike Schenk" w:date="2011-01-19T01:15:00Z"/>
          <w:rFonts w:eastAsia="Arial"/>
        </w:rPr>
      </w:pPr>
      <w:ins w:id="1597" w:author="Mike Schenk" w:date="2011-01-19T01:15:00Z">
        <w:r>
          <w:rPr>
            <w:rFonts w:eastAsia="Arial"/>
          </w:rPr>
          <w:t xml:space="preserve">The log in occurs via a </w:t>
        </w:r>
        <w:proofErr w:type="spellStart"/>
        <w:r>
          <w:rPr>
            <w:rFonts w:eastAsia="Arial"/>
          </w:rPr>
          <w:t>touchscreen</w:t>
        </w:r>
        <w:proofErr w:type="spellEnd"/>
        <w:r>
          <w:rPr>
            <w:rFonts w:eastAsia="Arial"/>
          </w:rPr>
          <w:t xml:space="preserve"> interface.</w:t>
        </w:r>
      </w:ins>
    </w:p>
    <w:p w:rsidR="00DD75DA" w:rsidRDefault="00DD75DA" w:rsidP="00DD75DA">
      <w:pPr>
        <w:rPr>
          <w:ins w:id="1598" w:author="Mike Schenk" w:date="2011-01-19T01:15:00Z"/>
          <w:rFonts w:eastAsia="Arial"/>
        </w:rPr>
      </w:pPr>
      <w:ins w:id="1599" w:author="Mike Schenk" w:date="2011-01-19T01:15:00Z">
        <w:r>
          <w:rPr>
            <w:rFonts w:eastAsia="Arial"/>
          </w:rPr>
          <w:t>Users will be logging in and out very frequently.</w:t>
        </w:r>
      </w:ins>
    </w:p>
    <w:p w:rsidR="00DD75DA" w:rsidRDefault="00DD75DA" w:rsidP="00DD75DA">
      <w:pPr>
        <w:rPr>
          <w:ins w:id="1600" w:author="Mike Schenk" w:date="2011-01-19T01:15:00Z"/>
          <w:rFonts w:eastAsia="Arial"/>
        </w:rPr>
      </w:pPr>
      <w:ins w:id="1601" w:author="Mike Schenk" w:date="2011-01-19T01:15:00Z">
        <w:r>
          <w:rPr>
            <w:rFonts w:eastAsia="Arial"/>
          </w:rPr>
          <w:t>A single PIN is more efficient to enter, but does not have the advantage of a username/password combination that allows the password to be changed while still identifying the user by their username. The PIN must be constructed so that it can be changed when necessary but still identifies a user.</w:t>
        </w:r>
      </w:ins>
    </w:p>
    <w:p w:rsidR="00DD75DA" w:rsidRDefault="00DD75DA" w:rsidP="00DD75DA">
      <w:pPr>
        <w:rPr>
          <w:ins w:id="1602" w:author="Mike Schenk" w:date="2011-01-19T01:15:00Z"/>
          <w:rFonts w:eastAsia="Arial"/>
        </w:rPr>
      </w:pPr>
    </w:p>
    <w:p w:rsidR="00DD75DA" w:rsidRPr="00367E32" w:rsidRDefault="00DD75DA" w:rsidP="00DD75DA">
      <w:pPr>
        <w:pStyle w:val="ListStyle"/>
        <w:contextualSpacing/>
        <w:rPr>
          <w:ins w:id="1603" w:author="Mike Schenk" w:date="2011-01-19T01:15:00Z"/>
          <w:rStyle w:val="Strong"/>
        </w:rPr>
      </w:pPr>
      <w:ins w:id="1604" w:author="Mike Schenk" w:date="2011-01-19T01:15:00Z">
        <w:r w:rsidRPr="00367E32">
          <w:rPr>
            <w:rStyle w:val="Strong"/>
          </w:rPr>
          <w:t>Performance requirements of this feature</w:t>
        </w:r>
      </w:ins>
    </w:p>
    <w:p w:rsidR="00DD75DA" w:rsidRDefault="00DD75DA" w:rsidP="00DD75DA">
      <w:pPr>
        <w:rPr>
          <w:ins w:id="1605" w:author="Mike Schenk" w:date="2011-01-19T01:15:00Z"/>
          <w:rFonts w:eastAsia="Arial"/>
        </w:rPr>
      </w:pPr>
      <w:ins w:id="1606" w:author="Mike Schenk" w:date="2011-01-19T01:15:00Z">
        <w:r>
          <w:rPr>
            <w:rFonts w:eastAsia="Arial"/>
          </w:rPr>
          <w:t>A successful login must take no longer than 2 seconds on average including the user entering their PIN.</w:t>
        </w:r>
      </w:ins>
    </w:p>
    <w:p w:rsidR="00DD75DA" w:rsidRDefault="00DD75DA" w:rsidP="00DD75DA">
      <w:pPr>
        <w:pStyle w:val="Heading3"/>
        <w:rPr>
          <w:ins w:id="1607" w:author="Mike Schenk" w:date="2011-01-19T01:15:00Z"/>
        </w:rPr>
      </w:pPr>
      <w:bookmarkStart w:id="1608" w:name="_Toc283410961"/>
      <w:ins w:id="1609" w:author="Mike Schenk" w:date="2011-01-19T01:15:00Z">
        <w:r>
          <w:t>Log Out – BBQRMS-23</w:t>
        </w:r>
        <w:bookmarkEnd w:id="1608"/>
      </w:ins>
    </w:p>
    <w:tbl>
      <w:tblPr>
        <w:tblW w:w="0" w:type="auto"/>
        <w:tblLook w:val="0000"/>
      </w:tblPr>
      <w:tblGrid>
        <w:gridCol w:w="4680"/>
        <w:gridCol w:w="4680"/>
      </w:tblGrid>
      <w:tr w:rsidR="00DD75DA" w:rsidTr="00A93C48">
        <w:trPr>
          <w:ins w:id="1610"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611" w:author="Mike Schenk" w:date="2011-01-19T01:15:00Z"/>
                <w:rStyle w:val="Strong"/>
              </w:rPr>
            </w:pPr>
            <w:ins w:id="1612" w:author="Mike Schenk" w:date="2011-01-19T01:15:00Z">
              <w:r w:rsidRPr="00367E32">
                <w:rPr>
                  <w:rStyle w:val="Strong"/>
                </w:rPr>
                <w:t>Related use cases:</w:t>
              </w:r>
            </w:ins>
          </w:p>
          <w:p w:rsidR="00DD75DA" w:rsidRDefault="00DD75DA" w:rsidP="00A93C48">
            <w:pPr>
              <w:rPr>
                <w:ins w:id="1613" w:author="Mike Schenk" w:date="2011-01-19T01:15:00Z"/>
                <w:rFonts w:eastAsia="Arial"/>
                <w:bCs/>
              </w:rPr>
            </w:pPr>
            <w:ins w:id="1614" w:author="Mike Schenk" w:date="2011-01-19T01:15:00Z">
              <w:r>
                <w:rPr>
                  <w:rFonts w:eastAsia="Arial"/>
                  <w:bCs/>
                </w:rPr>
                <w:t>Log In</w:t>
              </w:r>
            </w:ins>
          </w:p>
          <w:p w:rsidR="00DD75DA" w:rsidRPr="00574A49" w:rsidRDefault="00DD75DA" w:rsidP="00A93C48">
            <w:pPr>
              <w:rPr>
                <w:ins w:id="1615" w:author="Mike Schenk" w:date="2011-01-19T01:15:00Z"/>
                <w:rFonts w:eastAsia="Arial"/>
                <w:bCs/>
              </w:rPr>
            </w:pPr>
            <w:ins w:id="1616" w:author="Mike Schenk" w:date="2011-01-19T01:15:00Z">
              <w:r>
                <w:rPr>
                  <w:rFonts w:eastAsia="Arial"/>
                  <w:bCs/>
                </w:rPr>
                <w:t>Clock in and out</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617" w:author="Mike Schenk" w:date="2011-01-19T01:15:00Z"/>
                <w:rStyle w:val="Strong"/>
              </w:rPr>
            </w:pPr>
            <w:ins w:id="1618" w:author="Mike Schenk" w:date="2011-01-19T01:15:00Z">
              <w:r w:rsidRPr="00367E32">
                <w:rPr>
                  <w:rStyle w:val="Strong"/>
                </w:rPr>
                <w:t>Actors:</w:t>
              </w:r>
            </w:ins>
          </w:p>
          <w:p w:rsidR="00DD75DA" w:rsidRDefault="00DD75DA" w:rsidP="00A93C48">
            <w:pPr>
              <w:rPr>
                <w:ins w:id="1619" w:author="Mike Schenk" w:date="2011-01-19T01:15:00Z"/>
                <w:rFonts w:eastAsia="Arial"/>
              </w:rPr>
            </w:pPr>
            <w:ins w:id="1620" w:author="Mike Schenk" w:date="2011-01-19T01:15:00Z">
              <w:r>
                <w:rPr>
                  <w:rFonts w:eastAsia="Arial"/>
                </w:rPr>
                <w:t>All users</w:t>
              </w:r>
            </w:ins>
          </w:p>
        </w:tc>
      </w:tr>
    </w:tbl>
    <w:p w:rsidR="00DD75DA" w:rsidRDefault="00DD75DA" w:rsidP="00DD75DA">
      <w:pPr>
        <w:pStyle w:val="ListStyle"/>
        <w:contextualSpacing/>
        <w:rPr>
          <w:ins w:id="1621" w:author="Mike Schenk" w:date="2011-01-19T01:15:00Z"/>
        </w:rPr>
      </w:pPr>
    </w:p>
    <w:p w:rsidR="00DD75DA" w:rsidRPr="00367E32" w:rsidRDefault="00DD75DA" w:rsidP="00DD75DA">
      <w:pPr>
        <w:pStyle w:val="ListStyle"/>
        <w:contextualSpacing/>
        <w:rPr>
          <w:ins w:id="1622" w:author="Mike Schenk" w:date="2011-01-19T01:15:00Z"/>
          <w:rStyle w:val="Strong"/>
        </w:rPr>
      </w:pPr>
      <w:ins w:id="1623" w:author="Mike Schenk" w:date="2011-01-19T01:15:00Z">
        <w:r w:rsidRPr="00367E32">
          <w:rPr>
            <w:rStyle w:val="Strong"/>
          </w:rPr>
          <w:t>Summary:</w:t>
        </w:r>
      </w:ins>
    </w:p>
    <w:p w:rsidR="00DD75DA" w:rsidRDefault="00DD75DA" w:rsidP="00DD75DA">
      <w:pPr>
        <w:rPr>
          <w:ins w:id="1624" w:author="Mike Schenk" w:date="2011-01-19T01:15:00Z"/>
          <w:rFonts w:eastAsia="Arial"/>
        </w:rPr>
      </w:pPr>
      <w:ins w:id="1625" w:author="Mike Schenk" w:date="2011-01-19T01:15:00Z">
        <w:r>
          <w:rPr>
            <w:rFonts w:eastAsia="Arial"/>
          </w:rPr>
          <w:t>Logged in users can quickly log out to prevent unauthorized use of the system when they step away from the terminal.</w:t>
        </w:r>
      </w:ins>
    </w:p>
    <w:p w:rsidR="00DD75DA" w:rsidRPr="00367E32" w:rsidRDefault="00DD75DA" w:rsidP="00DD75DA">
      <w:pPr>
        <w:pStyle w:val="ListStyle"/>
        <w:contextualSpacing/>
        <w:rPr>
          <w:ins w:id="1626" w:author="Mike Schenk" w:date="2011-01-19T01:15:00Z"/>
          <w:rStyle w:val="Strong"/>
        </w:rPr>
      </w:pPr>
    </w:p>
    <w:p w:rsidR="00DD75DA" w:rsidRPr="00367E32" w:rsidRDefault="00DD75DA" w:rsidP="00DD75DA">
      <w:pPr>
        <w:pStyle w:val="ListStyle"/>
        <w:contextualSpacing/>
        <w:rPr>
          <w:ins w:id="1627" w:author="Mike Schenk" w:date="2011-01-19T01:15:00Z"/>
          <w:rStyle w:val="Strong"/>
        </w:rPr>
      </w:pPr>
      <w:ins w:id="1628" w:author="Mike Schenk" w:date="2011-01-19T01:15:00Z">
        <w:r w:rsidRPr="00367E32">
          <w:rPr>
            <w:rStyle w:val="Strong"/>
          </w:rPr>
          <w:lastRenderedPageBreak/>
          <w:t>Preconditions:</w:t>
        </w:r>
      </w:ins>
    </w:p>
    <w:p w:rsidR="00DD75DA" w:rsidRDefault="00DD75DA" w:rsidP="00DD75DA">
      <w:pPr>
        <w:rPr>
          <w:ins w:id="1629" w:author="Mike Schenk" w:date="2011-01-19T01:15:00Z"/>
          <w:rFonts w:eastAsia="Arial"/>
        </w:rPr>
      </w:pPr>
      <w:proofErr w:type="gramStart"/>
      <w:ins w:id="1630" w:author="Mike Schenk" w:date="2011-01-19T01:15:00Z">
        <w:r>
          <w:rPr>
            <w:rFonts w:eastAsia="Arial"/>
          </w:rPr>
          <w:t>None.</w:t>
        </w:r>
        <w:proofErr w:type="gramEnd"/>
      </w:ins>
    </w:p>
    <w:p w:rsidR="00DD75DA" w:rsidRDefault="00DD75DA" w:rsidP="00DD75DA">
      <w:pPr>
        <w:rPr>
          <w:ins w:id="1631" w:author="Mike Schenk" w:date="2011-01-19T01:15:00Z"/>
          <w:rFonts w:eastAsia="Arial"/>
        </w:rPr>
      </w:pPr>
    </w:p>
    <w:p w:rsidR="00DD75DA" w:rsidRPr="00367E32" w:rsidRDefault="00DD75DA" w:rsidP="00DD75DA">
      <w:pPr>
        <w:pStyle w:val="ListStyle"/>
        <w:contextualSpacing/>
        <w:rPr>
          <w:ins w:id="1632" w:author="Mike Schenk" w:date="2011-01-19T01:15:00Z"/>
          <w:rStyle w:val="Strong"/>
        </w:rPr>
      </w:pPr>
      <w:proofErr w:type="spellStart"/>
      <w:ins w:id="1633"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634" w:author="Mike Schenk" w:date="2011-01-19T01:15:00Z"/>
          <w:rFonts w:eastAsia="Arial"/>
        </w:rPr>
      </w:pPr>
      <w:ins w:id="1635" w:author="Mike Schenk" w:date="2011-01-19T01:15:00Z">
        <w:r>
          <w:rPr>
            <w:rFonts w:eastAsia="Arial"/>
          </w:rPr>
          <w:t>User taps an on-screen logout button.</w:t>
        </w:r>
      </w:ins>
    </w:p>
    <w:p w:rsidR="00DD75DA" w:rsidRDefault="00DD75DA" w:rsidP="00DD75DA">
      <w:pPr>
        <w:rPr>
          <w:ins w:id="1636" w:author="Mike Schenk" w:date="2011-01-19T01:15:00Z"/>
          <w:rFonts w:eastAsia="Arial"/>
        </w:rPr>
      </w:pPr>
      <w:ins w:id="1637" w:author="Mike Schenk" w:date="2011-01-19T01:15:00Z">
        <w:r>
          <w:rPr>
            <w:rFonts w:eastAsia="Arial"/>
          </w:rPr>
          <w:t>The screen is changed to the login screen and the user is logged out.</w:t>
        </w:r>
      </w:ins>
    </w:p>
    <w:p w:rsidR="00DD75DA" w:rsidRDefault="00DD75DA" w:rsidP="00DD75DA">
      <w:pPr>
        <w:pStyle w:val="ListStyle"/>
        <w:contextualSpacing/>
        <w:rPr>
          <w:ins w:id="1638" w:author="Mike Schenk" w:date="2011-01-19T01:15:00Z"/>
          <w:rStyle w:val="Strong"/>
        </w:rPr>
      </w:pPr>
    </w:p>
    <w:p w:rsidR="00DD75DA" w:rsidRPr="00367E32" w:rsidRDefault="00DD75DA" w:rsidP="00DD75DA">
      <w:pPr>
        <w:pStyle w:val="ListStyle"/>
        <w:contextualSpacing/>
        <w:rPr>
          <w:ins w:id="1639" w:author="Mike Schenk" w:date="2011-01-19T01:15:00Z"/>
          <w:rStyle w:val="Strong"/>
        </w:rPr>
      </w:pPr>
      <w:proofErr w:type="spellStart"/>
      <w:ins w:id="1640" w:author="Mike Schenk" w:date="2011-01-19T01:15:00Z">
        <w:r w:rsidRPr="00367E32">
          <w:rPr>
            <w:rStyle w:val="Strong"/>
          </w:rPr>
          <w:t>Postconditions</w:t>
        </w:r>
        <w:proofErr w:type="spellEnd"/>
      </w:ins>
    </w:p>
    <w:p w:rsidR="00DD75DA" w:rsidRDefault="00DD75DA" w:rsidP="00DD75DA">
      <w:pPr>
        <w:rPr>
          <w:ins w:id="1641" w:author="Mike Schenk" w:date="2011-01-19T01:15:00Z"/>
          <w:rFonts w:eastAsia="Arial"/>
        </w:rPr>
      </w:pPr>
      <w:ins w:id="1642" w:author="Mike Schenk" w:date="2011-01-19T01:15:00Z">
        <w:r>
          <w:rPr>
            <w:rFonts w:eastAsia="Arial"/>
          </w:rPr>
          <w:t>The system’s features are inaccessible until the next login.</w:t>
        </w:r>
      </w:ins>
    </w:p>
    <w:p w:rsidR="00DD75DA" w:rsidRDefault="00DD75DA" w:rsidP="00DD75DA">
      <w:pPr>
        <w:rPr>
          <w:ins w:id="1643" w:author="Mike Schenk" w:date="2011-01-19T01:15:00Z"/>
          <w:rFonts w:eastAsia="Arial"/>
        </w:rPr>
      </w:pPr>
    </w:p>
    <w:p w:rsidR="00DD75DA" w:rsidRPr="00367E32" w:rsidRDefault="00DD75DA" w:rsidP="00DD75DA">
      <w:pPr>
        <w:pStyle w:val="ListStyle"/>
        <w:contextualSpacing/>
        <w:rPr>
          <w:ins w:id="1644" w:author="Mike Schenk" w:date="2011-01-19T01:15:00Z"/>
          <w:rStyle w:val="Strong"/>
        </w:rPr>
      </w:pPr>
      <w:ins w:id="1645" w:author="Mike Schenk" w:date="2011-01-19T01:15:00Z">
        <w:r w:rsidRPr="00367E32">
          <w:rPr>
            <w:rStyle w:val="Strong"/>
          </w:rPr>
          <w:t>Design constraints of this feature</w:t>
        </w:r>
      </w:ins>
    </w:p>
    <w:p w:rsidR="00DD75DA" w:rsidRDefault="00DD75DA" w:rsidP="00DD75DA">
      <w:pPr>
        <w:rPr>
          <w:ins w:id="1646" w:author="Mike Schenk" w:date="2011-01-19T01:15:00Z"/>
          <w:rFonts w:eastAsia="Arial"/>
        </w:rPr>
      </w:pPr>
      <w:ins w:id="1647" w:author="Mike Schenk" w:date="2011-01-19T01:15:00Z">
        <w:r>
          <w:rPr>
            <w:rFonts w:eastAsia="Arial"/>
          </w:rPr>
          <w:t>This occurs via a touch screen interface.</w:t>
        </w:r>
      </w:ins>
    </w:p>
    <w:p w:rsidR="00DD75DA" w:rsidRDefault="00DD75DA" w:rsidP="00DD75DA">
      <w:pPr>
        <w:rPr>
          <w:ins w:id="1648" w:author="Mike Schenk" w:date="2011-01-19T01:15:00Z"/>
          <w:rFonts w:eastAsia="Arial"/>
        </w:rPr>
      </w:pPr>
      <w:ins w:id="1649" w:author="Mike Schenk" w:date="2011-01-19T01:15:00Z">
        <w:r>
          <w:rPr>
            <w:rFonts w:eastAsia="Arial"/>
          </w:rPr>
          <w:t>Users will be logging in and out very frequently.</w:t>
        </w:r>
      </w:ins>
    </w:p>
    <w:p w:rsidR="00DD75DA" w:rsidRDefault="00DD75DA" w:rsidP="00DD75DA">
      <w:pPr>
        <w:rPr>
          <w:ins w:id="1650" w:author="Mike Schenk" w:date="2011-01-19T01:15:00Z"/>
          <w:rFonts w:eastAsia="Arial"/>
        </w:rPr>
      </w:pPr>
      <w:ins w:id="1651" w:author="Mike Schenk" w:date="2011-01-19T01:15:00Z">
        <w:r>
          <w:rPr>
            <w:rFonts w:eastAsia="Arial"/>
          </w:rPr>
          <w:t xml:space="preserve">When the system is in a state with </w:t>
        </w:r>
        <w:proofErr w:type="spellStart"/>
        <w:r>
          <w:rPr>
            <w:rFonts w:eastAsia="Arial"/>
          </w:rPr>
          <w:t>incompleted</w:t>
        </w:r>
        <w:proofErr w:type="spellEnd"/>
        <w:r>
          <w:rPr>
            <w:rFonts w:eastAsia="Arial"/>
          </w:rPr>
          <w:t xml:space="preserve"> work, logout should not be possible until that is cancelled.</w:t>
        </w:r>
      </w:ins>
    </w:p>
    <w:p w:rsidR="00DD75DA" w:rsidRDefault="00DD75DA" w:rsidP="00DD75DA">
      <w:pPr>
        <w:rPr>
          <w:ins w:id="1652" w:author="Mike Schenk" w:date="2011-01-19T01:15:00Z"/>
          <w:rFonts w:eastAsia="Arial"/>
        </w:rPr>
      </w:pPr>
    </w:p>
    <w:p w:rsidR="00DD75DA" w:rsidRPr="00367E32" w:rsidRDefault="00DD75DA" w:rsidP="00DD75DA">
      <w:pPr>
        <w:pStyle w:val="ListStyle"/>
        <w:contextualSpacing/>
        <w:rPr>
          <w:ins w:id="1653" w:author="Mike Schenk" w:date="2011-01-19T01:15:00Z"/>
          <w:rStyle w:val="Strong"/>
        </w:rPr>
      </w:pPr>
      <w:ins w:id="1654" w:author="Mike Schenk" w:date="2011-01-19T01:15:00Z">
        <w:r w:rsidRPr="00367E32">
          <w:rPr>
            <w:rStyle w:val="Strong"/>
          </w:rPr>
          <w:t>Performance requirements of this feature</w:t>
        </w:r>
      </w:ins>
    </w:p>
    <w:p w:rsidR="00DD75DA" w:rsidRPr="00574A49" w:rsidRDefault="00DD75DA" w:rsidP="00DD75DA">
      <w:pPr>
        <w:rPr>
          <w:ins w:id="1655" w:author="Mike Schenk" w:date="2011-01-19T01:15:00Z"/>
          <w:rFonts w:eastAsia="Arial"/>
        </w:rPr>
      </w:pPr>
      <w:ins w:id="1656" w:author="Mike Schenk" w:date="2011-01-19T01:15:00Z">
        <w:r>
          <w:rPr>
            <w:rFonts w:eastAsia="Arial"/>
          </w:rPr>
          <w:t>A logout must take no longer than 1 second on average.</w:t>
        </w:r>
      </w:ins>
    </w:p>
    <w:p w:rsidR="00DD75DA" w:rsidRDefault="00DD75DA" w:rsidP="00DD75DA">
      <w:pPr>
        <w:pStyle w:val="Heading3"/>
        <w:rPr>
          <w:ins w:id="1657" w:author="Mike Schenk" w:date="2011-01-19T01:15:00Z"/>
        </w:rPr>
      </w:pPr>
      <w:bookmarkStart w:id="1658" w:name="_Toc283410962"/>
      <w:ins w:id="1659" w:author="Mike Schenk" w:date="2011-01-19T01:15:00Z">
        <w:r w:rsidRPr="00D620CA">
          <w:t>Clock in and out</w:t>
        </w:r>
        <w:r>
          <w:t xml:space="preserve"> – BBQRMS-30</w:t>
        </w:r>
        <w:bookmarkEnd w:id="1658"/>
      </w:ins>
    </w:p>
    <w:tbl>
      <w:tblPr>
        <w:tblW w:w="0" w:type="auto"/>
        <w:tblLook w:val="0000"/>
      </w:tblPr>
      <w:tblGrid>
        <w:gridCol w:w="4680"/>
        <w:gridCol w:w="4680"/>
      </w:tblGrid>
      <w:tr w:rsidR="00DD75DA" w:rsidTr="00A93C48">
        <w:trPr>
          <w:ins w:id="1660"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661" w:author="Mike Schenk" w:date="2011-01-19T01:15:00Z"/>
                <w:rStyle w:val="Strong"/>
              </w:rPr>
            </w:pPr>
            <w:ins w:id="1662" w:author="Mike Schenk" w:date="2011-01-19T01:15:00Z">
              <w:r w:rsidRPr="00367E32">
                <w:rPr>
                  <w:rStyle w:val="Strong"/>
                </w:rPr>
                <w:t>Related use cases:</w:t>
              </w:r>
            </w:ins>
          </w:p>
          <w:p w:rsidR="00DD75DA" w:rsidRDefault="00DD75DA" w:rsidP="00A93C48">
            <w:pPr>
              <w:rPr>
                <w:ins w:id="1663" w:author="Mike Schenk" w:date="2011-01-19T01:15:00Z"/>
                <w:rFonts w:eastAsia="Arial"/>
                <w:bCs/>
              </w:rPr>
            </w:pPr>
            <w:ins w:id="1664" w:author="Mike Schenk" w:date="2011-01-19T01:15:00Z">
              <w:r>
                <w:rPr>
                  <w:rFonts w:eastAsia="Arial"/>
                  <w:bCs/>
                </w:rPr>
                <w:t>Employee management</w:t>
              </w:r>
            </w:ins>
          </w:p>
          <w:p w:rsidR="00DD75DA" w:rsidRDefault="00DD75DA" w:rsidP="00A93C48">
            <w:pPr>
              <w:rPr>
                <w:ins w:id="1665" w:author="Mike Schenk" w:date="2011-01-19T01:15:00Z"/>
                <w:rFonts w:eastAsia="Arial"/>
                <w:bCs/>
              </w:rPr>
            </w:pPr>
            <w:ins w:id="1666" w:author="Mike Schenk" w:date="2011-01-19T01:15:00Z">
              <w:r>
                <w:rPr>
                  <w:rFonts w:eastAsia="Arial"/>
                  <w:bCs/>
                </w:rPr>
                <w:t>Log In</w:t>
              </w:r>
            </w:ins>
          </w:p>
          <w:p w:rsidR="00DD75DA" w:rsidRPr="00574A49" w:rsidRDefault="00DD75DA" w:rsidP="00A93C48">
            <w:pPr>
              <w:rPr>
                <w:ins w:id="1667" w:author="Mike Schenk" w:date="2011-01-19T01:15:00Z"/>
                <w:rFonts w:eastAsia="Arial"/>
                <w:bCs/>
              </w:rPr>
            </w:pPr>
            <w:ins w:id="1668" w:author="Mike Schenk" w:date="2011-01-19T01:15:00Z">
              <w:r>
                <w:rPr>
                  <w:rFonts w:eastAsia="Arial"/>
                  <w:bCs/>
                </w:rPr>
                <w:t>Log Out</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669" w:author="Mike Schenk" w:date="2011-01-19T01:15:00Z"/>
                <w:rStyle w:val="Strong"/>
              </w:rPr>
            </w:pPr>
            <w:ins w:id="1670" w:author="Mike Schenk" w:date="2011-01-19T01:15:00Z">
              <w:r w:rsidRPr="00367E32">
                <w:rPr>
                  <w:rStyle w:val="Strong"/>
                </w:rPr>
                <w:t>Actors:</w:t>
              </w:r>
            </w:ins>
          </w:p>
          <w:p w:rsidR="00DD75DA" w:rsidRDefault="00DD75DA" w:rsidP="00A93C48">
            <w:pPr>
              <w:rPr>
                <w:ins w:id="1671" w:author="Mike Schenk" w:date="2011-01-19T01:15:00Z"/>
                <w:rFonts w:eastAsia="Arial"/>
              </w:rPr>
            </w:pPr>
            <w:ins w:id="1672" w:author="Mike Schenk" w:date="2011-01-19T01:15:00Z">
              <w:r>
                <w:rPr>
                  <w:rFonts w:eastAsia="Arial"/>
                </w:rPr>
                <w:t>All users</w:t>
              </w:r>
            </w:ins>
          </w:p>
        </w:tc>
      </w:tr>
    </w:tbl>
    <w:p w:rsidR="00DD75DA" w:rsidRDefault="00DD75DA" w:rsidP="00DD75DA">
      <w:pPr>
        <w:pStyle w:val="ListStyle"/>
        <w:contextualSpacing/>
        <w:rPr>
          <w:ins w:id="1673" w:author="Mike Schenk" w:date="2011-01-19T01:15:00Z"/>
        </w:rPr>
      </w:pPr>
    </w:p>
    <w:p w:rsidR="00DD75DA" w:rsidRPr="00367E32" w:rsidRDefault="00DD75DA" w:rsidP="00DD75DA">
      <w:pPr>
        <w:pStyle w:val="ListStyle"/>
        <w:contextualSpacing/>
        <w:rPr>
          <w:ins w:id="1674" w:author="Mike Schenk" w:date="2011-01-19T01:15:00Z"/>
          <w:rStyle w:val="Strong"/>
        </w:rPr>
      </w:pPr>
      <w:ins w:id="1675" w:author="Mike Schenk" w:date="2011-01-19T01:15:00Z">
        <w:r w:rsidRPr="00367E32">
          <w:rPr>
            <w:rStyle w:val="Strong"/>
          </w:rPr>
          <w:t>Summary:</w:t>
        </w:r>
      </w:ins>
    </w:p>
    <w:p w:rsidR="00DD75DA" w:rsidRDefault="00DD75DA" w:rsidP="00DD75DA">
      <w:pPr>
        <w:rPr>
          <w:ins w:id="1676" w:author="Mike Schenk" w:date="2011-01-19T01:15:00Z"/>
          <w:rFonts w:eastAsia="Arial"/>
        </w:rPr>
      </w:pPr>
      <w:ins w:id="1677" w:author="Mike Schenk" w:date="2011-01-19T01:15:00Z">
        <w:r>
          <w:rPr>
            <w:rFonts w:eastAsia="Arial"/>
          </w:rPr>
          <w:t>The system shall track hours worked by hourly wage employees. Employees will ‘clock in’ when they begin their shift by simply logging in to the system. They will ‘clock out’ during breaks and at the end of their shift by specifically doing so.</w:t>
        </w:r>
      </w:ins>
    </w:p>
    <w:p w:rsidR="00DD75DA" w:rsidRPr="00367E32" w:rsidRDefault="00DD75DA" w:rsidP="00DD75DA">
      <w:pPr>
        <w:pStyle w:val="ListStyle"/>
        <w:contextualSpacing/>
        <w:rPr>
          <w:ins w:id="1678" w:author="Mike Schenk" w:date="2011-01-19T01:15:00Z"/>
          <w:rStyle w:val="Strong"/>
        </w:rPr>
      </w:pPr>
    </w:p>
    <w:p w:rsidR="00DD75DA" w:rsidRPr="00367E32" w:rsidRDefault="00DD75DA" w:rsidP="00DD75DA">
      <w:pPr>
        <w:pStyle w:val="ListStyle"/>
        <w:contextualSpacing/>
        <w:rPr>
          <w:ins w:id="1679" w:author="Mike Schenk" w:date="2011-01-19T01:15:00Z"/>
          <w:rStyle w:val="Strong"/>
        </w:rPr>
      </w:pPr>
      <w:ins w:id="1680" w:author="Mike Schenk" w:date="2011-01-19T01:15:00Z">
        <w:r w:rsidRPr="00367E32">
          <w:rPr>
            <w:rStyle w:val="Strong"/>
          </w:rPr>
          <w:t>Preconditions:</w:t>
        </w:r>
      </w:ins>
    </w:p>
    <w:p w:rsidR="00DD75DA" w:rsidRDefault="00DD75DA" w:rsidP="00DD75DA">
      <w:pPr>
        <w:rPr>
          <w:ins w:id="1681" w:author="Mike Schenk" w:date="2011-01-19T01:15:00Z"/>
          <w:rFonts w:eastAsia="Arial"/>
        </w:rPr>
      </w:pPr>
      <w:ins w:id="1682" w:author="Mike Schenk" w:date="2011-01-19T01:15:00Z">
        <w:r>
          <w:rPr>
            <w:rFonts w:eastAsia="Arial"/>
          </w:rPr>
          <w:t>Hourly-wage employees have been configured as users who can log in.</w:t>
        </w:r>
      </w:ins>
    </w:p>
    <w:p w:rsidR="00DD75DA" w:rsidRDefault="00DD75DA" w:rsidP="00DD75DA">
      <w:pPr>
        <w:rPr>
          <w:ins w:id="1683" w:author="Mike Schenk" w:date="2011-01-19T01:15:00Z"/>
          <w:rFonts w:eastAsia="Arial"/>
        </w:rPr>
      </w:pPr>
    </w:p>
    <w:p w:rsidR="00DD75DA" w:rsidRPr="00367E32" w:rsidRDefault="00DD75DA" w:rsidP="00DD75DA">
      <w:pPr>
        <w:pStyle w:val="ListStyle"/>
        <w:contextualSpacing/>
        <w:rPr>
          <w:ins w:id="1684" w:author="Mike Schenk" w:date="2011-01-19T01:15:00Z"/>
          <w:rStyle w:val="Strong"/>
        </w:rPr>
      </w:pPr>
      <w:proofErr w:type="spellStart"/>
      <w:ins w:id="1685"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686" w:author="Mike Schenk" w:date="2011-01-19T01:15:00Z"/>
          <w:rFonts w:eastAsia="Arial"/>
        </w:rPr>
      </w:pPr>
      <w:ins w:id="1687" w:author="Mike Schenk" w:date="2011-01-19T01:15:00Z">
        <w:r>
          <w:rPr>
            <w:rFonts w:eastAsia="Arial"/>
          </w:rPr>
          <w:t>The first time an hourly-wage user logs in, the system will record that they have ‘clocked in.’</w:t>
        </w:r>
      </w:ins>
    </w:p>
    <w:p w:rsidR="00DD75DA" w:rsidRDefault="00DD75DA" w:rsidP="00DD75DA">
      <w:pPr>
        <w:rPr>
          <w:ins w:id="1688" w:author="Mike Schenk" w:date="2011-01-19T01:15:00Z"/>
          <w:rFonts w:eastAsia="Arial"/>
        </w:rPr>
      </w:pPr>
      <w:ins w:id="1689" w:author="Mike Schenk" w:date="2011-01-19T01:15:00Z">
        <w:r>
          <w:rPr>
            <w:rFonts w:eastAsia="Arial"/>
          </w:rPr>
          <w:t>When they log out normally, they will remain ‘on the clock.’</w:t>
        </w:r>
      </w:ins>
    </w:p>
    <w:p w:rsidR="00DD75DA" w:rsidRDefault="00DD75DA" w:rsidP="00DD75DA">
      <w:pPr>
        <w:rPr>
          <w:ins w:id="1690" w:author="Mike Schenk" w:date="2011-01-19T01:15:00Z"/>
          <w:rFonts w:eastAsia="Arial"/>
        </w:rPr>
      </w:pPr>
      <w:ins w:id="1691" w:author="Mike Schenk" w:date="2011-01-19T01:15:00Z">
        <w:r>
          <w:rPr>
            <w:rFonts w:eastAsia="Arial"/>
          </w:rPr>
          <w:t>To clock out, the user taps an on-screen ‘clock out’ button which also logs them out.</w:t>
        </w:r>
      </w:ins>
    </w:p>
    <w:p w:rsidR="00DD75DA" w:rsidRDefault="00DD75DA" w:rsidP="00DD75DA">
      <w:pPr>
        <w:pStyle w:val="ListStyle"/>
        <w:contextualSpacing/>
        <w:rPr>
          <w:ins w:id="1692" w:author="Mike Schenk" w:date="2011-01-19T01:15:00Z"/>
          <w:rStyle w:val="Strong"/>
        </w:rPr>
      </w:pPr>
    </w:p>
    <w:p w:rsidR="00DD75DA" w:rsidRPr="00367E32" w:rsidRDefault="00DD75DA" w:rsidP="00DD75DA">
      <w:pPr>
        <w:pStyle w:val="ListStyle"/>
        <w:contextualSpacing/>
        <w:rPr>
          <w:ins w:id="1693" w:author="Mike Schenk" w:date="2011-01-19T01:15:00Z"/>
          <w:rStyle w:val="Strong"/>
        </w:rPr>
      </w:pPr>
      <w:proofErr w:type="spellStart"/>
      <w:ins w:id="1694" w:author="Mike Schenk" w:date="2011-01-19T01:15:00Z">
        <w:r w:rsidRPr="00367E32">
          <w:rPr>
            <w:rStyle w:val="Strong"/>
          </w:rPr>
          <w:t>Postconditions</w:t>
        </w:r>
        <w:proofErr w:type="spellEnd"/>
      </w:ins>
    </w:p>
    <w:p w:rsidR="00DD75DA" w:rsidRDefault="00DD75DA" w:rsidP="00DD75DA">
      <w:pPr>
        <w:rPr>
          <w:ins w:id="1695" w:author="Mike Schenk" w:date="2011-01-19T01:15:00Z"/>
          <w:rFonts w:eastAsia="Arial"/>
        </w:rPr>
      </w:pPr>
      <w:ins w:id="1696" w:author="Mike Schenk" w:date="2011-01-19T01:15:00Z">
        <w:r>
          <w:rPr>
            <w:rFonts w:eastAsia="Arial"/>
          </w:rPr>
          <w:t>The user is no longer logged in.</w:t>
        </w:r>
      </w:ins>
    </w:p>
    <w:p w:rsidR="00DD75DA" w:rsidRDefault="00DD75DA" w:rsidP="00DD75DA">
      <w:pPr>
        <w:rPr>
          <w:ins w:id="1697" w:author="Mike Schenk" w:date="2011-01-19T01:15:00Z"/>
          <w:rFonts w:eastAsia="Arial"/>
        </w:rPr>
      </w:pPr>
      <w:ins w:id="1698" w:author="Mike Schenk" w:date="2011-01-19T01:15:00Z">
        <w:r>
          <w:rPr>
            <w:rFonts w:eastAsia="Arial"/>
          </w:rPr>
          <w:t>The system is no longer counting the users wages for reports and dashboards.</w:t>
        </w:r>
      </w:ins>
    </w:p>
    <w:p w:rsidR="00DD75DA" w:rsidRDefault="00DD75DA" w:rsidP="00DD75DA">
      <w:pPr>
        <w:rPr>
          <w:ins w:id="1699" w:author="Mike Schenk" w:date="2011-01-19T01:15:00Z"/>
          <w:rFonts w:eastAsia="Arial"/>
        </w:rPr>
      </w:pPr>
      <w:ins w:id="1700" w:author="Mike Schenk" w:date="2011-01-19T01:15:00Z">
        <w:r>
          <w:rPr>
            <w:rFonts w:eastAsia="Arial"/>
          </w:rPr>
          <w:t>The time the user was on the clock has been recorded for future reporting purposes.</w:t>
        </w:r>
      </w:ins>
    </w:p>
    <w:p w:rsidR="00DD75DA" w:rsidRDefault="00DD75DA" w:rsidP="00DD75DA">
      <w:pPr>
        <w:rPr>
          <w:ins w:id="1701" w:author="Mike Schenk" w:date="2011-01-19T01:15:00Z"/>
          <w:rFonts w:eastAsia="Arial"/>
        </w:rPr>
      </w:pPr>
    </w:p>
    <w:p w:rsidR="00DD75DA" w:rsidRPr="00367E32" w:rsidRDefault="00DD75DA" w:rsidP="00DD75DA">
      <w:pPr>
        <w:pStyle w:val="ListStyle"/>
        <w:contextualSpacing/>
        <w:rPr>
          <w:ins w:id="1702" w:author="Mike Schenk" w:date="2011-01-19T01:15:00Z"/>
          <w:rStyle w:val="Strong"/>
        </w:rPr>
      </w:pPr>
      <w:ins w:id="1703" w:author="Mike Schenk" w:date="2011-01-19T01:15:00Z">
        <w:r w:rsidRPr="00367E32">
          <w:rPr>
            <w:rStyle w:val="Strong"/>
          </w:rPr>
          <w:t>Design constraints of this feature</w:t>
        </w:r>
      </w:ins>
    </w:p>
    <w:p w:rsidR="00DD75DA" w:rsidRDefault="00DD75DA" w:rsidP="00DD75DA">
      <w:pPr>
        <w:rPr>
          <w:ins w:id="1704" w:author="Mike Schenk" w:date="2011-01-19T01:15:00Z"/>
          <w:rFonts w:eastAsia="Arial"/>
        </w:rPr>
      </w:pPr>
      <w:ins w:id="1705" w:author="Mike Schenk" w:date="2011-01-19T01:15:00Z">
        <w:r>
          <w:rPr>
            <w:rFonts w:eastAsia="Arial"/>
          </w:rPr>
          <w:t>This occurs via a touch screen interface.</w:t>
        </w:r>
      </w:ins>
    </w:p>
    <w:p w:rsidR="00DD75DA" w:rsidRDefault="00DD75DA" w:rsidP="00DD75DA">
      <w:pPr>
        <w:rPr>
          <w:ins w:id="1706" w:author="Mike Schenk" w:date="2011-01-19T01:15:00Z"/>
          <w:rFonts w:eastAsia="Arial"/>
        </w:rPr>
      </w:pPr>
      <w:ins w:id="1707" w:author="Mike Schenk" w:date="2011-01-19T01:15:00Z">
        <w:r>
          <w:rPr>
            <w:rFonts w:eastAsia="Arial"/>
          </w:rPr>
          <w:t>Users will often remain on the clock even while not logged in to the system.</w:t>
        </w:r>
      </w:ins>
    </w:p>
    <w:p w:rsidR="00DD75DA" w:rsidRDefault="00DD75DA" w:rsidP="00DD75DA">
      <w:pPr>
        <w:rPr>
          <w:ins w:id="1708" w:author="Mike Schenk" w:date="2011-01-19T01:15:00Z"/>
          <w:rFonts w:eastAsia="Arial"/>
        </w:rPr>
      </w:pPr>
    </w:p>
    <w:p w:rsidR="00DD75DA" w:rsidRPr="00367E32" w:rsidRDefault="00DD75DA" w:rsidP="00DD75DA">
      <w:pPr>
        <w:pStyle w:val="ListStyle"/>
        <w:contextualSpacing/>
        <w:rPr>
          <w:ins w:id="1709" w:author="Mike Schenk" w:date="2011-01-19T01:15:00Z"/>
          <w:rStyle w:val="Strong"/>
        </w:rPr>
      </w:pPr>
      <w:ins w:id="1710" w:author="Mike Schenk" w:date="2011-01-19T01:15:00Z">
        <w:r w:rsidRPr="00367E32">
          <w:rPr>
            <w:rStyle w:val="Strong"/>
          </w:rPr>
          <w:lastRenderedPageBreak/>
          <w:t>Performance requirements of this feature</w:t>
        </w:r>
      </w:ins>
    </w:p>
    <w:p w:rsidR="00DD75DA" w:rsidRPr="00574A49" w:rsidRDefault="00DD75DA" w:rsidP="00DD75DA">
      <w:pPr>
        <w:rPr>
          <w:ins w:id="1711" w:author="Mike Schenk" w:date="2011-01-19T01:15:00Z"/>
          <w:rFonts w:eastAsia="Arial"/>
        </w:rPr>
      </w:pPr>
      <w:ins w:id="1712" w:author="Mike Schenk" w:date="2011-01-19T01:15:00Z">
        <w:r>
          <w:rPr>
            <w:rFonts w:eastAsia="Arial"/>
          </w:rPr>
          <w:t>Clocking out must take no longer than 1 second on average.</w:t>
        </w:r>
      </w:ins>
    </w:p>
    <w:p w:rsidR="00DD75DA" w:rsidRDefault="00DD75DA" w:rsidP="00DD75DA">
      <w:pPr>
        <w:pStyle w:val="Heading3"/>
        <w:rPr>
          <w:ins w:id="1713" w:author="Mike Schenk" w:date="2011-01-19T01:15:00Z"/>
        </w:rPr>
      </w:pPr>
      <w:bookmarkStart w:id="1714" w:name="_Toc283410963"/>
      <w:ins w:id="1715" w:author="Mike Schenk" w:date="2011-01-19T01:15:00Z">
        <w:r>
          <w:t>Change own PIN – BBQRMS-25</w:t>
        </w:r>
        <w:bookmarkEnd w:id="1714"/>
      </w:ins>
    </w:p>
    <w:tbl>
      <w:tblPr>
        <w:tblW w:w="0" w:type="auto"/>
        <w:tblLook w:val="0000"/>
      </w:tblPr>
      <w:tblGrid>
        <w:gridCol w:w="4680"/>
        <w:gridCol w:w="4680"/>
      </w:tblGrid>
      <w:tr w:rsidR="00DD75DA" w:rsidTr="00A93C48">
        <w:trPr>
          <w:ins w:id="1716"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717" w:author="Mike Schenk" w:date="2011-01-19T01:15:00Z"/>
                <w:rStyle w:val="Strong"/>
              </w:rPr>
            </w:pPr>
            <w:ins w:id="1718" w:author="Mike Schenk" w:date="2011-01-19T01:15:00Z">
              <w:r w:rsidRPr="00367E32">
                <w:rPr>
                  <w:rStyle w:val="Strong"/>
                </w:rPr>
                <w:t>Related use cases:</w:t>
              </w:r>
            </w:ins>
          </w:p>
          <w:p w:rsidR="00DD75DA" w:rsidRPr="00574A49" w:rsidRDefault="00DD75DA" w:rsidP="00A93C48">
            <w:pPr>
              <w:rPr>
                <w:ins w:id="1719" w:author="Mike Schenk" w:date="2011-01-19T01:15:00Z"/>
                <w:rFonts w:eastAsia="Arial"/>
                <w:bCs/>
              </w:rPr>
            </w:pPr>
            <w:ins w:id="1720" w:author="Mike Schenk" w:date="2011-01-19T01:15:00Z">
              <w:r>
                <w:rPr>
                  <w:rFonts w:eastAsia="Arial"/>
                  <w:bCs/>
                </w:rPr>
                <w:t>Log In</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721" w:author="Mike Schenk" w:date="2011-01-19T01:15:00Z"/>
                <w:rStyle w:val="Strong"/>
              </w:rPr>
            </w:pPr>
            <w:ins w:id="1722" w:author="Mike Schenk" w:date="2011-01-19T01:15:00Z">
              <w:r w:rsidRPr="00367E32">
                <w:rPr>
                  <w:rStyle w:val="Strong"/>
                </w:rPr>
                <w:t>Actors:</w:t>
              </w:r>
            </w:ins>
          </w:p>
          <w:p w:rsidR="00DD75DA" w:rsidRDefault="00DD75DA" w:rsidP="00A93C48">
            <w:pPr>
              <w:rPr>
                <w:ins w:id="1723" w:author="Mike Schenk" w:date="2011-01-19T01:15:00Z"/>
                <w:rFonts w:eastAsia="Arial"/>
              </w:rPr>
            </w:pPr>
            <w:ins w:id="1724" w:author="Mike Schenk" w:date="2011-01-19T01:15:00Z">
              <w:r>
                <w:rPr>
                  <w:rFonts w:eastAsia="Arial"/>
                </w:rPr>
                <w:t>All users</w:t>
              </w:r>
            </w:ins>
          </w:p>
        </w:tc>
      </w:tr>
    </w:tbl>
    <w:p w:rsidR="00DD75DA" w:rsidRDefault="00DD75DA" w:rsidP="00DD75DA">
      <w:pPr>
        <w:pStyle w:val="ListStyle"/>
        <w:contextualSpacing/>
        <w:rPr>
          <w:ins w:id="1725" w:author="Mike Schenk" w:date="2011-01-19T01:15:00Z"/>
        </w:rPr>
      </w:pPr>
    </w:p>
    <w:p w:rsidR="00DD75DA" w:rsidRPr="00367E32" w:rsidRDefault="00DD75DA" w:rsidP="00DD75DA">
      <w:pPr>
        <w:pStyle w:val="ListStyle"/>
        <w:contextualSpacing/>
        <w:rPr>
          <w:ins w:id="1726" w:author="Mike Schenk" w:date="2011-01-19T01:15:00Z"/>
          <w:rStyle w:val="Strong"/>
        </w:rPr>
      </w:pPr>
      <w:ins w:id="1727" w:author="Mike Schenk" w:date="2011-01-19T01:15:00Z">
        <w:r w:rsidRPr="00367E32">
          <w:rPr>
            <w:rStyle w:val="Strong"/>
          </w:rPr>
          <w:t>Summary:</w:t>
        </w:r>
      </w:ins>
    </w:p>
    <w:p w:rsidR="00DD75DA" w:rsidRDefault="00DD75DA" w:rsidP="00DD75DA">
      <w:pPr>
        <w:rPr>
          <w:ins w:id="1728" w:author="Mike Schenk" w:date="2011-01-19T01:15:00Z"/>
          <w:rFonts w:eastAsia="Arial"/>
        </w:rPr>
      </w:pPr>
      <w:ins w:id="1729" w:author="Mike Schenk" w:date="2011-01-19T01:15:00Z">
        <w:r>
          <w:rPr>
            <w:rFonts w:eastAsia="Arial"/>
          </w:rPr>
          <w:t>Users should be able to change their own PIN used for logging in.</w:t>
        </w:r>
      </w:ins>
    </w:p>
    <w:p w:rsidR="00DD75DA" w:rsidRPr="00367E32" w:rsidRDefault="00DD75DA" w:rsidP="00DD75DA">
      <w:pPr>
        <w:pStyle w:val="ListStyle"/>
        <w:contextualSpacing/>
        <w:rPr>
          <w:ins w:id="1730" w:author="Mike Schenk" w:date="2011-01-19T01:15:00Z"/>
          <w:rStyle w:val="Strong"/>
        </w:rPr>
      </w:pPr>
    </w:p>
    <w:p w:rsidR="00DD75DA" w:rsidRPr="00367E32" w:rsidRDefault="00DD75DA" w:rsidP="00DD75DA">
      <w:pPr>
        <w:pStyle w:val="ListStyle"/>
        <w:contextualSpacing/>
        <w:rPr>
          <w:ins w:id="1731" w:author="Mike Schenk" w:date="2011-01-19T01:15:00Z"/>
          <w:rStyle w:val="Strong"/>
        </w:rPr>
      </w:pPr>
      <w:ins w:id="1732" w:author="Mike Schenk" w:date="2011-01-19T01:15:00Z">
        <w:r w:rsidRPr="00367E32">
          <w:rPr>
            <w:rStyle w:val="Strong"/>
          </w:rPr>
          <w:t>Preconditions:</w:t>
        </w:r>
      </w:ins>
    </w:p>
    <w:p w:rsidR="00DD75DA" w:rsidRDefault="00DD75DA" w:rsidP="00DD75DA">
      <w:pPr>
        <w:rPr>
          <w:ins w:id="1733" w:author="Mike Schenk" w:date="2011-01-19T01:15:00Z"/>
          <w:rFonts w:eastAsia="Arial"/>
        </w:rPr>
      </w:pPr>
      <w:ins w:id="1734" w:author="Mike Schenk" w:date="2011-01-19T01:15:00Z">
        <w:r>
          <w:rPr>
            <w:rFonts w:eastAsia="Arial"/>
          </w:rPr>
          <w:t>User is logged in.</w:t>
        </w:r>
      </w:ins>
    </w:p>
    <w:p w:rsidR="00DD75DA" w:rsidRDefault="00DD75DA" w:rsidP="00DD75DA">
      <w:pPr>
        <w:rPr>
          <w:ins w:id="1735" w:author="Mike Schenk" w:date="2011-01-19T01:15:00Z"/>
          <w:rFonts w:eastAsia="Arial"/>
        </w:rPr>
      </w:pPr>
    </w:p>
    <w:p w:rsidR="00DD75DA" w:rsidRPr="00367E32" w:rsidRDefault="00DD75DA" w:rsidP="00DD75DA">
      <w:pPr>
        <w:pStyle w:val="ListStyle"/>
        <w:contextualSpacing/>
        <w:rPr>
          <w:ins w:id="1736" w:author="Mike Schenk" w:date="2011-01-19T01:15:00Z"/>
          <w:rStyle w:val="Strong"/>
        </w:rPr>
      </w:pPr>
      <w:proofErr w:type="spellStart"/>
      <w:ins w:id="1737"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738" w:author="Mike Schenk" w:date="2011-01-19T01:15:00Z"/>
          <w:rFonts w:eastAsia="Arial"/>
        </w:rPr>
      </w:pPr>
      <w:ins w:id="1739" w:author="Mike Schenk" w:date="2011-01-19T01:15:00Z">
        <w:r>
          <w:rPr>
            <w:rFonts w:eastAsia="Arial"/>
          </w:rPr>
          <w:t>User selects a change PIN command.</w:t>
        </w:r>
      </w:ins>
    </w:p>
    <w:p w:rsidR="00DD75DA" w:rsidRDefault="00DD75DA" w:rsidP="00DD75DA">
      <w:pPr>
        <w:rPr>
          <w:ins w:id="1740" w:author="Mike Schenk" w:date="2011-01-19T01:15:00Z"/>
          <w:rFonts w:eastAsia="Arial"/>
        </w:rPr>
      </w:pPr>
      <w:ins w:id="1741" w:author="Mike Schenk" w:date="2011-01-19T01:15:00Z">
        <w:r>
          <w:rPr>
            <w:rFonts w:eastAsia="Arial"/>
          </w:rPr>
          <w:t xml:space="preserve">The </w:t>
        </w:r>
        <w:proofErr w:type="gramStart"/>
        <w:r>
          <w:rPr>
            <w:rFonts w:eastAsia="Arial"/>
          </w:rPr>
          <w:t>systems prompts</w:t>
        </w:r>
        <w:proofErr w:type="gramEnd"/>
        <w:r>
          <w:rPr>
            <w:rFonts w:eastAsia="Arial"/>
          </w:rPr>
          <w:t xml:space="preserve"> the user to enter their current PIN and the ending part of their new PIN twice. The beginning part of their PIN is system-assigned to identify the user and cannot be changed.</w:t>
        </w:r>
      </w:ins>
    </w:p>
    <w:p w:rsidR="00DD75DA" w:rsidRDefault="00DD75DA" w:rsidP="00DD75DA">
      <w:pPr>
        <w:rPr>
          <w:ins w:id="1742" w:author="Mike Schenk" w:date="2011-01-19T01:15:00Z"/>
          <w:rFonts w:eastAsia="Arial"/>
        </w:rPr>
      </w:pPr>
      <w:ins w:id="1743" w:author="Mike Schenk" w:date="2011-01-19T01:15:00Z">
        <w:r>
          <w:rPr>
            <w:rFonts w:eastAsia="Arial"/>
          </w:rPr>
          <w:t>If the new PIN entry is successful, the user’s PIN is changed and the prompting window is closed.</w:t>
        </w:r>
      </w:ins>
    </w:p>
    <w:p w:rsidR="00DD75DA" w:rsidRDefault="00DD75DA" w:rsidP="00DD75DA">
      <w:pPr>
        <w:rPr>
          <w:ins w:id="1744" w:author="Mike Schenk" w:date="2011-01-19T01:15:00Z"/>
          <w:rFonts w:eastAsia="Arial"/>
        </w:rPr>
      </w:pPr>
      <w:proofErr w:type="gramStart"/>
      <w:ins w:id="1745" w:author="Mike Schenk" w:date="2011-01-19T01:15:00Z">
        <w:r>
          <w:rPr>
            <w:rFonts w:eastAsia="Arial"/>
          </w:rPr>
          <w:t>If the two new PIN entries don’t match.</w:t>
        </w:r>
        <w:proofErr w:type="gramEnd"/>
        <w:r>
          <w:rPr>
            <w:rFonts w:eastAsia="Arial"/>
          </w:rPr>
          <w:t xml:space="preserve"> A notification is displayed and the user is allowed to try again or cancel.</w:t>
        </w:r>
      </w:ins>
    </w:p>
    <w:p w:rsidR="00DD75DA" w:rsidRDefault="00DD75DA" w:rsidP="00DD75DA">
      <w:pPr>
        <w:pStyle w:val="ListStyle"/>
        <w:contextualSpacing/>
        <w:rPr>
          <w:ins w:id="1746" w:author="Mike Schenk" w:date="2011-01-19T01:15:00Z"/>
          <w:rStyle w:val="Strong"/>
        </w:rPr>
      </w:pPr>
    </w:p>
    <w:p w:rsidR="00DD75DA" w:rsidRPr="00367E32" w:rsidRDefault="00DD75DA" w:rsidP="00DD75DA">
      <w:pPr>
        <w:pStyle w:val="ListStyle"/>
        <w:contextualSpacing/>
        <w:rPr>
          <w:ins w:id="1747" w:author="Mike Schenk" w:date="2011-01-19T01:15:00Z"/>
          <w:rStyle w:val="Strong"/>
        </w:rPr>
      </w:pPr>
      <w:proofErr w:type="spellStart"/>
      <w:ins w:id="1748" w:author="Mike Schenk" w:date="2011-01-19T01:15:00Z">
        <w:r w:rsidRPr="00367E32">
          <w:rPr>
            <w:rStyle w:val="Strong"/>
          </w:rPr>
          <w:t>Postconditions</w:t>
        </w:r>
        <w:proofErr w:type="spellEnd"/>
      </w:ins>
    </w:p>
    <w:p w:rsidR="00DD75DA" w:rsidRDefault="00DD75DA" w:rsidP="00DD75DA">
      <w:pPr>
        <w:rPr>
          <w:ins w:id="1749" w:author="Mike Schenk" w:date="2011-01-19T01:15:00Z"/>
          <w:rFonts w:eastAsia="Arial"/>
        </w:rPr>
      </w:pPr>
      <w:ins w:id="1750" w:author="Mike Schenk" w:date="2011-01-19T01:15:00Z">
        <w:r>
          <w:rPr>
            <w:rFonts w:eastAsia="Arial"/>
          </w:rPr>
          <w:t>The next time the user logs in, only their new PIN will succeed.</w:t>
        </w:r>
      </w:ins>
    </w:p>
    <w:p w:rsidR="00DD75DA" w:rsidRDefault="00DD75DA" w:rsidP="00DD75DA">
      <w:pPr>
        <w:rPr>
          <w:ins w:id="1751" w:author="Mike Schenk" w:date="2011-01-19T01:15:00Z"/>
          <w:rFonts w:eastAsia="Arial"/>
        </w:rPr>
      </w:pPr>
    </w:p>
    <w:p w:rsidR="00DD75DA" w:rsidRPr="00367E32" w:rsidRDefault="00DD75DA" w:rsidP="00DD75DA">
      <w:pPr>
        <w:pStyle w:val="ListStyle"/>
        <w:contextualSpacing/>
        <w:rPr>
          <w:ins w:id="1752" w:author="Mike Schenk" w:date="2011-01-19T01:15:00Z"/>
          <w:rStyle w:val="Strong"/>
        </w:rPr>
      </w:pPr>
      <w:ins w:id="1753" w:author="Mike Schenk" w:date="2011-01-19T01:15:00Z">
        <w:r w:rsidRPr="00367E32">
          <w:rPr>
            <w:rStyle w:val="Strong"/>
          </w:rPr>
          <w:t>Design constraints of this feature</w:t>
        </w:r>
      </w:ins>
    </w:p>
    <w:p w:rsidR="00DD75DA" w:rsidRDefault="00DD75DA" w:rsidP="00DD75DA">
      <w:pPr>
        <w:rPr>
          <w:ins w:id="1754" w:author="Mike Schenk" w:date="2011-01-19T01:15:00Z"/>
          <w:rFonts w:eastAsia="Arial"/>
        </w:rPr>
      </w:pPr>
      <w:ins w:id="1755" w:author="Mike Schenk" w:date="2011-01-19T01:15:00Z">
        <w:r>
          <w:rPr>
            <w:rFonts w:eastAsia="Arial"/>
          </w:rPr>
          <w:t>This occurs via a touch screen interface.</w:t>
        </w:r>
      </w:ins>
    </w:p>
    <w:p w:rsidR="00DD75DA" w:rsidRDefault="00DD75DA" w:rsidP="00DD75DA">
      <w:pPr>
        <w:rPr>
          <w:ins w:id="1756" w:author="Mike Schenk" w:date="2011-01-19T01:15:00Z"/>
          <w:rFonts w:eastAsia="Arial"/>
        </w:rPr>
      </w:pPr>
      <w:ins w:id="1757" w:author="Mike Schenk" w:date="2011-01-19T01:15:00Z">
        <w:r>
          <w:rPr>
            <w:rFonts w:eastAsia="Arial"/>
          </w:rPr>
          <w:t>A single PIN is more efficient to enter, but does not have the advantage of a username/password combination that allows the password to be changed while still identifying the user by their username. The PIN must be constructed so that it can be changed when necessary but still identifies a user.</w:t>
        </w:r>
      </w:ins>
    </w:p>
    <w:p w:rsidR="00DD75DA" w:rsidRDefault="00DD75DA" w:rsidP="00DD75DA">
      <w:pPr>
        <w:rPr>
          <w:ins w:id="1758" w:author="Mike Schenk" w:date="2011-01-19T01:15:00Z"/>
          <w:rFonts w:eastAsia="Arial"/>
        </w:rPr>
      </w:pPr>
    </w:p>
    <w:p w:rsidR="00DD75DA" w:rsidRPr="00367E32" w:rsidRDefault="00DD75DA" w:rsidP="00DD75DA">
      <w:pPr>
        <w:pStyle w:val="ListStyle"/>
        <w:contextualSpacing/>
        <w:rPr>
          <w:ins w:id="1759" w:author="Mike Schenk" w:date="2011-01-19T01:15:00Z"/>
          <w:rStyle w:val="Strong"/>
        </w:rPr>
      </w:pPr>
      <w:ins w:id="1760" w:author="Mike Schenk" w:date="2011-01-19T01:15:00Z">
        <w:r w:rsidRPr="00367E32">
          <w:rPr>
            <w:rStyle w:val="Strong"/>
          </w:rPr>
          <w:t>Performance requirements of this feature</w:t>
        </w:r>
      </w:ins>
    </w:p>
    <w:p w:rsidR="00DD75DA" w:rsidRDefault="00DD75DA" w:rsidP="00DD75DA">
      <w:pPr>
        <w:rPr>
          <w:ins w:id="1761" w:author="Mike Schenk" w:date="2011-01-19T01:15:00Z"/>
          <w:rFonts w:eastAsia="Arial"/>
        </w:rPr>
      </w:pPr>
      <w:proofErr w:type="gramStart"/>
      <w:ins w:id="1762" w:author="Mike Schenk" w:date="2011-01-19T01:15:00Z">
        <w:r>
          <w:rPr>
            <w:rFonts w:eastAsia="Arial"/>
          </w:rPr>
          <w:t>None.</w:t>
        </w:r>
        <w:proofErr w:type="gramEnd"/>
      </w:ins>
    </w:p>
    <w:p w:rsidR="00DD75DA" w:rsidRDefault="00DD75DA" w:rsidP="00DD75DA">
      <w:pPr>
        <w:pStyle w:val="Heading3"/>
        <w:rPr>
          <w:ins w:id="1763" w:author="Mike Schenk" w:date="2011-01-19T01:15:00Z"/>
        </w:rPr>
      </w:pPr>
      <w:bookmarkStart w:id="1764" w:name="_Toc283410964"/>
      <w:ins w:id="1765" w:author="Mike Schenk" w:date="2011-01-19T01:15:00Z">
        <w:r>
          <w:t>Program features are limited by assigned user roles – BBQRMS-24</w:t>
        </w:r>
        <w:bookmarkEnd w:id="1764"/>
      </w:ins>
    </w:p>
    <w:tbl>
      <w:tblPr>
        <w:tblW w:w="0" w:type="auto"/>
        <w:tblLook w:val="0000"/>
      </w:tblPr>
      <w:tblGrid>
        <w:gridCol w:w="4680"/>
        <w:gridCol w:w="4680"/>
      </w:tblGrid>
      <w:tr w:rsidR="00DD75DA" w:rsidTr="00A93C48">
        <w:trPr>
          <w:ins w:id="1766"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767" w:author="Mike Schenk" w:date="2011-01-19T01:15:00Z"/>
                <w:rStyle w:val="Strong"/>
              </w:rPr>
            </w:pPr>
            <w:ins w:id="1768" w:author="Mike Schenk" w:date="2011-01-19T01:15:00Z">
              <w:r w:rsidRPr="00367E32">
                <w:rPr>
                  <w:rStyle w:val="Strong"/>
                </w:rPr>
                <w:t>Related use cases:</w:t>
              </w:r>
            </w:ins>
          </w:p>
          <w:p w:rsidR="00DD75DA" w:rsidRPr="00574A49" w:rsidRDefault="00DD75DA" w:rsidP="00A93C48">
            <w:pPr>
              <w:rPr>
                <w:ins w:id="1769" w:author="Mike Schenk" w:date="2011-01-19T01:15:00Z"/>
                <w:rFonts w:eastAsia="Arial"/>
                <w:bCs/>
              </w:rPr>
            </w:pPr>
            <w:ins w:id="1770" w:author="Mike Schenk" w:date="2011-01-19T01:15:00Z">
              <w:r>
                <w:rPr>
                  <w:rFonts w:eastAsia="Arial"/>
                  <w:bCs/>
                </w:rPr>
                <w:t>Log In</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771" w:author="Mike Schenk" w:date="2011-01-19T01:15:00Z"/>
                <w:rStyle w:val="Strong"/>
              </w:rPr>
            </w:pPr>
            <w:ins w:id="1772" w:author="Mike Schenk" w:date="2011-01-19T01:15:00Z">
              <w:r w:rsidRPr="00367E32">
                <w:rPr>
                  <w:rStyle w:val="Strong"/>
                </w:rPr>
                <w:t>Actors:</w:t>
              </w:r>
            </w:ins>
          </w:p>
          <w:p w:rsidR="00DD75DA" w:rsidRDefault="00DD75DA" w:rsidP="00A93C48">
            <w:pPr>
              <w:rPr>
                <w:ins w:id="1773" w:author="Mike Schenk" w:date="2011-01-19T01:15:00Z"/>
                <w:rFonts w:eastAsia="Arial"/>
              </w:rPr>
            </w:pPr>
            <w:ins w:id="1774" w:author="Mike Schenk" w:date="2011-01-19T01:15:00Z">
              <w:r>
                <w:rPr>
                  <w:rFonts w:eastAsia="Arial"/>
                </w:rPr>
                <w:t>All users</w:t>
              </w:r>
            </w:ins>
          </w:p>
        </w:tc>
      </w:tr>
    </w:tbl>
    <w:p w:rsidR="00DD75DA" w:rsidRDefault="00DD75DA" w:rsidP="00DD75DA">
      <w:pPr>
        <w:pStyle w:val="ListStyle"/>
        <w:contextualSpacing/>
        <w:rPr>
          <w:ins w:id="1775" w:author="Mike Schenk" w:date="2011-01-19T01:15:00Z"/>
        </w:rPr>
      </w:pPr>
    </w:p>
    <w:p w:rsidR="00DD75DA" w:rsidRPr="00367E32" w:rsidRDefault="00DD75DA" w:rsidP="00DD75DA">
      <w:pPr>
        <w:pStyle w:val="ListStyle"/>
        <w:contextualSpacing/>
        <w:rPr>
          <w:ins w:id="1776" w:author="Mike Schenk" w:date="2011-01-19T01:15:00Z"/>
          <w:rStyle w:val="Strong"/>
        </w:rPr>
      </w:pPr>
      <w:ins w:id="1777" w:author="Mike Schenk" w:date="2011-01-19T01:15:00Z">
        <w:r w:rsidRPr="00367E32">
          <w:rPr>
            <w:rStyle w:val="Strong"/>
          </w:rPr>
          <w:t>Summary:</w:t>
        </w:r>
      </w:ins>
    </w:p>
    <w:p w:rsidR="00DD75DA" w:rsidRDefault="00DD75DA" w:rsidP="00DD75DA">
      <w:pPr>
        <w:rPr>
          <w:ins w:id="1778" w:author="Mike Schenk" w:date="2011-01-19T01:15:00Z"/>
          <w:rFonts w:eastAsia="Arial"/>
        </w:rPr>
      </w:pPr>
      <w:ins w:id="1779" w:author="Mike Schenk" w:date="2011-01-19T01:15:00Z">
        <w:r>
          <w:rPr>
            <w:rFonts w:eastAsia="Arial"/>
          </w:rPr>
          <w:t>The features of the system shall be accessible only to users with the proper permissions.</w:t>
        </w:r>
      </w:ins>
    </w:p>
    <w:p w:rsidR="00DD75DA" w:rsidRPr="00367E32" w:rsidRDefault="00DD75DA" w:rsidP="00DD75DA">
      <w:pPr>
        <w:pStyle w:val="ListStyle"/>
        <w:contextualSpacing/>
        <w:rPr>
          <w:ins w:id="1780" w:author="Mike Schenk" w:date="2011-01-19T01:15:00Z"/>
          <w:rStyle w:val="Strong"/>
        </w:rPr>
      </w:pPr>
    </w:p>
    <w:p w:rsidR="00DD75DA" w:rsidRPr="00367E32" w:rsidRDefault="00DD75DA" w:rsidP="00DD75DA">
      <w:pPr>
        <w:pStyle w:val="ListStyle"/>
        <w:contextualSpacing/>
        <w:rPr>
          <w:ins w:id="1781" w:author="Mike Schenk" w:date="2011-01-19T01:15:00Z"/>
          <w:rStyle w:val="Strong"/>
        </w:rPr>
      </w:pPr>
      <w:ins w:id="1782" w:author="Mike Schenk" w:date="2011-01-19T01:15:00Z">
        <w:r w:rsidRPr="00367E32">
          <w:rPr>
            <w:rStyle w:val="Strong"/>
          </w:rPr>
          <w:t>Preconditions:</w:t>
        </w:r>
      </w:ins>
    </w:p>
    <w:p w:rsidR="00DD75DA" w:rsidRDefault="00DD75DA" w:rsidP="00DD75DA">
      <w:pPr>
        <w:rPr>
          <w:ins w:id="1783" w:author="Mike Schenk" w:date="2011-01-19T01:15:00Z"/>
          <w:rFonts w:eastAsia="Arial"/>
        </w:rPr>
      </w:pPr>
      <w:ins w:id="1784" w:author="Mike Schenk" w:date="2011-01-19T01:15:00Z">
        <w:r>
          <w:rPr>
            <w:rFonts w:eastAsia="Arial"/>
          </w:rPr>
          <w:t>Employees have been configured as users who can log in.</w:t>
        </w:r>
      </w:ins>
    </w:p>
    <w:p w:rsidR="00DD75DA" w:rsidRDefault="00DD75DA" w:rsidP="00DD75DA">
      <w:pPr>
        <w:rPr>
          <w:ins w:id="1785" w:author="Mike Schenk" w:date="2011-01-19T01:15:00Z"/>
          <w:rFonts w:eastAsia="Arial"/>
        </w:rPr>
      </w:pPr>
    </w:p>
    <w:p w:rsidR="00DD75DA" w:rsidRPr="00367E32" w:rsidRDefault="00DD75DA" w:rsidP="00DD75DA">
      <w:pPr>
        <w:pStyle w:val="ListStyle"/>
        <w:contextualSpacing/>
        <w:rPr>
          <w:ins w:id="1786" w:author="Mike Schenk" w:date="2011-01-19T01:15:00Z"/>
          <w:rStyle w:val="Strong"/>
        </w:rPr>
      </w:pPr>
      <w:proofErr w:type="spellStart"/>
      <w:ins w:id="1787"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788" w:author="Mike Schenk" w:date="2011-01-19T01:15:00Z"/>
          <w:rFonts w:eastAsia="Arial"/>
        </w:rPr>
      </w:pPr>
      <w:ins w:id="1789" w:author="Mike Schenk" w:date="2011-01-19T01:15:00Z">
        <w:r>
          <w:rPr>
            <w:rFonts w:eastAsia="Arial"/>
          </w:rPr>
          <w:t>User logs in.</w:t>
        </w:r>
      </w:ins>
    </w:p>
    <w:p w:rsidR="00DD75DA" w:rsidRDefault="00DD75DA" w:rsidP="00DD75DA">
      <w:pPr>
        <w:rPr>
          <w:ins w:id="1790" w:author="Mike Schenk" w:date="2011-01-19T01:15:00Z"/>
          <w:rFonts w:eastAsia="Arial"/>
        </w:rPr>
      </w:pPr>
      <w:ins w:id="1791" w:author="Mike Schenk" w:date="2011-01-19T01:15:00Z">
        <w:r>
          <w:rPr>
            <w:rFonts w:eastAsia="Arial"/>
          </w:rPr>
          <w:t xml:space="preserve">The navigation and other commands the system displays are limited to those the currently-logged in </w:t>
        </w:r>
        <w:r>
          <w:rPr>
            <w:rFonts w:eastAsia="Arial"/>
          </w:rPr>
          <w:lastRenderedPageBreak/>
          <w:t>user has access to.</w:t>
        </w:r>
      </w:ins>
    </w:p>
    <w:p w:rsidR="00DD75DA" w:rsidRDefault="00DD75DA" w:rsidP="00DD75DA">
      <w:pPr>
        <w:pStyle w:val="ListStyle"/>
        <w:contextualSpacing/>
        <w:rPr>
          <w:ins w:id="1792" w:author="Mike Schenk" w:date="2011-01-19T01:15:00Z"/>
          <w:rStyle w:val="Strong"/>
        </w:rPr>
      </w:pPr>
    </w:p>
    <w:p w:rsidR="00DD75DA" w:rsidRPr="00367E32" w:rsidRDefault="00DD75DA" w:rsidP="00DD75DA">
      <w:pPr>
        <w:pStyle w:val="ListStyle"/>
        <w:contextualSpacing/>
        <w:rPr>
          <w:ins w:id="1793" w:author="Mike Schenk" w:date="2011-01-19T01:15:00Z"/>
          <w:rStyle w:val="Strong"/>
        </w:rPr>
      </w:pPr>
      <w:proofErr w:type="spellStart"/>
      <w:ins w:id="1794" w:author="Mike Schenk" w:date="2011-01-19T01:15:00Z">
        <w:r w:rsidRPr="00367E32">
          <w:rPr>
            <w:rStyle w:val="Strong"/>
          </w:rPr>
          <w:t>Postconditions</w:t>
        </w:r>
        <w:proofErr w:type="spellEnd"/>
      </w:ins>
    </w:p>
    <w:p w:rsidR="00DD75DA" w:rsidRDefault="00DD75DA" w:rsidP="00DD75DA">
      <w:pPr>
        <w:rPr>
          <w:ins w:id="1795" w:author="Mike Schenk" w:date="2011-01-19T01:15:00Z"/>
          <w:rFonts w:eastAsia="Arial"/>
        </w:rPr>
      </w:pPr>
      <w:ins w:id="1796" w:author="Mike Schenk" w:date="2011-01-19T01:15:00Z">
        <w:r>
          <w:rPr>
            <w:rFonts w:eastAsia="Arial"/>
          </w:rPr>
          <w:t>Users cannot use features they do not have permissions for.</w:t>
        </w:r>
      </w:ins>
    </w:p>
    <w:p w:rsidR="00DD75DA" w:rsidRDefault="00DD75DA" w:rsidP="00DD75DA">
      <w:pPr>
        <w:rPr>
          <w:ins w:id="1797" w:author="Mike Schenk" w:date="2011-01-19T01:15:00Z"/>
          <w:rFonts w:eastAsia="Arial"/>
        </w:rPr>
      </w:pPr>
    </w:p>
    <w:p w:rsidR="00DD75DA" w:rsidRPr="00367E32" w:rsidRDefault="00DD75DA" w:rsidP="00DD75DA">
      <w:pPr>
        <w:pStyle w:val="ListStyle"/>
        <w:contextualSpacing/>
        <w:rPr>
          <w:ins w:id="1798" w:author="Mike Schenk" w:date="2011-01-19T01:15:00Z"/>
          <w:rStyle w:val="Strong"/>
        </w:rPr>
      </w:pPr>
      <w:ins w:id="1799" w:author="Mike Schenk" w:date="2011-01-19T01:15:00Z">
        <w:r w:rsidRPr="00367E32">
          <w:rPr>
            <w:rStyle w:val="Strong"/>
          </w:rPr>
          <w:t>Design constraints of this feature</w:t>
        </w:r>
      </w:ins>
    </w:p>
    <w:p w:rsidR="00DD75DA" w:rsidRDefault="00DD75DA" w:rsidP="00DD75DA">
      <w:pPr>
        <w:rPr>
          <w:ins w:id="1800" w:author="Mike Schenk" w:date="2011-01-19T01:15:00Z"/>
          <w:rFonts w:eastAsia="Arial"/>
        </w:rPr>
      </w:pPr>
      <w:ins w:id="1801" w:author="Mike Schenk" w:date="2011-01-19T01:15:00Z">
        <w:r>
          <w:rPr>
            <w:rFonts w:eastAsia="Arial"/>
          </w:rPr>
          <w:t>If a user is currently logged in to the system at the time a manager changes their permissions. Those changes will not apply until the user logs out and loges in again.</w:t>
        </w:r>
      </w:ins>
    </w:p>
    <w:p w:rsidR="00DD75DA" w:rsidRDefault="00DD75DA" w:rsidP="00DD75DA">
      <w:pPr>
        <w:rPr>
          <w:ins w:id="1802" w:author="Mike Schenk" w:date="2011-01-19T01:15:00Z"/>
          <w:rFonts w:eastAsia="Arial"/>
        </w:rPr>
      </w:pPr>
    </w:p>
    <w:p w:rsidR="00DD75DA" w:rsidRPr="00367E32" w:rsidRDefault="00DD75DA" w:rsidP="00DD75DA">
      <w:pPr>
        <w:pStyle w:val="ListStyle"/>
        <w:contextualSpacing/>
        <w:rPr>
          <w:ins w:id="1803" w:author="Mike Schenk" w:date="2011-01-19T01:15:00Z"/>
          <w:rStyle w:val="Strong"/>
        </w:rPr>
      </w:pPr>
      <w:ins w:id="1804" w:author="Mike Schenk" w:date="2011-01-19T01:15:00Z">
        <w:r w:rsidRPr="00367E32">
          <w:rPr>
            <w:rStyle w:val="Strong"/>
          </w:rPr>
          <w:t>Performance requirements of this feature</w:t>
        </w:r>
      </w:ins>
    </w:p>
    <w:p w:rsidR="00DD75DA" w:rsidRPr="00574A49" w:rsidRDefault="00DD75DA" w:rsidP="00DD75DA">
      <w:pPr>
        <w:rPr>
          <w:ins w:id="1805" w:author="Mike Schenk" w:date="2011-01-19T01:15:00Z"/>
          <w:rFonts w:eastAsia="Arial"/>
        </w:rPr>
      </w:pPr>
      <w:proofErr w:type="gramStart"/>
      <w:ins w:id="1806" w:author="Mike Schenk" w:date="2011-01-19T01:15:00Z">
        <w:r>
          <w:rPr>
            <w:rFonts w:eastAsia="Arial"/>
          </w:rPr>
          <w:t>None.</w:t>
        </w:r>
        <w:proofErr w:type="gramEnd"/>
      </w:ins>
    </w:p>
    <w:p w:rsidR="00DD75DA" w:rsidRPr="00574A49" w:rsidRDefault="00DD75DA" w:rsidP="00DD75DA">
      <w:pPr>
        <w:rPr>
          <w:ins w:id="1807" w:author="Mike Schenk" w:date="2011-01-19T01:15:00Z"/>
          <w:rFonts w:eastAsia="Arial"/>
        </w:rPr>
      </w:pPr>
    </w:p>
    <w:p w:rsidR="004069B1" w:rsidRDefault="004069B1">
      <w:pPr>
        <w:rPr>
          <w:ins w:id="1808" w:author="Mike Schenk" w:date="2011-01-19T01:19:00Z"/>
          <w:rFonts w:asciiTheme="majorHAnsi" w:eastAsia="Arial" w:hAnsiTheme="majorHAnsi" w:cstheme="majorBidi"/>
          <w:bCs/>
          <w:color w:val="365F91" w:themeColor="accent1" w:themeShade="BF"/>
          <w:sz w:val="24"/>
          <w:szCs w:val="24"/>
        </w:rPr>
      </w:pPr>
      <w:ins w:id="1809" w:author="Mike Schenk" w:date="2011-01-19T01:19:00Z">
        <w:r>
          <w:rPr>
            <w:rFonts w:eastAsia="Arial"/>
            <w:bCs/>
          </w:rPr>
          <w:br w:type="page"/>
        </w:r>
      </w:ins>
    </w:p>
    <w:p w:rsidR="00DD75DA" w:rsidRPr="00D37390" w:rsidRDefault="00DD75DA" w:rsidP="00DD75DA">
      <w:pPr>
        <w:pStyle w:val="Heading2"/>
        <w:rPr>
          <w:ins w:id="1810" w:author="Mike Schenk" w:date="2011-01-19T01:15:00Z"/>
          <w:rFonts w:eastAsia="Arial"/>
          <w:bCs/>
        </w:rPr>
      </w:pPr>
      <w:bookmarkStart w:id="1811" w:name="_Toc283410965"/>
      <w:ins w:id="1812" w:author="Mike Schenk" w:date="2011-01-19T01:15:00Z">
        <w:r w:rsidRPr="00D37390">
          <w:rPr>
            <w:rFonts w:eastAsia="Arial"/>
            <w:bCs/>
          </w:rPr>
          <w:lastRenderedPageBreak/>
          <w:t>Reporting</w:t>
        </w:r>
        <w:bookmarkEnd w:id="1544"/>
        <w:bookmarkEnd w:id="1811"/>
      </w:ins>
    </w:p>
    <w:p w:rsidR="00DD75DA" w:rsidRPr="00D37390" w:rsidRDefault="00DD75DA" w:rsidP="00DD75DA">
      <w:pPr>
        <w:pStyle w:val="Heading3"/>
        <w:rPr>
          <w:ins w:id="1813" w:author="Mike Schenk" w:date="2011-01-19T01:15:00Z"/>
          <w:rFonts w:eastAsia="Arial"/>
          <w:bCs/>
        </w:rPr>
      </w:pPr>
      <w:bookmarkStart w:id="1814" w:name="_Toc283410966"/>
      <w:ins w:id="1815" w:author="Mike Schenk" w:date="2011-01-19T01:15:00Z">
        <w:r>
          <w:rPr>
            <w:rFonts w:eastAsia="Arial"/>
            <w:bCs/>
          </w:rPr>
          <w:t>Select and Run Report – BBQRMS-43</w:t>
        </w:r>
        <w:bookmarkEnd w:id="1814"/>
      </w:ins>
    </w:p>
    <w:tbl>
      <w:tblPr>
        <w:tblW w:w="0" w:type="auto"/>
        <w:tblLook w:val="0000"/>
      </w:tblPr>
      <w:tblGrid>
        <w:gridCol w:w="4680"/>
        <w:gridCol w:w="4680"/>
      </w:tblGrid>
      <w:tr w:rsidR="00DD75DA" w:rsidTr="00A93C48">
        <w:trPr>
          <w:ins w:id="1816"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817" w:author="Mike Schenk" w:date="2011-01-19T01:15:00Z"/>
                <w:rStyle w:val="Strong"/>
              </w:rPr>
            </w:pPr>
            <w:ins w:id="1818" w:author="Mike Schenk" w:date="2011-01-19T01:15:00Z">
              <w:r w:rsidRPr="00367E32">
                <w:rPr>
                  <w:rStyle w:val="Strong"/>
                </w:rPr>
                <w:t>Related use cases:</w:t>
              </w:r>
            </w:ins>
          </w:p>
          <w:p w:rsidR="00DD75DA" w:rsidRDefault="00DD75DA" w:rsidP="00A93C48">
            <w:pPr>
              <w:ind w:firstLine="0"/>
              <w:rPr>
                <w:ins w:id="1819"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820" w:author="Mike Schenk" w:date="2011-01-19T01:15:00Z"/>
                <w:rStyle w:val="Strong"/>
              </w:rPr>
            </w:pPr>
            <w:ins w:id="1821" w:author="Mike Schenk" w:date="2011-01-19T01:15:00Z">
              <w:r w:rsidRPr="00367E32">
                <w:rPr>
                  <w:rStyle w:val="Strong"/>
                </w:rPr>
                <w:t>Actors:</w:t>
              </w:r>
            </w:ins>
          </w:p>
          <w:p w:rsidR="00DD75DA" w:rsidRDefault="00DD75DA" w:rsidP="00A93C48">
            <w:pPr>
              <w:rPr>
                <w:ins w:id="1822" w:author="Mike Schenk" w:date="2011-01-19T01:15:00Z"/>
                <w:rFonts w:eastAsia="Arial"/>
              </w:rPr>
            </w:pPr>
            <w:ins w:id="1823" w:author="Mike Schenk" w:date="2011-01-19T01:15:00Z">
              <w:r>
                <w:rPr>
                  <w:rFonts w:eastAsia="Arial"/>
                </w:rPr>
                <w:t>Managers</w:t>
              </w:r>
            </w:ins>
          </w:p>
        </w:tc>
      </w:tr>
    </w:tbl>
    <w:p w:rsidR="00DD75DA" w:rsidRDefault="00DD75DA" w:rsidP="00DD75DA">
      <w:pPr>
        <w:pStyle w:val="ListStyle"/>
        <w:contextualSpacing/>
        <w:rPr>
          <w:ins w:id="1824" w:author="Mike Schenk" w:date="2011-01-19T01:15:00Z"/>
        </w:rPr>
      </w:pPr>
    </w:p>
    <w:p w:rsidR="00DD75DA" w:rsidRPr="00367E32" w:rsidRDefault="00DD75DA" w:rsidP="00DD75DA">
      <w:pPr>
        <w:pStyle w:val="ListStyle"/>
        <w:contextualSpacing/>
        <w:rPr>
          <w:ins w:id="1825" w:author="Mike Schenk" w:date="2011-01-19T01:15:00Z"/>
          <w:rStyle w:val="Strong"/>
        </w:rPr>
      </w:pPr>
      <w:ins w:id="1826" w:author="Mike Schenk" w:date="2011-01-19T01:15:00Z">
        <w:r w:rsidRPr="00367E32">
          <w:rPr>
            <w:rStyle w:val="Strong"/>
          </w:rPr>
          <w:t>Summary:</w:t>
        </w:r>
      </w:ins>
    </w:p>
    <w:p w:rsidR="00DD75DA" w:rsidRDefault="00DD75DA" w:rsidP="00DD75DA">
      <w:pPr>
        <w:rPr>
          <w:ins w:id="1827" w:author="Mike Schenk" w:date="2011-01-19T01:15:00Z"/>
          <w:rFonts w:eastAsia="Arial"/>
        </w:rPr>
      </w:pPr>
      <w:ins w:id="1828" w:author="Mike Schenk" w:date="2011-01-19T01:15:00Z">
        <w:r>
          <w:rPr>
            <w:rFonts w:eastAsia="Arial"/>
          </w:rPr>
          <w:t>Periodically, or on an ad-hoc basis, owners and managers will need to view reports to determine the performance of the restaurant or to help make decisions about the restaurant. The system shall provide a mechanism that allows users with manager permissions to select and run reports for print output or for output to a file. Owners and managers want to view or print reports customized by parameters such as the applicable time period, the employee, a menu item, etc.</w:t>
        </w:r>
      </w:ins>
    </w:p>
    <w:p w:rsidR="00DD75DA" w:rsidRPr="00367E32" w:rsidRDefault="00DD75DA" w:rsidP="00DD75DA">
      <w:pPr>
        <w:pStyle w:val="ListStyle"/>
        <w:contextualSpacing/>
        <w:rPr>
          <w:ins w:id="1829" w:author="Mike Schenk" w:date="2011-01-19T01:15:00Z"/>
          <w:rStyle w:val="Strong"/>
        </w:rPr>
      </w:pPr>
    </w:p>
    <w:p w:rsidR="00DD75DA" w:rsidRPr="00367E32" w:rsidRDefault="00DD75DA" w:rsidP="00DD75DA">
      <w:pPr>
        <w:pStyle w:val="ListStyle"/>
        <w:contextualSpacing/>
        <w:rPr>
          <w:ins w:id="1830" w:author="Mike Schenk" w:date="2011-01-19T01:15:00Z"/>
          <w:rStyle w:val="Strong"/>
        </w:rPr>
      </w:pPr>
      <w:ins w:id="1831" w:author="Mike Schenk" w:date="2011-01-19T01:15:00Z">
        <w:r w:rsidRPr="00367E32">
          <w:rPr>
            <w:rStyle w:val="Strong"/>
          </w:rPr>
          <w:t>Preconditions:</w:t>
        </w:r>
      </w:ins>
    </w:p>
    <w:p w:rsidR="00DD75DA" w:rsidRDefault="00DD75DA" w:rsidP="00DD75DA">
      <w:pPr>
        <w:rPr>
          <w:ins w:id="1832" w:author="Mike Schenk" w:date="2011-01-19T01:15:00Z"/>
          <w:rFonts w:eastAsia="Arial"/>
        </w:rPr>
      </w:pPr>
      <w:ins w:id="1833" w:author="Mike Schenk" w:date="2011-01-19T01:15:00Z">
        <w:r>
          <w:rPr>
            <w:rFonts w:eastAsia="Arial"/>
          </w:rPr>
          <w:t>Some data has been generated through use of the system.</w:t>
        </w:r>
      </w:ins>
    </w:p>
    <w:p w:rsidR="00DD75DA" w:rsidRDefault="00DD75DA" w:rsidP="00DD75DA">
      <w:pPr>
        <w:rPr>
          <w:ins w:id="1834" w:author="Mike Schenk" w:date="2011-01-19T01:15:00Z"/>
          <w:rFonts w:eastAsia="Arial"/>
        </w:rPr>
      </w:pPr>
    </w:p>
    <w:p w:rsidR="00DD75DA" w:rsidRPr="00367E32" w:rsidRDefault="00DD75DA" w:rsidP="00DD75DA">
      <w:pPr>
        <w:pStyle w:val="ListStyle"/>
        <w:contextualSpacing/>
        <w:rPr>
          <w:ins w:id="1835" w:author="Mike Schenk" w:date="2011-01-19T01:15:00Z"/>
          <w:rStyle w:val="Strong"/>
        </w:rPr>
      </w:pPr>
      <w:proofErr w:type="spellStart"/>
      <w:ins w:id="1836"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837" w:author="Mike Schenk" w:date="2011-01-19T01:15:00Z"/>
          <w:rFonts w:eastAsia="Arial"/>
        </w:rPr>
      </w:pPr>
      <w:ins w:id="1838" w:author="Mike Schenk" w:date="2011-01-19T01:15:00Z">
        <w:r>
          <w:rPr>
            <w:rFonts w:eastAsia="Arial"/>
          </w:rPr>
          <w:t>A manager logs in to the system.</w:t>
        </w:r>
      </w:ins>
    </w:p>
    <w:p w:rsidR="00DD75DA" w:rsidRDefault="00DD75DA" w:rsidP="00DD75DA">
      <w:pPr>
        <w:rPr>
          <w:ins w:id="1839" w:author="Mike Schenk" w:date="2011-01-19T01:15:00Z"/>
          <w:rFonts w:eastAsia="Arial"/>
        </w:rPr>
      </w:pPr>
      <w:ins w:id="1840" w:author="Mike Schenk" w:date="2011-01-19T01:15:00Z">
        <w:r>
          <w:rPr>
            <w:rFonts w:eastAsia="Arial"/>
          </w:rPr>
          <w:t>The user opens the reporting screen.</w:t>
        </w:r>
      </w:ins>
    </w:p>
    <w:p w:rsidR="00DD75DA" w:rsidRDefault="00DD75DA" w:rsidP="00DD75DA">
      <w:pPr>
        <w:rPr>
          <w:ins w:id="1841" w:author="Mike Schenk" w:date="2011-01-19T01:15:00Z"/>
          <w:rFonts w:eastAsia="Arial"/>
        </w:rPr>
      </w:pPr>
      <w:ins w:id="1842" w:author="Mike Schenk" w:date="2011-01-19T01:15:00Z">
        <w:r>
          <w:rPr>
            <w:rFonts w:eastAsia="Arial"/>
          </w:rPr>
          <w:t>The user selects the desired report from a categorized list.</w:t>
        </w:r>
      </w:ins>
    </w:p>
    <w:p w:rsidR="00DD75DA" w:rsidRDefault="00DD75DA" w:rsidP="00DD75DA">
      <w:pPr>
        <w:rPr>
          <w:ins w:id="1843" w:author="Mike Schenk" w:date="2011-01-19T01:15:00Z"/>
          <w:rFonts w:eastAsia="Arial"/>
        </w:rPr>
      </w:pPr>
      <w:ins w:id="1844" w:author="Mike Schenk" w:date="2011-01-19T01:15:00Z">
        <w:r>
          <w:rPr>
            <w:rFonts w:eastAsia="Arial"/>
          </w:rPr>
          <w:t>The user is prompted to enter parameters the specific report needs.</w:t>
        </w:r>
      </w:ins>
    </w:p>
    <w:p w:rsidR="00DD75DA" w:rsidRDefault="00DD75DA" w:rsidP="00DD75DA">
      <w:pPr>
        <w:rPr>
          <w:ins w:id="1845" w:author="Mike Schenk" w:date="2011-01-19T01:15:00Z"/>
          <w:rFonts w:eastAsia="Arial"/>
        </w:rPr>
      </w:pPr>
      <w:ins w:id="1846" w:author="Mike Schenk" w:date="2011-01-19T01:15:00Z">
        <w:r>
          <w:rPr>
            <w:rFonts w:eastAsia="Arial"/>
          </w:rPr>
          <w:t>The user executes a command to run the report and views it on-screen.</w:t>
        </w:r>
      </w:ins>
    </w:p>
    <w:p w:rsidR="00DD75DA" w:rsidRDefault="00DD75DA" w:rsidP="00DD75DA">
      <w:pPr>
        <w:rPr>
          <w:ins w:id="1847" w:author="Mike Schenk" w:date="2011-01-19T01:15:00Z"/>
          <w:rFonts w:eastAsia="Arial"/>
        </w:rPr>
      </w:pPr>
      <w:ins w:id="1848" w:author="Mike Schenk" w:date="2011-01-19T01:15:00Z">
        <w:r>
          <w:rPr>
            <w:rFonts w:eastAsia="Arial"/>
          </w:rPr>
          <w:t>The user has options to print the report or save it in various formats.</w:t>
        </w:r>
      </w:ins>
    </w:p>
    <w:p w:rsidR="00DD75DA" w:rsidRDefault="00DD75DA" w:rsidP="00DD75DA">
      <w:pPr>
        <w:pStyle w:val="ListStyle"/>
        <w:contextualSpacing/>
        <w:rPr>
          <w:ins w:id="1849" w:author="Mike Schenk" w:date="2011-01-19T01:15:00Z"/>
          <w:rStyle w:val="Strong"/>
        </w:rPr>
      </w:pPr>
    </w:p>
    <w:p w:rsidR="00DD75DA" w:rsidRPr="00367E32" w:rsidRDefault="00DD75DA" w:rsidP="00DD75DA">
      <w:pPr>
        <w:pStyle w:val="ListStyle"/>
        <w:contextualSpacing/>
        <w:rPr>
          <w:ins w:id="1850" w:author="Mike Schenk" w:date="2011-01-19T01:15:00Z"/>
          <w:rStyle w:val="Strong"/>
        </w:rPr>
      </w:pPr>
      <w:proofErr w:type="spellStart"/>
      <w:ins w:id="1851" w:author="Mike Schenk" w:date="2011-01-19T01:15:00Z">
        <w:r w:rsidRPr="00367E32">
          <w:rPr>
            <w:rStyle w:val="Strong"/>
          </w:rPr>
          <w:t>Postconditions</w:t>
        </w:r>
        <w:proofErr w:type="spellEnd"/>
      </w:ins>
    </w:p>
    <w:p w:rsidR="00DD75DA" w:rsidRDefault="00DD75DA" w:rsidP="00DD75DA">
      <w:pPr>
        <w:rPr>
          <w:ins w:id="1852" w:author="Mike Schenk" w:date="2011-01-19T01:15:00Z"/>
          <w:rFonts w:eastAsia="Arial"/>
        </w:rPr>
      </w:pPr>
      <w:ins w:id="1853" w:author="Mike Schenk" w:date="2011-01-19T01:15:00Z">
        <w:r>
          <w:rPr>
            <w:rFonts w:eastAsia="Arial"/>
          </w:rPr>
          <w:t>The manager has a printed report or an electronic file containing the desired information.</w:t>
        </w:r>
      </w:ins>
    </w:p>
    <w:p w:rsidR="00DD75DA" w:rsidRDefault="00DD75DA" w:rsidP="00DD75DA">
      <w:pPr>
        <w:rPr>
          <w:ins w:id="1854" w:author="Mike Schenk" w:date="2011-01-19T01:15:00Z"/>
          <w:rFonts w:eastAsia="Arial"/>
        </w:rPr>
      </w:pPr>
    </w:p>
    <w:p w:rsidR="00DD75DA" w:rsidRPr="00367E32" w:rsidRDefault="00DD75DA" w:rsidP="00DD75DA">
      <w:pPr>
        <w:pStyle w:val="ListStyle"/>
        <w:contextualSpacing/>
        <w:rPr>
          <w:ins w:id="1855" w:author="Mike Schenk" w:date="2011-01-19T01:15:00Z"/>
          <w:rStyle w:val="Strong"/>
        </w:rPr>
      </w:pPr>
      <w:ins w:id="1856" w:author="Mike Schenk" w:date="2011-01-19T01:15:00Z">
        <w:r w:rsidRPr="00367E32">
          <w:rPr>
            <w:rStyle w:val="Strong"/>
          </w:rPr>
          <w:t>Design constraints of this feature</w:t>
        </w:r>
      </w:ins>
    </w:p>
    <w:p w:rsidR="00DD75DA" w:rsidRDefault="00DD75DA" w:rsidP="00DD75DA">
      <w:pPr>
        <w:rPr>
          <w:ins w:id="1857" w:author="Mike Schenk" w:date="2011-01-19T01:15:00Z"/>
          <w:rFonts w:eastAsia="Arial"/>
        </w:rPr>
      </w:pPr>
      <w:ins w:id="1858" w:author="Mike Schenk" w:date="2011-01-19T01:15:00Z">
        <w:r>
          <w:rPr>
            <w:rFonts w:eastAsia="Arial"/>
          </w:rPr>
          <w:t xml:space="preserve">Reports including </w:t>
        </w:r>
        <w:proofErr w:type="gramStart"/>
        <w:r>
          <w:rPr>
            <w:rFonts w:eastAsia="Arial"/>
          </w:rPr>
          <w:t>both textual</w:t>
        </w:r>
        <w:proofErr w:type="gramEnd"/>
        <w:r>
          <w:rPr>
            <w:rFonts w:eastAsia="Arial"/>
          </w:rPr>
          <w:t xml:space="preserve"> (numeric) data as well as charts and graphs shall be supported.</w:t>
        </w:r>
      </w:ins>
    </w:p>
    <w:p w:rsidR="00DD75DA" w:rsidRDefault="00DD75DA" w:rsidP="00DD75DA">
      <w:pPr>
        <w:rPr>
          <w:ins w:id="1859" w:author="Mike Schenk" w:date="2011-01-19T01:15:00Z"/>
          <w:rFonts w:eastAsia="Arial"/>
        </w:rPr>
      </w:pPr>
      <w:ins w:id="1860" w:author="Mike Schenk" w:date="2011-01-19T01:15:00Z">
        <w:r>
          <w:rPr>
            <w:rFonts w:eastAsia="Arial"/>
          </w:rPr>
          <w:t>Required output formats are print, PDF, and spreadsheet.</w:t>
        </w:r>
      </w:ins>
    </w:p>
    <w:p w:rsidR="00DD75DA" w:rsidRDefault="00DD75DA" w:rsidP="00DD75DA">
      <w:pPr>
        <w:rPr>
          <w:ins w:id="1861" w:author="Mike Schenk" w:date="2011-01-19T01:15:00Z"/>
          <w:rFonts w:eastAsia="Arial"/>
        </w:rPr>
      </w:pPr>
    </w:p>
    <w:p w:rsidR="00DD75DA" w:rsidRPr="00367E32" w:rsidRDefault="00DD75DA" w:rsidP="00DD75DA">
      <w:pPr>
        <w:pStyle w:val="ListStyle"/>
        <w:contextualSpacing/>
        <w:rPr>
          <w:ins w:id="1862" w:author="Mike Schenk" w:date="2011-01-19T01:15:00Z"/>
          <w:rStyle w:val="Strong"/>
        </w:rPr>
      </w:pPr>
      <w:ins w:id="1863" w:author="Mike Schenk" w:date="2011-01-19T01:15:00Z">
        <w:r w:rsidRPr="00367E32">
          <w:rPr>
            <w:rStyle w:val="Strong"/>
          </w:rPr>
          <w:t>Performance requirements of this feature</w:t>
        </w:r>
      </w:ins>
    </w:p>
    <w:p w:rsidR="00DD75DA" w:rsidRDefault="00DD75DA" w:rsidP="00DD75DA">
      <w:pPr>
        <w:rPr>
          <w:ins w:id="1864" w:author="Mike Schenk" w:date="2011-01-19T01:15:00Z"/>
          <w:rFonts w:eastAsia="Arial"/>
        </w:rPr>
      </w:pPr>
      <w:ins w:id="1865" w:author="Mike Schenk" w:date="2011-01-19T01:15:00Z">
        <w:r>
          <w:rPr>
            <w:rFonts w:eastAsia="Arial"/>
          </w:rPr>
          <w:t xml:space="preserve">Built in reports shall take no longer than 120 </w:t>
        </w:r>
        <w:proofErr w:type="gramStart"/>
        <w:r>
          <w:rPr>
            <w:rFonts w:eastAsia="Arial"/>
          </w:rPr>
          <w:t>seconds</w:t>
        </w:r>
        <w:proofErr w:type="gramEnd"/>
        <w:r>
          <w:rPr>
            <w:rFonts w:eastAsia="Arial"/>
          </w:rPr>
          <w:t xml:space="preserve"> to run.</w:t>
        </w:r>
      </w:ins>
    </w:p>
    <w:p w:rsidR="00DD75DA" w:rsidRDefault="00DD75DA" w:rsidP="00DD75DA">
      <w:pPr>
        <w:pStyle w:val="Heading3"/>
        <w:rPr>
          <w:ins w:id="1866" w:author="Mike Schenk" w:date="2011-01-19T01:15:00Z"/>
          <w:rFonts w:eastAsia="Arial"/>
          <w:bCs/>
        </w:rPr>
      </w:pPr>
      <w:bookmarkStart w:id="1867" w:name="_Toc279057939"/>
      <w:bookmarkStart w:id="1868" w:name="_Toc283410967"/>
      <w:ins w:id="1869" w:author="Mike Schenk" w:date="2011-01-19T01:15:00Z">
        <w:r>
          <w:rPr>
            <w:rFonts w:eastAsia="Arial"/>
            <w:bCs/>
          </w:rPr>
          <w:t>Developer Adds New Report – BBQRMS-43</w:t>
        </w:r>
        <w:bookmarkEnd w:id="1868"/>
      </w:ins>
    </w:p>
    <w:tbl>
      <w:tblPr>
        <w:tblW w:w="0" w:type="auto"/>
        <w:tblLook w:val="0000"/>
      </w:tblPr>
      <w:tblGrid>
        <w:gridCol w:w="4680"/>
        <w:gridCol w:w="4680"/>
      </w:tblGrid>
      <w:tr w:rsidR="00DD75DA" w:rsidTr="00A93C48">
        <w:trPr>
          <w:ins w:id="1870"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871" w:author="Mike Schenk" w:date="2011-01-19T01:15:00Z"/>
                <w:rStyle w:val="Strong"/>
              </w:rPr>
            </w:pPr>
            <w:ins w:id="1872" w:author="Mike Schenk" w:date="2011-01-19T01:15:00Z">
              <w:r w:rsidRPr="00367E32">
                <w:rPr>
                  <w:rStyle w:val="Strong"/>
                </w:rPr>
                <w:t>Related use cases:</w:t>
              </w:r>
            </w:ins>
          </w:p>
          <w:p w:rsidR="00DD75DA" w:rsidRDefault="00DD75DA" w:rsidP="00A93C48">
            <w:pPr>
              <w:rPr>
                <w:ins w:id="1873" w:author="Mike Schenk" w:date="2011-01-19T01:15:00Z"/>
                <w:rFonts w:eastAsia="Arial"/>
              </w:rPr>
            </w:pPr>
            <w:ins w:id="1874" w:author="Mike Schenk" w:date="2011-01-19T01:15:00Z">
              <w:r>
                <w:rPr>
                  <w:rFonts w:eastAsia="Arial"/>
                </w:rPr>
                <w:t>Select report</w:t>
              </w:r>
            </w:ins>
          </w:p>
          <w:p w:rsidR="00DD75DA" w:rsidRDefault="00DD75DA" w:rsidP="00A93C48">
            <w:pPr>
              <w:ind w:firstLine="0"/>
              <w:rPr>
                <w:ins w:id="1875"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876" w:author="Mike Schenk" w:date="2011-01-19T01:15:00Z"/>
                <w:rStyle w:val="Strong"/>
              </w:rPr>
            </w:pPr>
            <w:ins w:id="1877" w:author="Mike Schenk" w:date="2011-01-19T01:15:00Z">
              <w:r w:rsidRPr="00367E32">
                <w:rPr>
                  <w:rStyle w:val="Strong"/>
                </w:rPr>
                <w:t>Actors:</w:t>
              </w:r>
            </w:ins>
          </w:p>
          <w:p w:rsidR="00DD75DA" w:rsidRDefault="00DD75DA" w:rsidP="00A93C48">
            <w:pPr>
              <w:rPr>
                <w:ins w:id="1878" w:author="Mike Schenk" w:date="2011-01-19T01:15:00Z"/>
                <w:rFonts w:eastAsia="Arial"/>
              </w:rPr>
            </w:pPr>
            <w:ins w:id="1879" w:author="Mike Schenk" w:date="2011-01-19T01:15:00Z">
              <w:r>
                <w:rPr>
                  <w:rFonts w:eastAsia="Arial"/>
                </w:rPr>
                <w:t>Software developer</w:t>
              </w:r>
            </w:ins>
          </w:p>
          <w:p w:rsidR="00DD75DA" w:rsidRDefault="00DD75DA" w:rsidP="00A93C48">
            <w:pPr>
              <w:rPr>
                <w:ins w:id="1880" w:author="Mike Schenk" w:date="2011-01-19T01:15:00Z"/>
                <w:rFonts w:eastAsia="Arial"/>
              </w:rPr>
            </w:pPr>
            <w:ins w:id="1881" w:author="Mike Schenk" w:date="2011-01-19T01:15:00Z">
              <w:r>
                <w:rPr>
                  <w:rFonts w:eastAsia="Arial"/>
                </w:rPr>
                <w:t>Managers</w:t>
              </w:r>
            </w:ins>
          </w:p>
        </w:tc>
      </w:tr>
    </w:tbl>
    <w:p w:rsidR="00DD75DA" w:rsidRPr="00367E32" w:rsidRDefault="00DD75DA" w:rsidP="00DD75DA">
      <w:pPr>
        <w:pStyle w:val="ListStyle"/>
        <w:contextualSpacing/>
        <w:rPr>
          <w:ins w:id="1882" w:author="Mike Schenk" w:date="2011-01-19T01:15:00Z"/>
          <w:rStyle w:val="Strong"/>
        </w:rPr>
      </w:pPr>
      <w:ins w:id="1883" w:author="Mike Schenk" w:date="2011-01-19T01:15:00Z">
        <w:r w:rsidRPr="00367E32">
          <w:rPr>
            <w:rStyle w:val="Strong"/>
          </w:rPr>
          <w:t>Summary:</w:t>
        </w:r>
      </w:ins>
    </w:p>
    <w:p w:rsidR="00DD75DA" w:rsidRDefault="00DD75DA" w:rsidP="00DD75DA">
      <w:pPr>
        <w:rPr>
          <w:ins w:id="1884" w:author="Mike Schenk" w:date="2011-01-19T01:15:00Z"/>
          <w:rFonts w:eastAsia="Arial"/>
        </w:rPr>
      </w:pPr>
      <w:ins w:id="1885" w:author="Mike Schenk" w:date="2011-01-19T01:15:00Z">
        <w:r>
          <w:rPr>
            <w:rFonts w:eastAsia="Arial"/>
          </w:rPr>
          <w:t>The system shall be open for developers to create and integrate custom reports. When an owner or manager discovers the need for a customized report, the effort required to make the new report and include it in the product must be reasonable.</w:t>
        </w:r>
      </w:ins>
    </w:p>
    <w:p w:rsidR="00DD75DA" w:rsidRPr="00367E32" w:rsidRDefault="00DD75DA" w:rsidP="00DD75DA">
      <w:pPr>
        <w:pStyle w:val="ListStyle"/>
        <w:contextualSpacing/>
        <w:rPr>
          <w:ins w:id="1886" w:author="Mike Schenk" w:date="2011-01-19T01:15:00Z"/>
          <w:rStyle w:val="Strong"/>
        </w:rPr>
      </w:pPr>
    </w:p>
    <w:p w:rsidR="00DD75DA" w:rsidRPr="00367E32" w:rsidRDefault="00DD75DA" w:rsidP="00DD75DA">
      <w:pPr>
        <w:pStyle w:val="ListStyle"/>
        <w:contextualSpacing/>
        <w:rPr>
          <w:ins w:id="1887" w:author="Mike Schenk" w:date="2011-01-19T01:15:00Z"/>
          <w:rStyle w:val="Strong"/>
        </w:rPr>
      </w:pPr>
      <w:ins w:id="1888" w:author="Mike Schenk" w:date="2011-01-19T01:15:00Z">
        <w:r w:rsidRPr="00367E32">
          <w:rPr>
            <w:rStyle w:val="Strong"/>
          </w:rPr>
          <w:t>Preconditions:</w:t>
        </w:r>
      </w:ins>
    </w:p>
    <w:p w:rsidR="00DD75DA" w:rsidRDefault="00DD75DA" w:rsidP="00DD75DA">
      <w:pPr>
        <w:rPr>
          <w:ins w:id="1889" w:author="Mike Schenk" w:date="2011-01-19T01:15:00Z"/>
          <w:rFonts w:eastAsia="Arial"/>
        </w:rPr>
      </w:pPr>
      <w:ins w:id="1890" w:author="Mike Schenk" w:date="2011-01-19T01:15:00Z">
        <w:r>
          <w:rPr>
            <w:rFonts w:eastAsia="Arial"/>
          </w:rPr>
          <w:t>The software is built and deployed with data available in the database.</w:t>
        </w:r>
      </w:ins>
    </w:p>
    <w:p w:rsidR="00DD75DA" w:rsidRDefault="00DD75DA" w:rsidP="00DD75DA">
      <w:pPr>
        <w:rPr>
          <w:ins w:id="1891" w:author="Mike Schenk" w:date="2011-01-19T01:15:00Z"/>
          <w:rFonts w:eastAsia="Arial"/>
        </w:rPr>
      </w:pPr>
    </w:p>
    <w:p w:rsidR="00DD75DA" w:rsidRPr="00367E32" w:rsidRDefault="00DD75DA" w:rsidP="00DD75DA">
      <w:pPr>
        <w:pStyle w:val="ListStyle"/>
        <w:contextualSpacing/>
        <w:rPr>
          <w:ins w:id="1892" w:author="Mike Schenk" w:date="2011-01-19T01:15:00Z"/>
          <w:rStyle w:val="Strong"/>
        </w:rPr>
      </w:pPr>
      <w:proofErr w:type="spellStart"/>
      <w:ins w:id="1893" w:author="Mike Schenk" w:date="2011-01-19T01:15:00Z">
        <w:r w:rsidRPr="00367E32">
          <w:rPr>
            <w:rStyle w:val="Strong"/>
          </w:rPr>
          <w:lastRenderedPageBreak/>
          <w:t>Input/Output</w:t>
        </w:r>
        <w:proofErr w:type="spellEnd"/>
        <w:r w:rsidRPr="00367E32">
          <w:rPr>
            <w:rStyle w:val="Strong"/>
          </w:rPr>
          <w:t xml:space="preserve"> sequence for this feature</w:t>
        </w:r>
      </w:ins>
    </w:p>
    <w:p w:rsidR="00DD75DA" w:rsidRDefault="00DD75DA" w:rsidP="00DD75DA">
      <w:pPr>
        <w:rPr>
          <w:ins w:id="1894" w:author="Mike Schenk" w:date="2011-01-19T01:15:00Z"/>
          <w:rFonts w:eastAsia="Arial"/>
        </w:rPr>
      </w:pPr>
      <w:ins w:id="1895" w:author="Mike Schenk" w:date="2011-01-19T01:15:00Z">
        <w:r>
          <w:rPr>
            <w:rFonts w:eastAsia="Arial"/>
          </w:rPr>
          <w:t>Owner or manager identifies report needs</w:t>
        </w:r>
      </w:ins>
    </w:p>
    <w:p w:rsidR="00DD75DA" w:rsidRDefault="00DD75DA" w:rsidP="00DD75DA">
      <w:pPr>
        <w:rPr>
          <w:ins w:id="1896" w:author="Mike Schenk" w:date="2011-01-19T01:15:00Z"/>
          <w:rFonts w:eastAsia="Arial"/>
        </w:rPr>
      </w:pPr>
      <w:ins w:id="1897" w:author="Mike Schenk" w:date="2011-01-19T01:15:00Z">
        <w:r>
          <w:rPr>
            <w:rFonts w:eastAsia="Arial"/>
          </w:rPr>
          <w:t>Software developer creates a Visual Studio project that outputs a .DLL. This project references the BBQRMS.ReportingInterface.DLL.</w:t>
        </w:r>
      </w:ins>
    </w:p>
    <w:p w:rsidR="00DD75DA" w:rsidRDefault="00DD75DA" w:rsidP="00DD75DA">
      <w:pPr>
        <w:rPr>
          <w:ins w:id="1898" w:author="Mike Schenk" w:date="2011-01-19T01:15:00Z"/>
          <w:rFonts w:eastAsia="Arial"/>
        </w:rPr>
      </w:pPr>
      <w:ins w:id="1899" w:author="Mike Schenk" w:date="2011-01-19T01:15:00Z">
        <w:r>
          <w:rPr>
            <w:rFonts w:eastAsia="Arial"/>
          </w:rPr>
          <w:t>Software developer creates a class which implements a provided interface, collects parameter values and retrieves data.</w:t>
        </w:r>
      </w:ins>
    </w:p>
    <w:p w:rsidR="00DD75DA" w:rsidRDefault="00DD75DA" w:rsidP="00DD75DA">
      <w:pPr>
        <w:rPr>
          <w:ins w:id="1900" w:author="Mike Schenk" w:date="2011-01-19T01:15:00Z"/>
          <w:rFonts w:eastAsia="Arial"/>
        </w:rPr>
      </w:pPr>
      <w:ins w:id="1901" w:author="Mike Schenk" w:date="2011-01-19T01:15:00Z">
        <w:r>
          <w:rPr>
            <w:rFonts w:eastAsia="Arial"/>
          </w:rPr>
          <w:t>Software developer uses Visual Studio report authoring tools to create the report based on the product’s database schema.</w:t>
        </w:r>
      </w:ins>
    </w:p>
    <w:p w:rsidR="00DD75DA" w:rsidRDefault="00DD75DA" w:rsidP="00DD75DA">
      <w:pPr>
        <w:rPr>
          <w:ins w:id="1902" w:author="Mike Schenk" w:date="2011-01-19T01:15:00Z"/>
          <w:rFonts w:eastAsia="Arial"/>
        </w:rPr>
      </w:pPr>
      <w:ins w:id="1903" w:author="Mike Schenk" w:date="2011-01-19T01:15:00Z">
        <w:r>
          <w:rPr>
            <w:rFonts w:eastAsia="Arial"/>
          </w:rPr>
          <w:t xml:space="preserve">Software developer, using manager </w:t>
        </w:r>
        <w:proofErr w:type="spellStart"/>
        <w:r>
          <w:rPr>
            <w:rFonts w:eastAsia="Arial"/>
          </w:rPr>
          <w:t>priveleges</w:t>
        </w:r>
        <w:proofErr w:type="spellEnd"/>
        <w:r>
          <w:rPr>
            <w:rFonts w:eastAsia="Arial"/>
          </w:rPr>
          <w:t>, “installs” the report file (.</w:t>
        </w:r>
        <w:proofErr w:type="spellStart"/>
        <w:r>
          <w:rPr>
            <w:rFonts w:eastAsia="Arial"/>
          </w:rPr>
          <w:t>dll</w:t>
        </w:r>
        <w:proofErr w:type="spellEnd"/>
        <w:r>
          <w:rPr>
            <w:rFonts w:eastAsia="Arial"/>
          </w:rPr>
          <w:t xml:space="preserve"> file) by selecting the “install” command on the report screen and selecting the .DLL file.</w:t>
        </w:r>
      </w:ins>
    </w:p>
    <w:p w:rsidR="00DD75DA" w:rsidRDefault="00DD75DA" w:rsidP="00DD75DA">
      <w:pPr>
        <w:rPr>
          <w:ins w:id="1904" w:author="Mike Schenk" w:date="2011-01-19T01:15:00Z"/>
          <w:rFonts w:eastAsia="Arial"/>
        </w:rPr>
      </w:pPr>
    </w:p>
    <w:p w:rsidR="00DD75DA" w:rsidRPr="00367E32" w:rsidRDefault="00DD75DA" w:rsidP="00DD75DA">
      <w:pPr>
        <w:pStyle w:val="ListStyle"/>
        <w:contextualSpacing/>
        <w:rPr>
          <w:ins w:id="1905" w:author="Mike Schenk" w:date="2011-01-19T01:15:00Z"/>
          <w:rStyle w:val="Strong"/>
        </w:rPr>
      </w:pPr>
      <w:proofErr w:type="spellStart"/>
      <w:ins w:id="1906" w:author="Mike Schenk" w:date="2011-01-19T01:15:00Z">
        <w:r w:rsidRPr="00367E32">
          <w:rPr>
            <w:rStyle w:val="Strong"/>
          </w:rPr>
          <w:t>Postconditions</w:t>
        </w:r>
        <w:proofErr w:type="spellEnd"/>
      </w:ins>
    </w:p>
    <w:p w:rsidR="00DD75DA" w:rsidRDefault="00DD75DA" w:rsidP="00DD75DA">
      <w:pPr>
        <w:rPr>
          <w:ins w:id="1907" w:author="Mike Schenk" w:date="2011-01-19T01:15:00Z"/>
          <w:rFonts w:eastAsia="Arial"/>
        </w:rPr>
      </w:pPr>
      <w:ins w:id="1908" w:author="Mike Schenk" w:date="2011-01-19T01:15:00Z">
        <w:r>
          <w:rPr>
            <w:rFonts w:eastAsia="Arial"/>
          </w:rPr>
          <w:t>The manager has access to the newly defined report which is able to prompt for parameter values and produce the correct output.</w:t>
        </w:r>
      </w:ins>
    </w:p>
    <w:p w:rsidR="00DD75DA" w:rsidRDefault="00DD75DA" w:rsidP="00DD75DA">
      <w:pPr>
        <w:rPr>
          <w:ins w:id="1909" w:author="Mike Schenk" w:date="2011-01-19T01:15:00Z"/>
          <w:rFonts w:eastAsia="Arial"/>
        </w:rPr>
      </w:pPr>
    </w:p>
    <w:p w:rsidR="00DD75DA" w:rsidRPr="00367E32" w:rsidRDefault="00DD75DA" w:rsidP="00DD75DA">
      <w:pPr>
        <w:pStyle w:val="ListStyle"/>
        <w:contextualSpacing/>
        <w:rPr>
          <w:ins w:id="1910" w:author="Mike Schenk" w:date="2011-01-19T01:15:00Z"/>
          <w:rStyle w:val="Strong"/>
        </w:rPr>
      </w:pPr>
      <w:ins w:id="1911" w:author="Mike Schenk" w:date="2011-01-19T01:15:00Z">
        <w:r w:rsidRPr="00367E32">
          <w:rPr>
            <w:rStyle w:val="Strong"/>
          </w:rPr>
          <w:t>Design constraints of this feature</w:t>
        </w:r>
      </w:ins>
    </w:p>
    <w:p w:rsidR="00DD75DA" w:rsidRDefault="00DD75DA" w:rsidP="00DD75DA">
      <w:pPr>
        <w:rPr>
          <w:ins w:id="1912" w:author="Mike Schenk" w:date="2011-01-19T01:15:00Z"/>
          <w:rFonts w:eastAsia="Arial"/>
        </w:rPr>
      </w:pPr>
      <w:ins w:id="1913" w:author="Mike Schenk" w:date="2011-01-19T01:15:00Z">
        <w:r>
          <w:rPr>
            <w:rFonts w:eastAsia="Arial"/>
          </w:rPr>
          <w:t>It shall not be necessary to recompile or re-deploy the BBQRMS application to add a custom report.</w:t>
        </w:r>
      </w:ins>
    </w:p>
    <w:p w:rsidR="00DD75DA" w:rsidRDefault="00DD75DA" w:rsidP="00DD75DA">
      <w:pPr>
        <w:rPr>
          <w:ins w:id="1914" w:author="Mike Schenk" w:date="2011-01-19T01:15:00Z"/>
          <w:rFonts w:eastAsia="Arial"/>
        </w:rPr>
      </w:pPr>
    </w:p>
    <w:p w:rsidR="00DD75DA" w:rsidRPr="00367E32" w:rsidRDefault="00DD75DA" w:rsidP="00DD75DA">
      <w:pPr>
        <w:pStyle w:val="ListStyle"/>
        <w:contextualSpacing/>
        <w:rPr>
          <w:ins w:id="1915" w:author="Mike Schenk" w:date="2011-01-19T01:15:00Z"/>
          <w:rStyle w:val="Strong"/>
        </w:rPr>
      </w:pPr>
      <w:ins w:id="1916" w:author="Mike Schenk" w:date="2011-01-19T01:15:00Z">
        <w:r w:rsidRPr="00367E32">
          <w:rPr>
            <w:rStyle w:val="Strong"/>
          </w:rPr>
          <w:t>Performance requirements of this feature</w:t>
        </w:r>
      </w:ins>
    </w:p>
    <w:p w:rsidR="00DD75DA" w:rsidRPr="009B1880" w:rsidRDefault="00DD75DA" w:rsidP="00DD75DA">
      <w:pPr>
        <w:rPr>
          <w:ins w:id="1917" w:author="Mike Schenk" w:date="2011-01-19T01:15:00Z"/>
        </w:rPr>
      </w:pPr>
      <w:proofErr w:type="gramStart"/>
      <w:ins w:id="1918" w:author="Mike Schenk" w:date="2011-01-19T01:15:00Z">
        <w:r>
          <w:rPr>
            <w:rFonts w:eastAsia="Arial"/>
          </w:rPr>
          <w:t>None.</w:t>
        </w:r>
        <w:proofErr w:type="gramEnd"/>
      </w:ins>
    </w:p>
    <w:p w:rsidR="00DD75DA" w:rsidRPr="00D37390" w:rsidRDefault="00DD75DA" w:rsidP="00DD75DA">
      <w:pPr>
        <w:pStyle w:val="Heading3"/>
        <w:rPr>
          <w:ins w:id="1919" w:author="Mike Schenk" w:date="2011-01-19T01:15:00Z"/>
          <w:rFonts w:eastAsia="Arial"/>
          <w:bCs/>
        </w:rPr>
      </w:pPr>
      <w:bookmarkStart w:id="1920" w:name="_Toc283410968"/>
      <w:bookmarkEnd w:id="1867"/>
      <w:ins w:id="1921" w:author="Mike Schenk" w:date="2011-01-19T01:15:00Z">
        <w:r>
          <w:rPr>
            <w:rFonts w:eastAsia="Arial"/>
            <w:bCs/>
          </w:rPr>
          <w:t>Inventory Turns Report – BBQRMS-29</w:t>
        </w:r>
        <w:bookmarkEnd w:id="1920"/>
      </w:ins>
    </w:p>
    <w:tbl>
      <w:tblPr>
        <w:tblW w:w="0" w:type="auto"/>
        <w:tblLook w:val="0000"/>
      </w:tblPr>
      <w:tblGrid>
        <w:gridCol w:w="4680"/>
        <w:gridCol w:w="4680"/>
      </w:tblGrid>
      <w:tr w:rsidR="00DD75DA" w:rsidTr="00A93C48">
        <w:trPr>
          <w:ins w:id="1922"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923" w:author="Mike Schenk" w:date="2011-01-19T01:15:00Z"/>
                <w:rStyle w:val="Strong"/>
              </w:rPr>
            </w:pPr>
            <w:ins w:id="1924" w:author="Mike Schenk" w:date="2011-01-19T01:15:00Z">
              <w:r w:rsidRPr="00367E32">
                <w:rPr>
                  <w:rStyle w:val="Strong"/>
                </w:rPr>
                <w:t>Related use cases:</w:t>
              </w:r>
            </w:ins>
          </w:p>
          <w:p w:rsidR="00DD75DA" w:rsidRDefault="00DD75DA" w:rsidP="00A93C48">
            <w:pPr>
              <w:rPr>
                <w:ins w:id="1925" w:author="Mike Schenk" w:date="2011-01-19T01:15:00Z"/>
                <w:rFonts w:eastAsia="Arial"/>
              </w:rPr>
            </w:pPr>
            <w:ins w:id="1926" w:author="Mike Schenk" w:date="2011-01-19T01:15:00Z">
              <w:r>
                <w:rPr>
                  <w:rFonts w:eastAsia="Arial"/>
                </w:rPr>
                <w:t>Select report</w:t>
              </w:r>
            </w:ins>
          </w:p>
          <w:p w:rsidR="00DD75DA" w:rsidRDefault="00DD75DA" w:rsidP="00A93C48">
            <w:pPr>
              <w:rPr>
                <w:ins w:id="1927" w:author="Mike Schenk" w:date="2011-01-19T01:15:00Z"/>
                <w:rFonts w:eastAsia="Arial"/>
              </w:rPr>
            </w:pPr>
            <w:ins w:id="1928" w:author="Mike Schenk" w:date="2011-01-19T01:15:00Z">
              <w:r>
                <w:rPr>
                  <w:rFonts w:eastAsia="Arial"/>
                </w:rPr>
                <w:t>Reconcile Inventory</w:t>
              </w:r>
            </w:ins>
          </w:p>
          <w:p w:rsidR="00DD75DA" w:rsidRDefault="00DD75DA" w:rsidP="00A93C48">
            <w:pPr>
              <w:rPr>
                <w:ins w:id="1929" w:author="Mike Schenk" w:date="2011-01-19T01:15:00Z"/>
                <w:rFonts w:eastAsia="Arial"/>
              </w:rPr>
            </w:pPr>
            <w:ins w:id="1930" w:author="Mike Schenk" w:date="2011-01-19T01:15:00Z">
              <w:r>
                <w:rPr>
                  <w:rFonts w:eastAsia="Arial"/>
                </w:rPr>
                <w:t>Receive an Inventory Order</w:t>
              </w:r>
            </w:ins>
          </w:p>
          <w:p w:rsidR="00DD75DA" w:rsidRDefault="00DD75DA" w:rsidP="00A93C48">
            <w:pPr>
              <w:ind w:firstLine="0"/>
              <w:rPr>
                <w:ins w:id="1931"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932" w:author="Mike Schenk" w:date="2011-01-19T01:15:00Z"/>
                <w:rStyle w:val="Strong"/>
              </w:rPr>
            </w:pPr>
            <w:ins w:id="1933" w:author="Mike Schenk" w:date="2011-01-19T01:15:00Z">
              <w:r w:rsidRPr="00367E32">
                <w:rPr>
                  <w:rStyle w:val="Strong"/>
                </w:rPr>
                <w:t>Actors:</w:t>
              </w:r>
            </w:ins>
          </w:p>
          <w:p w:rsidR="00DD75DA" w:rsidRDefault="00DD75DA" w:rsidP="00A93C48">
            <w:pPr>
              <w:rPr>
                <w:ins w:id="1934" w:author="Mike Schenk" w:date="2011-01-19T01:15:00Z"/>
                <w:rFonts w:eastAsia="Arial"/>
              </w:rPr>
            </w:pPr>
            <w:ins w:id="1935" w:author="Mike Schenk" w:date="2011-01-19T01:15:00Z">
              <w:r>
                <w:rPr>
                  <w:rFonts w:eastAsia="Arial"/>
                </w:rPr>
                <w:t>Managers</w:t>
              </w:r>
            </w:ins>
          </w:p>
        </w:tc>
      </w:tr>
    </w:tbl>
    <w:p w:rsidR="00DD75DA" w:rsidRDefault="00DD75DA" w:rsidP="00DD75DA">
      <w:pPr>
        <w:pStyle w:val="ListStyle"/>
        <w:contextualSpacing/>
        <w:rPr>
          <w:ins w:id="1936" w:author="Mike Schenk" w:date="2011-01-19T01:15:00Z"/>
        </w:rPr>
      </w:pPr>
    </w:p>
    <w:p w:rsidR="00DD75DA" w:rsidRPr="00367E32" w:rsidRDefault="00DD75DA" w:rsidP="00DD75DA">
      <w:pPr>
        <w:pStyle w:val="ListStyle"/>
        <w:contextualSpacing/>
        <w:rPr>
          <w:ins w:id="1937" w:author="Mike Schenk" w:date="2011-01-19T01:15:00Z"/>
          <w:rStyle w:val="Strong"/>
        </w:rPr>
      </w:pPr>
      <w:ins w:id="1938" w:author="Mike Schenk" w:date="2011-01-19T01:15:00Z">
        <w:r w:rsidRPr="00367E32">
          <w:rPr>
            <w:rStyle w:val="Strong"/>
          </w:rPr>
          <w:t>Summary:</w:t>
        </w:r>
      </w:ins>
    </w:p>
    <w:p w:rsidR="00DD75DA" w:rsidRDefault="00DD75DA" w:rsidP="00DD75DA">
      <w:pPr>
        <w:rPr>
          <w:ins w:id="1939" w:author="Mike Schenk" w:date="2011-01-19T01:15:00Z"/>
          <w:rFonts w:eastAsia="Arial"/>
        </w:rPr>
      </w:pPr>
      <w:ins w:id="1940" w:author="Mike Schenk" w:date="2011-01-19T01:15:00Z">
        <w:r>
          <w:rPr>
            <w:rFonts w:eastAsia="Arial"/>
          </w:rPr>
          <w:t>“Inventory turns” is the number of times the entire value of the inventory has been consumed during a time period. A larger number means inventory is not spending too much time waiting to be used. Owners want to know the efficiency of their inventory ordering process.</w:t>
        </w:r>
      </w:ins>
    </w:p>
    <w:p w:rsidR="00DD75DA" w:rsidRPr="00367E32" w:rsidRDefault="00DD75DA" w:rsidP="00DD75DA">
      <w:pPr>
        <w:pStyle w:val="ListStyle"/>
        <w:contextualSpacing/>
        <w:rPr>
          <w:ins w:id="1941" w:author="Mike Schenk" w:date="2011-01-19T01:15:00Z"/>
          <w:rStyle w:val="Strong"/>
        </w:rPr>
      </w:pPr>
    </w:p>
    <w:p w:rsidR="00DD75DA" w:rsidRPr="00367E32" w:rsidRDefault="00DD75DA" w:rsidP="00DD75DA">
      <w:pPr>
        <w:pStyle w:val="ListStyle"/>
        <w:contextualSpacing/>
        <w:rPr>
          <w:ins w:id="1942" w:author="Mike Schenk" w:date="2011-01-19T01:15:00Z"/>
          <w:rStyle w:val="Strong"/>
        </w:rPr>
      </w:pPr>
      <w:ins w:id="1943" w:author="Mike Schenk" w:date="2011-01-19T01:15:00Z">
        <w:r w:rsidRPr="00367E32">
          <w:rPr>
            <w:rStyle w:val="Strong"/>
          </w:rPr>
          <w:t>Preconditions:</w:t>
        </w:r>
      </w:ins>
    </w:p>
    <w:p w:rsidR="00DD75DA" w:rsidRDefault="00DD75DA" w:rsidP="00DD75DA">
      <w:pPr>
        <w:rPr>
          <w:ins w:id="1944" w:author="Mike Schenk" w:date="2011-01-19T01:15:00Z"/>
          <w:rFonts w:eastAsia="Arial"/>
        </w:rPr>
      </w:pPr>
      <w:ins w:id="1945" w:author="Mike Schenk" w:date="2011-01-19T01:15:00Z">
        <w:r>
          <w:rPr>
            <w:rFonts w:eastAsia="Arial"/>
          </w:rPr>
          <w:t>A full inventory has been taken and a dollar value assigned in order to start the use of the inventory tracking module.</w:t>
        </w:r>
      </w:ins>
    </w:p>
    <w:p w:rsidR="00DD75DA" w:rsidRDefault="00DD75DA" w:rsidP="00DD75DA">
      <w:pPr>
        <w:rPr>
          <w:ins w:id="1946" w:author="Mike Schenk" w:date="2011-01-19T01:15:00Z"/>
          <w:rFonts w:eastAsia="Arial"/>
        </w:rPr>
      </w:pPr>
      <w:ins w:id="1947" w:author="Mike Schenk" w:date="2011-01-19T01:15:00Z">
        <w:r>
          <w:rPr>
            <w:rFonts w:eastAsia="Arial"/>
          </w:rPr>
          <w:t>Inventory has been consumed and that has been recorded through the ‘quick inventory’ screen or by reconciling inventory at a later date.</w:t>
        </w:r>
      </w:ins>
    </w:p>
    <w:p w:rsidR="00DD75DA" w:rsidRDefault="00DD75DA" w:rsidP="00DD75DA">
      <w:pPr>
        <w:rPr>
          <w:ins w:id="1948" w:author="Mike Schenk" w:date="2011-01-19T01:15:00Z"/>
          <w:rFonts w:eastAsia="Arial"/>
        </w:rPr>
      </w:pPr>
    </w:p>
    <w:p w:rsidR="00DD75DA" w:rsidRPr="00367E32" w:rsidRDefault="00DD75DA" w:rsidP="00DD75DA">
      <w:pPr>
        <w:pStyle w:val="ListStyle"/>
        <w:contextualSpacing/>
        <w:rPr>
          <w:ins w:id="1949" w:author="Mike Schenk" w:date="2011-01-19T01:15:00Z"/>
          <w:rStyle w:val="Strong"/>
        </w:rPr>
      </w:pPr>
      <w:proofErr w:type="spellStart"/>
      <w:ins w:id="1950"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951" w:author="Mike Schenk" w:date="2011-01-19T01:15:00Z"/>
          <w:rFonts w:eastAsia="Arial"/>
        </w:rPr>
      </w:pPr>
      <w:ins w:id="1952" w:author="Mike Schenk" w:date="2011-01-19T01:15:00Z">
        <w:r>
          <w:rPr>
            <w:rFonts w:eastAsia="Arial"/>
          </w:rPr>
          <w:t>A manager logs in to the system.</w:t>
        </w:r>
      </w:ins>
    </w:p>
    <w:p w:rsidR="00DD75DA" w:rsidRDefault="00DD75DA" w:rsidP="00DD75DA">
      <w:pPr>
        <w:rPr>
          <w:ins w:id="1953" w:author="Mike Schenk" w:date="2011-01-19T01:15:00Z"/>
          <w:rFonts w:eastAsia="Arial"/>
        </w:rPr>
      </w:pPr>
      <w:ins w:id="1954" w:author="Mike Schenk" w:date="2011-01-19T01:15:00Z">
        <w:r>
          <w:rPr>
            <w:rFonts w:eastAsia="Arial"/>
          </w:rPr>
          <w:t>The user selects the Inventory Turns report.</w:t>
        </w:r>
      </w:ins>
    </w:p>
    <w:p w:rsidR="00DD75DA" w:rsidRDefault="00DD75DA" w:rsidP="00DD75DA">
      <w:pPr>
        <w:rPr>
          <w:ins w:id="1955" w:author="Mike Schenk" w:date="2011-01-19T01:15:00Z"/>
          <w:rFonts w:eastAsia="Arial"/>
        </w:rPr>
      </w:pPr>
      <w:ins w:id="1956" w:author="Mike Schenk" w:date="2011-01-19T01:15:00Z">
        <w:r>
          <w:rPr>
            <w:rFonts w:eastAsia="Arial"/>
          </w:rPr>
          <w:t>The user enters the desired time period.</w:t>
        </w:r>
      </w:ins>
    </w:p>
    <w:p w:rsidR="00DD75DA" w:rsidRDefault="00DD75DA" w:rsidP="00DD75DA">
      <w:pPr>
        <w:rPr>
          <w:ins w:id="1957" w:author="Mike Schenk" w:date="2011-01-19T01:15:00Z"/>
          <w:rFonts w:eastAsia="Arial"/>
        </w:rPr>
      </w:pPr>
      <w:ins w:id="1958" w:author="Mike Schenk" w:date="2011-01-19T01:15:00Z">
        <w:r>
          <w:rPr>
            <w:rFonts w:eastAsia="Arial"/>
          </w:rPr>
          <w:t>The report computes the value of the inventory at the start of the period and at the end. It also sums the value of the inventory added and consumed during the period.</w:t>
        </w:r>
      </w:ins>
    </w:p>
    <w:p w:rsidR="00DD75DA" w:rsidRDefault="00DD75DA" w:rsidP="00DD75DA">
      <w:pPr>
        <w:rPr>
          <w:ins w:id="1959" w:author="Mike Schenk" w:date="2011-01-19T01:15:00Z"/>
          <w:rFonts w:eastAsia="Arial"/>
        </w:rPr>
      </w:pPr>
      <w:ins w:id="1960" w:author="Mike Schenk" w:date="2011-01-19T01:15:00Z">
        <w:r>
          <w:rPr>
            <w:rFonts w:eastAsia="Arial"/>
          </w:rPr>
          <w:t>The report calculates and displays the “Inventory Turns” number.</w:t>
        </w:r>
      </w:ins>
    </w:p>
    <w:p w:rsidR="00DD75DA" w:rsidRDefault="00DD75DA" w:rsidP="00DD75DA">
      <w:pPr>
        <w:pStyle w:val="ListStyle"/>
        <w:contextualSpacing/>
        <w:rPr>
          <w:ins w:id="1961" w:author="Mike Schenk" w:date="2011-01-19T01:15:00Z"/>
          <w:rStyle w:val="Strong"/>
        </w:rPr>
      </w:pPr>
    </w:p>
    <w:p w:rsidR="00DD75DA" w:rsidRPr="00367E32" w:rsidRDefault="00DD75DA" w:rsidP="00DD75DA">
      <w:pPr>
        <w:pStyle w:val="ListStyle"/>
        <w:contextualSpacing/>
        <w:rPr>
          <w:ins w:id="1962" w:author="Mike Schenk" w:date="2011-01-19T01:15:00Z"/>
          <w:rStyle w:val="Strong"/>
        </w:rPr>
      </w:pPr>
      <w:proofErr w:type="spellStart"/>
      <w:ins w:id="1963" w:author="Mike Schenk" w:date="2011-01-19T01:15:00Z">
        <w:r w:rsidRPr="00367E32">
          <w:rPr>
            <w:rStyle w:val="Strong"/>
          </w:rPr>
          <w:lastRenderedPageBreak/>
          <w:t>Postconditions</w:t>
        </w:r>
        <w:proofErr w:type="spellEnd"/>
      </w:ins>
    </w:p>
    <w:p w:rsidR="00DD75DA" w:rsidRDefault="00DD75DA" w:rsidP="00DD75DA">
      <w:pPr>
        <w:rPr>
          <w:ins w:id="1964" w:author="Mike Schenk" w:date="2011-01-19T01:15:00Z"/>
          <w:rFonts w:eastAsia="Arial"/>
        </w:rPr>
      </w:pPr>
      <w:ins w:id="1965" w:author="Mike Schenk" w:date="2011-01-19T01:15:00Z">
        <w:r>
          <w:rPr>
            <w:rFonts w:eastAsia="Arial"/>
          </w:rPr>
          <w:t>The manager knows how many inventory turns occurred during the period.</w:t>
        </w:r>
      </w:ins>
    </w:p>
    <w:p w:rsidR="00DD75DA" w:rsidRDefault="00DD75DA" w:rsidP="00DD75DA">
      <w:pPr>
        <w:rPr>
          <w:ins w:id="1966" w:author="Mike Schenk" w:date="2011-01-19T01:15:00Z"/>
          <w:rFonts w:eastAsia="Arial"/>
        </w:rPr>
      </w:pPr>
    </w:p>
    <w:p w:rsidR="00DD75DA" w:rsidRPr="00367E32" w:rsidRDefault="00DD75DA" w:rsidP="00DD75DA">
      <w:pPr>
        <w:pStyle w:val="ListStyle"/>
        <w:contextualSpacing/>
        <w:rPr>
          <w:ins w:id="1967" w:author="Mike Schenk" w:date="2011-01-19T01:15:00Z"/>
          <w:rStyle w:val="Strong"/>
        </w:rPr>
      </w:pPr>
      <w:ins w:id="1968" w:author="Mike Schenk" w:date="2011-01-19T01:15:00Z">
        <w:r w:rsidRPr="00367E32">
          <w:rPr>
            <w:rStyle w:val="Strong"/>
          </w:rPr>
          <w:t>Design constraints of this feature</w:t>
        </w:r>
      </w:ins>
    </w:p>
    <w:p w:rsidR="00DD75DA" w:rsidRDefault="00DD75DA" w:rsidP="00DD75DA">
      <w:pPr>
        <w:rPr>
          <w:ins w:id="1969" w:author="Mike Schenk" w:date="2011-01-19T01:15:00Z"/>
          <w:rFonts w:eastAsia="Arial"/>
        </w:rPr>
      </w:pPr>
      <w:ins w:id="1970" w:author="Mike Schenk" w:date="2011-01-19T01:15:00Z">
        <w:r>
          <w:rPr>
            <w:rFonts w:eastAsia="Arial"/>
          </w:rPr>
          <w:t>None</w:t>
        </w:r>
      </w:ins>
    </w:p>
    <w:p w:rsidR="00DD75DA" w:rsidRDefault="00DD75DA" w:rsidP="00DD75DA">
      <w:pPr>
        <w:rPr>
          <w:ins w:id="1971" w:author="Mike Schenk" w:date="2011-01-19T01:15:00Z"/>
          <w:rFonts w:eastAsia="Arial"/>
        </w:rPr>
      </w:pPr>
    </w:p>
    <w:p w:rsidR="00DD75DA" w:rsidRPr="00367E32" w:rsidRDefault="00DD75DA" w:rsidP="00DD75DA">
      <w:pPr>
        <w:pStyle w:val="ListStyle"/>
        <w:contextualSpacing/>
        <w:rPr>
          <w:ins w:id="1972" w:author="Mike Schenk" w:date="2011-01-19T01:15:00Z"/>
          <w:rStyle w:val="Strong"/>
        </w:rPr>
      </w:pPr>
      <w:ins w:id="1973" w:author="Mike Schenk" w:date="2011-01-19T01:15:00Z">
        <w:r w:rsidRPr="00367E32">
          <w:rPr>
            <w:rStyle w:val="Strong"/>
          </w:rPr>
          <w:t>Performance requirements of this feature</w:t>
        </w:r>
      </w:ins>
    </w:p>
    <w:p w:rsidR="00DD75DA" w:rsidRDefault="00DD75DA" w:rsidP="00DD75DA">
      <w:pPr>
        <w:rPr>
          <w:ins w:id="1974" w:author="Mike Schenk" w:date="2011-01-19T01:15:00Z"/>
          <w:rFonts w:eastAsia="Arial"/>
        </w:rPr>
      </w:pPr>
      <w:ins w:id="1975" w:author="Mike Schenk" w:date="2011-01-19T01:15:00Z">
        <w:r>
          <w:rPr>
            <w:rFonts w:eastAsia="Arial"/>
          </w:rPr>
          <w:t xml:space="preserve">Report shall display results in </w:t>
        </w:r>
        <w:proofErr w:type="gramStart"/>
        <w:r>
          <w:rPr>
            <w:rFonts w:eastAsia="Arial"/>
          </w:rPr>
          <w:t>under</w:t>
        </w:r>
        <w:proofErr w:type="gramEnd"/>
        <w:r>
          <w:rPr>
            <w:rFonts w:eastAsia="Arial"/>
          </w:rPr>
          <w:t xml:space="preserve"> 30 seconds from the time the user has entered the parameters and executed the report.</w:t>
        </w:r>
      </w:ins>
    </w:p>
    <w:p w:rsidR="00DD75DA" w:rsidRPr="00D37390" w:rsidRDefault="00DD75DA" w:rsidP="00DD75DA">
      <w:pPr>
        <w:pStyle w:val="Heading3"/>
        <w:rPr>
          <w:ins w:id="1976" w:author="Mike Schenk" w:date="2011-01-19T01:15:00Z"/>
          <w:rFonts w:eastAsia="Arial"/>
          <w:bCs/>
        </w:rPr>
      </w:pPr>
      <w:bookmarkStart w:id="1977" w:name="_Toc283410969"/>
      <w:ins w:id="1978" w:author="Mike Schenk" w:date="2011-01-19T01:15:00Z">
        <w:r>
          <w:rPr>
            <w:rFonts w:eastAsia="Arial"/>
            <w:bCs/>
          </w:rPr>
          <w:t>Daily Sales Report – BBQRMS-28</w:t>
        </w:r>
        <w:bookmarkEnd w:id="1977"/>
      </w:ins>
    </w:p>
    <w:tbl>
      <w:tblPr>
        <w:tblW w:w="0" w:type="auto"/>
        <w:tblLook w:val="0000"/>
      </w:tblPr>
      <w:tblGrid>
        <w:gridCol w:w="4680"/>
        <w:gridCol w:w="4680"/>
      </w:tblGrid>
      <w:tr w:rsidR="00DD75DA" w:rsidTr="00A93C48">
        <w:trPr>
          <w:ins w:id="1979"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980" w:author="Mike Schenk" w:date="2011-01-19T01:15:00Z"/>
                <w:rStyle w:val="Strong"/>
              </w:rPr>
            </w:pPr>
            <w:ins w:id="1981" w:author="Mike Schenk" w:date="2011-01-19T01:15:00Z">
              <w:r w:rsidRPr="00367E32">
                <w:rPr>
                  <w:rStyle w:val="Strong"/>
                </w:rPr>
                <w:t>Related use cases:</w:t>
              </w:r>
            </w:ins>
          </w:p>
          <w:p w:rsidR="00DD75DA" w:rsidRDefault="00DD75DA" w:rsidP="00A93C48">
            <w:pPr>
              <w:rPr>
                <w:ins w:id="1982" w:author="Mike Schenk" w:date="2011-01-19T01:15:00Z"/>
                <w:rFonts w:eastAsia="Arial"/>
              </w:rPr>
            </w:pPr>
            <w:ins w:id="1983" w:author="Mike Schenk" w:date="2011-01-19T01:15:00Z">
              <w:r>
                <w:rPr>
                  <w:rFonts w:eastAsia="Arial"/>
                </w:rPr>
                <w:t>Select report</w:t>
              </w:r>
            </w:ins>
          </w:p>
          <w:p w:rsidR="00DD75DA" w:rsidRDefault="00DD75DA" w:rsidP="00A93C48">
            <w:pPr>
              <w:rPr>
                <w:ins w:id="1984"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985" w:author="Mike Schenk" w:date="2011-01-19T01:15:00Z"/>
                <w:rStyle w:val="Strong"/>
              </w:rPr>
            </w:pPr>
            <w:ins w:id="1986" w:author="Mike Schenk" w:date="2011-01-19T01:15:00Z">
              <w:r w:rsidRPr="00367E32">
                <w:rPr>
                  <w:rStyle w:val="Strong"/>
                </w:rPr>
                <w:t>Actors:</w:t>
              </w:r>
            </w:ins>
          </w:p>
          <w:p w:rsidR="00DD75DA" w:rsidRDefault="00DD75DA" w:rsidP="00A93C48">
            <w:pPr>
              <w:rPr>
                <w:ins w:id="1987" w:author="Mike Schenk" w:date="2011-01-19T01:15:00Z"/>
                <w:rFonts w:eastAsia="Arial"/>
              </w:rPr>
            </w:pPr>
            <w:ins w:id="1988" w:author="Mike Schenk" w:date="2011-01-19T01:15:00Z">
              <w:r>
                <w:rPr>
                  <w:rFonts w:eastAsia="Arial"/>
                </w:rPr>
                <w:t>Managers</w:t>
              </w:r>
            </w:ins>
          </w:p>
        </w:tc>
      </w:tr>
    </w:tbl>
    <w:p w:rsidR="00DD75DA" w:rsidRDefault="00DD75DA" w:rsidP="00DD75DA">
      <w:pPr>
        <w:pStyle w:val="ListStyle"/>
        <w:contextualSpacing/>
        <w:rPr>
          <w:ins w:id="1989" w:author="Mike Schenk" w:date="2011-01-19T01:15:00Z"/>
        </w:rPr>
      </w:pPr>
    </w:p>
    <w:p w:rsidR="00DD75DA" w:rsidRPr="00367E32" w:rsidRDefault="00DD75DA" w:rsidP="00DD75DA">
      <w:pPr>
        <w:pStyle w:val="ListStyle"/>
        <w:contextualSpacing/>
        <w:rPr>
          <w:ins w:id="1990" w:author="Mike Schenk" w:date="2011-01-19T01:15:00Z"/>
          <w:rStyle w:val="Strong"/>
        </w:rPr>
      </w:pPr>
      <w:ins w:id="1991" w:author="Mike Schenk" w:date="2011-01-19T01:15:00Z">
        <w:r w:rsidRPr="00367E32">
          <w:rPr>
            <w:rStyle w:val="Strong"/>
          </w:rPr>
          <w:t>Summary:</w:t>
        </w:r>
      </w:ins>
    </w:p>
    <w:p w:rsidR="00DD75DA" w:rsidRDefault="00DD75DA" w:rsidP="00DD75DA">
      <w:pPr>
        <w:rPr>
          <w:ins w:id="1992" w:author="Mike Schenk" w:date="2011-01-19T01:15:00Z"/>
          <w:rFonts w:eastAsia="Arial"/>
        </w:rPr>
      </w:pPr>
      <w:ins w:id="1993" w:author="Mike Schenk" w:date="2011-01-19T01:15:00Z">
        <w:r>
          <w:rPr>
            <w:rFonts w:eastAsia="Arial"/>
          </w:rPr>
          <w:t>Managers and owners can view gross sales per day over a specified time period. The report shall also break sales down by menus, menu items and order type. Owners want to look for sales patterns to try to find ways to increase sales and profit.</w:t>
        </w:r>
      </w:ins>
    </w:p>
    <w:p w:rsidR="00DD75DA" w:rsidRPr="00367E32" w:rsidRDefault="00DD75DA" w:rsidP="00DD75DA">
      <w:pPr>
        <w:pStyle w:val="ListStyle"/>
        <w:contextualSpacing/>
        <w:rPr>
          <w:ins w:id="1994" w:author="Mike Schenk" w:date="2011-01-19T01:15:00Z"/>
          <w:rStyle w:val="Strong"/>
        </w:rPr>
      </w:pPr>
    </w:p>
    <w:p w:rsidR="00DD75DA" w:rsidRPr="00367E32" w:rsidRDefault="00DD75DA" w:rsidP="00DD75DA">
      <w:pPr>
        <w:pStyle w:val="ListStyle"/>
        <w:contextualSpacing/>
        <w:rPr>
          <w:ins w:id="1995" w:author="Mike Schenk" w:date="2011-01-19T01:15:00Z"/>
          <w:rStyle w:val="Strong"/>
        </w:rPr>
      </w:pPr>
      <w:ins w:id="1996" w:author="Mike Schenk" w:date="2011-01-19T01:15:00Z">
        <w:r w:rsidRPr="00367E32">
          <w:rPr>
            <w:rStyle w:val="Strong"/>
          </w:rPr>
          <w:t>Preconditions:</w:t>
        </w:r>
      </w:ins>
    </w:p>
    <w:p w:rsidR="00DD75DA" w:rsidRDefault="00DD75DA" w:rsidP="00DD75DA">
      <w:pPr>
        <w:rPr>
          <w:ins w:id="1997" w:author="Mike Schenk" w:date="2011-01-19T01:15:00Z"/>
          <w:rFonts w:eastAsia="Arial"/>
        </w:rPr>
      </w:pPr>
      <w:ins w:id="1998" w:author="Mike Schenk" w:date="2011-01-19T01:15:00Z">
        <w:r>
          <w:rPr>
            <w:rFonts w:eastAsia="Arial"/>
          </w:rPr>
          <w:t>Sales have been recorded.</w:t>
        </w:r>
      </w:ins>
    </w:p>
    <w:p w:rsidR="00DD75DA" w:rsidRDefault="00DD75DA" w:rsidP="00DD75DA">
      <w:pPr>
        <w:rPr>
          <w:ins w:id="1999" w:author="Mike Schenk" w:date="2011-01-19T01:15:00Z"/>
          <w:rFonts w:eastAsia="Arial"/>
        </w:rPr>
      </w:pPr>
    </w:p>
    <w:p w:rsidR="00DD75DA" w:rsidRPr="00367E32" w:rsidRDefault="00DD75DA" w:rsidP="00DD75DA">
      <w:pPr>
        <w:pStyle w:val="ListStyle"/>
        <w:contextualSpacing/>
        <w:rPr>
          <w:ins w:id="2000" w:author="Mike Schenk" w:date="2011-01-19T01:15:00Z"/>
          <w:rStyle w:val="Strong"/>
        </w:rPr>
      </w:pPr>
      <w:proofErr w:type="spellStart"/>
      <w:ins w:id="2001"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2002" w:author="Mike Schenk" w:date="2011-01-19T01:15:00Z"/>
          <w:rFonts w:eastAsia="Arial"/>
        </w:rPr>
      </w:pPr>
      <w:ins w:id="2003" w:author="Mike Schenk" w:date="2011-01-19T01:15:00Z">
        <w:r>
          <w:rPr>
            <w:rFonts w:eastAsia="Arial"/>
          </w:rPr>
          <w:t>A manager logs in to the system.</w:t>
        </w:r>
      </w:ins>
    </w:p>
    <w:p w:rsidR="00DD75DA" w:rsidRDefault="00DD75DA" w:rsidP="00DD75DA">
      <w:pPr>
        <w:rPr>
          <w:ins w:id="2004" w:author="Mike Schenk" w:date="2011-01-19T01:15:00Z"/>
          <w:rFonts w:eastAsia="Arial"/>
        </w:rPr>
      </w:pPr>
      <w:ins w:id="2005" w:author="Mike Schenk" w:date="2011-01-19T01:15:00Z">
        <w:r>
          <w:rPr>
            <w:rFonts w:eastAsia="Arial"/>
          </w:rPr>
          <w:t>The user selects the Daily Sales report.</w:t>
        </w:r>
      </w:ins>
    </w:p>
    <w:p w:rsidR="00DD75DA" w:rsidRDefault="00DD75DA" w:rsidP="00DD75DA">
      <w:pPr>
        <w:rPr>
          <w:ins w:id="2006" w:author="Mike Schenk" w:date="2011-01-19T01:15:00Z"/>
          <w:rFonts w:eastAsia="Arial"/>
        </w:rPr>
      </w:pPr>
      <w:ins w:id="2007" w:author="Mike Schenk" w:date="2011-01-19T01:15:00Z">
        <w:r>
          <w:rPr>
            <w:rFonts w:eastAsia="Arial"/>
          </w:rPr>
          <w:t>The user enters the desired time period.</w:t>
        </w:r>
      </w:ins>
    </w:p>
    <w:p w:rsidR="00DD75DA" w:rsidRDefault="00DD75DA" w:rsidP="00DD75DA">
      <w:pPr>
        <w:rPr>
          <w:ins w:id="2008" w:author="Mike Schenk" w:date="2011-01-19T01:15:00Z"/>
          <w:rFonts w:eastAsia="Arial"/>
        </w:rPr>
      </w:pPr>
      <w:ins w:id="2009" w:author="Mike Schenk" w:date="2011-01-19T01:15:00Z">
        <w:r>
          <w:rPr>
            <w:rFonts w:eastAsia="Arial"/>
          </w:rPr>
          <w:t>The user runs the report.</w:t>
        </w:r>
      </w:ins>
    </w:p>
    <w:p w:rsidR="00DD75DA" w:rsidRDefault="00DD75DA" w:rsidP="00DD75DA">
      <w:pPr>
        <w:rPr>
          <w:ins w:id="2010" w:author="Mike Schenk" w:date="2011-01-19T01:15:00Z"/>
          <w:rFonts w:eastAsia="Arial"/>
        </w:rPr>
      </w:pPr>
      <w:ins w:id="2011" w:author="Mike Schenk" w:date="2011-01-19T01:15:00Z">
        <w:r>
          <w:rPr>
            <w:rFonts w:eastAsia="Arial"/>
          </w:rPr>
          <w:t>The report summarizes and displays sales data stored in the system.</w:t>
        </w:r>
      </w:ins>
    </w:p>
    <w:p w:rsidR="00DD75DA" w:rsidRDefault="00DD75DA" w:rsidP="00DD75DA">
      <w:pPr>
        <w:pStyle w:val="ListStyle"/>
        <w:contextualSpacing/>
        <w:rPr>
          <w:ins w:id="2012" w:author="Mike Schenk" w:date="2011-01-19T01:15:00Z"/>
          <w:rStyle w:val="Strong"/>
        </w:rPr>
      </w:pPr>
    </w:p>
    <w:p w:rsidR="00DD75DA" w:rsidRPr="00367E32" w:rsidRDefault="00DD75DA" w:rsidP="00DD75DA">
      <w:pPr>
        <w:pStyle w:val="ListStyle"/>
        <w:contextualSpacing/>
        <w:rPr>
          <w:ins w:id="2013" w:author="Mike Schenk" w:date="2011-01-19T01:15:00Z"/>
          <w:rStyle w:val="Strong"/>
        </w:rPr>
      </w:pPr>
      <w:proofErr w:type="spellStart"/>
      <w:ins w:id="2014" w:author="Mike Schenk" w:date="2011-01-19T01:15:00Z">
        <w:r w:rsidRPr="00367E32">
          <w:rPr>
            <w:rStyle w:val="Strong"/>
          </w:rPr>
          <w:t>Postconditions</w:t>
        </w:r>
        <w:proofErr w:type="spellEnd"/>
      </w:ins>
    </w:p>
    <w:p w:rsidR="00DD75DA" w:rsidRDefault="00DD75DA" w:rsidP="00DD75DA">
      <w:pPr>
        <w:rPr>
          <w:ins w:id="2015" w:author="Mike Schenk" w:date="2011-01-19T01:15:00Z"/>
          <w:rFonts w:eastAsia="Arial"/>
        </w:rPr>
      </w:pPr>
      <w:ins w:id="2016" w:author="Mike Schenk" w:date="2011-01-19T01:15:00Z">
        <w:r>
          <w:rPr>
            <w:rFonts w:eastAsia="Arial"/>
          </w:rPr>
          <w:t>The manager sees daily sales trends.</w:t>
        </w:r>
      </w:ins>
    </w:p>
    <w:p w:rsidR="00DD75DA" w:rsidRDefault="00DD75DA" w:rsidP="00DD75DA">
      <w:pPr>
        <w:rPr>
          <w:ins w:id="2017" w:author="Mike Schenk" w:date="2011-01-19T01:15:00Z"/>
          <w:rFonts w:eastAsia="Arial"/>
        </w:rPr>
      </w:pPr>
    </w:p>
    <w:p w:rsidR="00DD75DA" w:rsidRPr="00367E32" w:rsidRDefault="00DD75DA" w:rsidP="00DD75DA">
      <w:pPr>
        <w:pStyle w:val="ListStyle"/>
        <w:contextualSpacing/>
        <w:rPr>
          <w:ins w:id="2018" w:author="Mike Schenk" w:date="2011-01-19T01:15:00Z"/>
          <w:rStyle w:val="Strong"/>
        </w:rPr>
      </w:pPr>
      <w:ins w:id="2019" w:author="Mike Schenk" w:date="2011-01-19T01:15:00Z">
        <w:r w:rsidRPr="00367E32">
          <w:rPr>
            <w:rStyle w:val="Strong"/>
          </w:rPr>
          <w:t>Design constraints of this feature</w:t>
        </w:r>
      </w:ins>
    </w:p>
    <w:p w:rsidR="00DD75DA" w:rsidRDefault="00DD75DA" w:rsidP="00DD75DA">
      <w:pPr>
        <w:rPr>
          <w:ins w:id="2020" w:author="Mike Schenk" w:date="2011-01-19T01:15:00Z"/>
          <w:rFonts w:eastAsia="Arial"/>
        </w:rPr>
      </w:pPr>
      <w:ins w:id="2021" w:author="Mike Schenk" w:date="2011-01-19T01:15:00Z">
        <w:r>
          <w:rPr>
            <w:rFonts w:eastAsia="Arial"/>
          </w:rPr>
          <w:t>None</w:t>
        </w:r>
      </w:ins>
    </w:p>
    <w:p w:rsidR="00DD75DA" w:rsidRDefault="00DD75DA" w:rsidP="00DD75DA">
      <w:pPr>
        <w:rPr>
          <w:ins w:id="2022" w:author="Mike Schenk" w:date="2011-01-19T01:15:00Z"/>
          <w:rFonts w:eastAsia="Arial"/>
        </w:rPr>
      </w:pPr>
    </w:p>
    <w:p w:rsidR="00DD75DA" w:rsidRPr="00367E32" w:rsidRDefault="00DD75DA" w:rsidP="00DD75DA">
      <w:pPr>
        <w:pStyle w:val="ListStyle"/>
        <w:contextualSpacing/>
        <w:rPr>
          <w:ins w:id="2023" w:author="Mike Schenk" w:date="2011-01-19T01:15:00Z"/>
          <w:rStyle w:val="Strong"/>
        </w:rPr>
      </w:pPr>
      <w:ins w:id="2024" w:author="Mike Schenk" w:date="2011-01-19T01:15:00Z">
        <w:r w:rsidRPr="00367E32">
          <w:rPr>
            <w:rStyle w:val="Strong"/>
          </w:rPr>
          <w:t>Performance requirements of this feature</w:t>
        </w:r>
      </w:ins>
    </w:p>
    <w:p w:rsidR="00DD75DA" w:rsidRDefault="00DD75DA" w:rsidP="00DD75DA">
      <w:pPr>
        <w:rPr>
          <w:ins w:id="2025" w:author="Mike Schenk" w:date="2011-01-19T01:15:00Z"/>
          <w:rFonts w:eastAsia="Arial"/>
        </w:rPr>
      </w:pPr>
      <w:ins w:id="2026" w:author="Mike Schenk" w:date="2011-01-19T01:15:00Z">
        <w:r>
          <w:rPr>
            <w:rFonts w:eastAsia="Arial"/>
          </w:rPr>
          <w:t xml:space="preserve">Report shall display results in </w:t>
        </w:r>
        <w:proofErr w:type="gramStart"/>
        <w:r>
          <w:rPr>
            <w:rFonts w:eastAsia="Arial"/>
          </w:rPr>
          <w:t>under</w:t>
        </w:r>
        <w:proofErr w:type="gramEnd"/>
        <w:r>
          <w:rPr>
            <w:rFonts w:eastAsia="Arial"/>
          </w:rPr>
          <w:t xml:space="preserve"> 30 seconds from the time the user has entered the parameters and executed the report.</w:t>
        </w:r>
      </w:ins>
    </w:p>
    <w:p w:rsidR="00DD75DA" w:rsidRPr="00D37390" w:rsidRDefault="00DD75DA" w:rsidP="00DD75DA">
      <w:pPr>
        <w:pStyle w:val="Heading3"/>
        <w:rPr>
          <w:ins w:id="2027" w:author="Mike Schenk" w:date="2011-01-19T01:15:00Z"/>
          <w:rFonts w:eastAsia="Arial"/>
          <w:bCs/>
        </w:rPr>
      </w:pPr>
      <w:bookmarkStart w:id="2028" w:name="_Toc283410970"/>
      <w:ins w:id="2029" w:author="Mike Schenk" w:date="2011-01-19T01:15:00Z">
        <w:r>
          <w:rPr>
            <w:rFonts w:eastAsia="Arial"/>
            <w:bCs/>
          </w:rPr>
          <w:t>Weekly Prime Cost Report – BBQRMS-27</w:t>
        </w:r>
        <w:bookmarkEnd w:id="2028"/>
      </w:ins>
    </w:p>
    <w:tbl>
      <w:tblPr>
        <w:tblW w:w="0" w:type="auto"/>
        <w:tblLook w:val="0000"/>
      </w:tblPr>
      <w:tblGrid>
        <w:gridCol w:w="4680"/>
        <w:gridCol w:w="4680"/>
      </w:tblGrid>
      <w:tr w:rsidR="00DD75DA" w:rsidTr="00A93C48">
        <w:trPr>
          <w:ins w:id="2030"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2031" w:author="Mike Schenk" w:date="2011-01-19T01:15:00Z"/>
                <w:rStyle w:val="Strong"/>
              </w:rPr>
            </w:pPr>
            <w:ins w:id="2032" w:author="Mike Schenk" w:date="2011-01-19T01:15:00Z">
              <w:r w:rsidRPr="00367E32">
                <w:rPr>
                  <w:rStyle w:val="Strong"/>
                </w:rPr>
                <w:t>Related use cases:</w:t>
              </w:r>
            </w:ins>
          </w:p>
          <w:p w:rsidR="00DD75DA" w:rsidRDefault="00DD75DA" w:rsidP="00A93C48">
            <w:pPr>
              <w:rPr>
                <w:ins w:id="2033" w:author="Mike Schenk" w:date="2011-01-19T01:15:00Z"/>
                <w:rFonts w:eastAsia="Arial"/>
              </w:rPr>
            </w:pPr>
            <w:ins w:id="2034" w:author="Mike Schenk" w:date="2011-01-19T01:15:00Z">
              <w:r>
                <w:rPr>
                  <w:rFonts w:eastAsia="Arial"/>
                </w:rPr>
                <w:t>Select report</w:t>
              </w:r>
            </w:ins>
          </w:p>
          <w:p w:rsidR="00DD75DA" w:rsidRDefault="00DD75DA" w:rsidP="00A93C48">
            <w:pPr>
              <w:rPr>
                <w:ins w:id="2035"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2036" w:author="Mike Schenk" w:date="2011-01-19T01:15:00Z"/>
                <w:rStyle w:val="Strong"/>
              </w:rPr>
            </w:pPr>
            <w:ins w:id="2037" w:author="Mike Schenk" w:date="2011-01-19T01:15:00Z">
              <w:r w:rsidRPr="00367E32">
                <w:rPr>
                  <w:rStyle w:val="Strong"/>
                </w:rPr>
                <w:t>Actors:</w:t>
              </w:r>
            </w:ins>
          </w:p>
          <w:p w:rsidR="00DD75DA" w:rsidRDefault="00DD75DA" w:rsidP="00A93C48">
            <w:pPr>
              <w:rPr>
                <w:ins w:id="2038" w:author="Mike Schenk" w:date="2011-01-19T01:15:00Z"/>
                <w:rFonts w:eastAsia="Arial"/>
              </w:rPr>
            </w:pPr>
            <w:ins w:id="2039" w:author="Mike Schenk" w:date="2011-01-19T01:15:00Z">
              <w:r>
                <w:rPr>
                  <w:rFonts w:eastAsia="Arial"/>
                </w:rPr>
                <w:t>Managers</w:t>
              </w:r>
            </w:ins>
          </w:p>
        </w:tc>
      </w:tr>
    </w:tbl>
    <w:p w:rsidR="00DD75DA" w:rsidRDefault="00DD75DA" w:rsidP="00DD75DA">
      <w:pPr>
        <w:pStyle w:val="ListStyle"/>
        <w:contextualSpacing/>
        <w:rPr>
          <w:ins w:id="2040" w:author="Mike Schenk" w:date="2011-01-19T01:15:00Z"/>
        </w:rPr>
      </w:pPr>
    </w:p>
    <w:p w:rsidR="00DD75DA" w:rsidRPr="00367E32" w:rsidRDefault="00DD75DA" w:rsidP="00DD75DA">
      <w:pPr>
        <w:pStyle w:val="ListStyle"/>
        <w:contextualSpacing/>
        <w:rPr>
          <w:ins w:id="2041" w:author="Mike Schenk" w:date="2011-01-19T01:15:00Z"/>
          <w:rStyle w:val="Strong"/>
        </w:rPr>
      </w:pPr>
      <w:ins w:id="2042" w:author="Mike Schenk" w:date="2011-01-19T01:15:00Z">
        <w:r w:rsidRPr="00367E32">
          <w:rPr>
            <w:rStyle w:val="Strong"/>
          </w:rPr>
          <w:t>Summary:</w:t>
        </w:r>
      </w:ins>
    </w:p>
    <w:p w:rsidR="00DD75DA" w:rsidRDefault="00DD75DA" w:rsidP="00DD75DA">
      <w:pPr>
        <w:rPr>
          <w:ins w:id="2043" w:author="Mike Schenk" w:date="2011-01-19T01:15:00Z"/>
          <w:rFonts w:eastAsia="Arial"/>
        </w:rPr>
      </w:pPr>
      <w:ins w:id="2044" w:author="Mike Schenk" w:date="2011-01-19T01:15:00Z">
        <w:r>
          <w:rPr>
            <w:rFonts w:eastAsia="Arial"/>
          </w:rPr>
          <w:lastRenderedPageBreak/>
          <w:t>Managers and owners can view the weekly cost of the major costs of running the restaurant. This is compared to the weekly total sales to determine performance, but not to calculate profit. Owners want to monitor their prime costs and keep them below a certain threshold in order to ensure profitability.</w:t>
        </w:r>
      </w:ins>
    </w:p>
    <w:p w:rsidR="00DD75DA" w:rsidRPr="00367E32" w:rsidRDefault="00DD75DA" w:rsidP="00DD75DA">
      <w:pPr>
        <w:pStyle w:val="ListStyle"/>
        <w:contextualSpacing/>
        <w:rPr>
          <w:ins w:id="2045" w:author="Mike Schenk" w:date="2011-01-19T01:15:00Z"/>
          <w:rStyle w:val="Strong"/>
        </w:rPr>
      </w:pPr>
    </w:p>
    <w:p w:rsidR="00DD75DA" w:rsidRPr="00367E32" w:rsidRDefault="00DD75DA" w:rsidP="00DD75DA">
      <w:pPr>
        <w:pStyle w:val="ListStyle"/>
        <w:contextualSpacing/>
        <w:rPr>
          <w:ins w:id="2046" w:author="Mike Schenk" w:date="2011-01-19T01:15:00Z"/>
          <w:rStyle w:val="Strong"/>
        </w:rPr>
      </w:pPr>
      <w:ins w:id="2047" w:author="Mike Schenk" w:date="2011-01-19T01:15:00Z">
        <w:r w:rsidRPr="00367E32">
          <w:rPr>
            <w:rStyle w:val="Strong"/>
          </w:rPr>
          <w:t>Preconditions:</w:t>
        </w:r>
      </w:ins>
    </w:p>
    <w:p w:rsidR="00DD75DA" w:rsidRDefault="00DD75DA" w:rsidP="00DD75DA">
      <w:pPr>
        <w:rPr>
          <w:ins w:id="2048" w:author="Mike Schenk" w:date="2011-01-19T01:15:00Z"/>
          <w:rFonts w:eastAsia="Arial"/>
        </w:rPr>
      </w:pPr>
      <w:ins w:id="2049" w:author="Mike Schenk" w:date="2011-01-19T01:15:00Z">
        <w:r>
          <w:rPr>
            <w:rFonts w:eastAsia="Arial"/>
          </w:rPr>
          <w:t>Sales have been recorded.</w:t>
        </w:r>
      </w:ins>
    </w:p>
    <w:p w:rsidR="00DD75DA" w:rsidRDefault="00DD75DA" w:rsidP="00DD75DA">
      <w:pPr>
        <w:rPr>
          <w:ins w:id="2050" w:author="Mike Schenk" w:date="2011-01-19T01:15:00Z"/>
          <w:rFonts w:eastAsia="Arial"/>
        </w:rPr>
      </w:pPr>
      <w:ins w:id="2051" w:author="Mike Schenk" w:date="2011-01-19T01:15:00Z">
        <w:r>
          <w:rPr>
            <w:rFonts w:eastAsia="Arial"/>
          </w:rPr>
          <w:t xml:space="preserve">Employee hours worked </w:t>
        </w:r>
        <w:proofErr w:type="gramStart"/>
        <w:r>
          <w:rPr>
            <w:rFonts w:eastAsia="Arial"/>
          </w:rPr>
          <w:t>have</w:t>
        </w:r>
        <w:proofErr w:type="gramEnd"/>
        <w:r>
          <w:rPr>
            <w:rFonts w:eastAsia="Arial"/>
          </w:rPr>
          <w:t xml:space="preserve"> been recorded.</w:t>
        </w:r>
      </w:ins>
    </w:p>
    <w:p w:rsidR="00DD75DA" w:rsidRDefault="00DD75DA" w:rsidP="00DD75DA">
      <w:pPr>
        <w:rPr>
          <w:ins w:id="2052" w:author="Mike Schenk" w:date="2011-01-19T01:15:00Z"/>
          <w:rFonts w:eastAsia="Arial"/>
        </w:rPr>
      </w:pPr>
      <w:ins w:id="2053" w:author="Mike Schenk" w:date="2011-01-19T01:15:00Z">
        <w:r>
          <w:rPr>
            <w:rFonts w:eastAsia="Arial"/>
          </w:rPr>
          <w:t>Employee gross wages (including payroll taxes and other overhead) have been recorded.</w:t>
        </w:r>
      </w:ins>
    </w:p>
    <w:p w:rsidR="00DD75DA" w:rsidRDefault="00DD75DA" w:rsidP="00DD75DA">
      <w:pPr>
        <w:rPr>
          <w:ins w:id="2054" w:author="Mike Schenk" w:date="2011-01-19T01:15:00Z"/>
          <w:rFonts w:eastAsia="Arial"/>
        </w:rPr>
      </w:pPr>
      <w:ins w:id="2055" w:author="Mike Schenk" w:date="2011-01-19T01:15:00Z">
        <w:r>
          <w:rPr>
            <w:rFonts w:eastAsia="Arial"/>
          </w:rPr>
          <w:t>Inventory has been reconciled or tracked during the week.</w:t>
        </w:r>
      </w:ins>
    </w:p>
    <w:p w:rsidR="00DD75DA" w:rsidRDefault="00DD75DA" w:rsidP="00DD75DA">
      <w:pPr>
        <w:rPr>
          <w:ins w:id="2056" w:author="Mike Schenk" w:date="2011-01-19T01:15:00Z"/>
          <w:rFonts w:eastAsia="Arial"/>
        </w:rPr>
      </w:pPr>
    </w:p>
    <w:p w:rsidR="00DD75DA" w:rsidRPr="00367E32" w:rsidRDefault="00DD75DA" w:rsidP="00DD75DA">
      <w:pPr>
        <w:pStyle w:val="ListStyle"/>
        <w:contextualSpacing/>
        <w:rPr>
          <w:ins w:id="2057" w:author="Mike Schenk" w:date="2011-01-19T01:15:00Z"/>
          <w:rStyle w:val="Strong"/>
        </w:rPr>
      </w:pPr>
      <w:proofErr w:type="spellStart"/>
      <w:ins w:id="2058"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2059" w:author="Mike Schenk" w:date="2011-01-19T01:15:00Z"/>
          <w:rFonts w:eastAsia="Arial"/>
        </w:rPr>
      </w:pPr>
      <w:ins w:id="2060" w:author="Mike Schenk" w:date="2011-01-19T01:15:00Z">
        <w:r>
          <w:rPr>
            <w:rFonts w:eastAsia="Arial"/>
          </w:rPr>
          <w:t>A manager logs in to the system.</w:t>
        </w:r>
      </w:ins>
    </w:p>
    <w:p w:rsidR="00DD75DA" w:rsidRDefault="00DD75DA" w:rsidP="00DD75DA">
      <w:pPr>
        <w:rPr>
          <w:ins w:id="2061" w:author="Mike Schenk" w:date="2011-01-19T01:15:00Z"/>
          <w:rFonts w:eastAsia="Arial"/>
        </w:rPr>
      </w:pPr>
      <w:ins w:id="2062" w:author="Mike Schenk" w:date="2011-01-19T01:15:00Z">
        <w:r>
          <w:rPr>
            <w:rFonts w:eastAsia="Arial"/>
          </w:rPr>
          <w:t>The user selects the Weekly Prime Cost report.</w:t>
        </w:r>
      </w:ins>
    </w:p>
    <w:p w:rsidR="00DD75DA" w:rsidRDefault="00DD75DA" w:rsidP="00DD75DA">
      <w:pPr>
        <w:rPr>
          <w:ins w:id="2063" w:author="Mike Schenk" w:date="2011-01-19T01:15:00Z"/>
          <w:rFonts w:eastAsia="Arial"/>
        </w:rPr>
      </w:pPr>
      <w:ins w:id="2064" w:author="Mike Schenk" w:date="2011-01-19T01:15:00Z">
        <w:r>
          <w:rPr>
            <w:rFonts w:eastAsia="Arial"/>
          </w:rPr>
          <w:t>The user selects the desired week.</w:t>
        </w:r>
      </w:ins>
    </w:p>
    <w:p w:rsidR="00DD75DA" w:rsidRDefault="00DD75DA" w:rsidP="00DD75DA">
      <w:pPr>
        <w:rPr>
          <w:ins w:id="2065" w:author="Mike Schenk" w:date="2011-01-19T01:15:00Z"/>
          <w:rFonts w:eastAsia="Arial"/>
        </w:rPr>
      </w:pPr>
      <w:ins w:id="2066" w:author="Mike Schenk" w:date="2011-01-19T01:15:00Z">
        <w:r>
          <w:rPr>
            <w:rFonts w:eastAsia="Arial"/>
          </w:rPr>
          <w:t>The user runs the report.</w:t>
        </w:r>
      </w:ins>
    </w:p>
    <w:p w:rsidR="00DD75DA" w:rsidRDefault="00DD75DA" w:rsidP="00DD75DA">
      <w:pPr>
        <w:rPr>
          <w:ins w:id="2067" w:author="Mike Schenk" w:date="2011-01-19T01:15:00Z"/>
          <w:rFonts w:eastAsia="Arial"/>
        </w:rPr>
      </w:pPr>
      <w:ins w:id="2068" w:author="Mike Schenk" w:date="2011-01-19T01:15:00Z">
        <w:r>
          <w:rPr>
            <w:rFonts w:eastAsia="Arial"/>
          </w:rPr>
          <w:t>The report totals food and beverage costs with labor costs.</w:t>
        </w:r>
      </w:ins>
    </w:p>
    <w:p w:rsidR="00DD75DA" w:rsidRDefault="00DD75DA" w:rsidP="00DD75DA">
      <w:pPr>
        <w:rPr>
          <w:ins w:id="2069" w:author="Mike Schenk" w:date="2011-01-19T01:15:00Z"/>
          <w:rFonts w:eastAsia="Arial"/>
        </w:rPr>
      </w:pPr>
      <w:ins w:id="2070" w:author="Mike Schenk" w:date="2011-01-19T01:15:00Z">
        <w:r>
          <w:rPr>
            <w:rFonts w:eastAsia="Arial"/>
          </w:rPr>
          <w:t>The report totals sales for the week and displays both along with a percentage.</w:t>
        </w:r>
      </w:ins>
    </w:p>
    <w:p w:rsidR="00DD75DA" w:rsidRDefault="00DD75DA" w:rsidP="00DD75DA">
      <w:pPr>
        <w:pStyle w:val="ListStyle"/>
        <w:contextualSpacing/>
        <w:rPr>
          <w:ins w:id="2071" w:author="Mike Schenk" w:date="2011-01-19T01:15:00Z"/>
          <w:rStyle w:val="Strong"/>
        </w:rPr>
      </w:pPr>
    </w:p>
    <w:p w:rsidR="00DD75DA" w:rsidRPr="00367E32" w:rsidRDefault="00DD75DA" w:rsidP="00DD75DA">
      <w:pPr>
        <w:pStyle w:val="ListStyle"/>
        <w:contextualSpacing/>
        <w:rPr>
          <w:ins w:id="2072" w:author="Mike Schenk" w:date="2011-01-19T01:15:00Z"/>
          <w:rStyle w:val="Strong"/>
        </w:rPr>
      </w:pPr>
      <w:proofErr w:type="spellStart"/>
      <w:ins w:id="2073" w:author="Mike Schenk" w:date="2011-01-19T01:15:00Z">
        <w:r w:rsidRPr="00367E32">
          <w:rPr>
            <w:rStyle w:val="Strong"/>
          </w:rPr>
          <w:t>Postconditions</w:t>
        </w:r>
        <w:proofErr w:type="spellEnd"/>
      </w:ins>
    </w:p>
    <w:p w:rsidR="00DD75DA" w:rsidRDefault="00DD75DA" w:rsidP="00DD75DA">
      <w:pPr>
        <w:rPr>
          <w:ins w:id="2074" w:author="Mike Schenk" w:date="2011-01-19T01:15:00Z"/>
          <w:rFonts w:eastAsia="Arial"/>
        </w:rPr>
      </w:pPr>
      <w:ins w:id="2075" w:author="Mike Schenk" w:date="2011-01-19T01:15:00Z">
        <w:r>
          <w:rPr>
            <w:rFonts w:eastAsia="Arial"/>
          </w:rPr>
          <w:t>The manager sees prime costs as a dollar number and as a percentage of total sales weekly.</w:t>
        </w:r>
      </w:ins>
    </w:p>
    <w:p w:rsidR="00DD75DA" w:rsidRDefault="00DD75DA" w:rsidP="00DD75DA">
      <w:pPr>
        <w:rPr>
          <w:ins w:id="2076" w:author="Mike Schenk" w:date="2011-01-19T01:15:00Z"/>
          <w:rFonts w:eastAsia="Arial"/>
        </w:rPr>
      </w:pPr>
    </w:p>
    <w:p w:rsidR="00DD75DA" w:rsidRPr="00367E32" w:rsidRDefault="00DD75DA" w:rsidP="00DD75DA">
      <w:pPr>
        <w:pStyle w:val="ListStyle"/>
        <w:contextualSpacing/>
        <w:rPr>
          <w:ins w:id="2077" w:author="Mike Schenk" w:date="2011-01-19T01:15:00Z"/>
          <w:rStyle w:val="Strong"/>
        </w:rPr>
      </w:pPr>
      <w:ins w:id="2078" w:author="Mike Schenk" w:date="2011-01-19T01:15:00Z">
        <w:r w:rsidRPr="00367E32">
          <w:rPr>
            <w:rStyle w:val="Strong"/>
          </w:rPr>
          <w:t>Design constraints of this feature</w:t>
        </w:r>
      </w:ins>
    </w:p>
    <w:p w:rsidR="00DD75DA" w:rsidRDefault="00DD75DA" w:rsidP="00DD75DA">
      <w:pPr>
        <w:rPr>
          <w:ins w:id="2079" w:author="Mike Schenk" w:date="2011-01-19T01:15:00Z"/>
          <w:rFonts w:eastAsia="Arial"/>
        </w:rPr>
      </w:pPr>
      <w:ins w:id="2080" w:author="Mike Schenk" w:date="2011-01-19T01:15:00Z">
        <w:r>
          <w:rPr>
            <w:rFonts w:eastAsia="Arial"/>
          </w:rPr>
          <w:t>None</w:t>
        </w:r>
      </w:ins>
    </w:p>
    <w:p w:rsidR="00DD75DA" w:rsidRDefault="00DD75DA" w:rsidP="00DD75DA">
      <w:pPr>
        <w:rPr>
          <w:ins w:id="2081" w:author="Mike Schenk" w:date="2011-01-19T01:15:00Z"/>
          <w:rFonts w:eastAsia="Arial"/>
        </w:rPr>
      </w:pPr>
    </w:p>
    <w:p w:rsidR="00DD75DA" w:rsidRPr="00367E32" w:rsidRDefault="00DD75DA" w:rsidP="00DD75DA">
      <w:pPr>
        <w:pStyle w:val="ListStyle"/>
        <w:contextualSpacing/>
        <w:rPr>
          <w:ins w:id="2082" w:author="Mike Schenk" w:date="2011-01-19T01:15:00Z"/>
          <w:rStyle w:val="Strong"/>
        </w:rPr>
      </w:pPr>
      <w:ins w:id="2083" w:author="Mike Schenk" w:date="2011-01-19T01:15:00Z">
        <w:r w:rsidRPr="00367E32">
          <w:rPr>
            <w:rStyle w:val="Strong"/>
          </w:rPr>
          <w:t>Performance requirements of this feature</w:t>
        </w:r>
      </w:ins>
    </w:p>
    <w:p w:rsidR="00DD75DA" w:rsidRDefault="00DD75DA" w:rsidP="00DD75DA">
      <w:pPr>
        <w:rPr>
          <w:ins w:id="2084" w:author="Mike Schenk" w:date="2011-01-19T01:15:00Z"/>
          <w:rFonts w:eastAsia="Arial"/>
        </w:rPr>
      </w:pPr>
      <w:ins w:id="2085" w:author="Mike Schenk" w:date="2011-01-19T01:15:00Z">
        <w:r>
          <w:rPr>
            <w:rFonts w:eastAsia="Arial"/>
          </w:rPr>
          <w:t xml:space="preserve">Report shall display results in </w:t>
        </w:r>
        <w:proofErr w:type="gramStart"/>
        <w:r>
          <w:rPr>
            <w:rFonts w:eastAsia="Arial"/>
          </w:rPr>
          <w:t>under</w:t>
        </w:r>
        <w:proofErr w:type="gramEnd"/>
        <w:r>
          <w:rPr>
            <w:rFonts w:eastAsia="Arial"/>
          </w:rPr>
          <w:t xml:space="preserve"> 30 seconds from the time the user has entered the parameters and executed the report.</w:t>
        </w:r>
      </w:ins>
    </w:p>
    <w:p w:rsidR="00DD75DA" w:rsidRPr="00D37390" w:rsidRDefault="00DD75DA" w:rsidP="00DD75DA">
      <w:pPr>
        <w:pStyle w:val="Heading3"/>
        <w:rPr>
          <w:ins w:id="2086" w:author="Mike Schenk" w:date="2011-01-19T01:15:00Z"/>
          <w:rFonts w:eastAsia="Arial"/>
          <w:bCs/>
        </w:rPr>
      </w:pPr>
      <w:bookmarkStart w:id="2087" w:name="_Toc283410971"/>
      <w:ins w:id="2088" w:author="Mike Schenk" w:date="2011-01-19T01:15:00Z">
        <w:r>
          <w:rPr>
            <w:rFonts w:eastAsia="Arial"/>
            <w:bCs/>
          </w:rPr>
          <w:t>Daily Shopping List Report – BBQRMS-2</w:t>
        </w:r>
        <w:bookmarkEnd w:id="2087"/>
      </w:ins>
    </w:p>
    <w:tbl>
      <w:tblPr>
        <w:tblW w:w="0" w:type="auto"/>
        <w:tblLook w:val="0000"/>
      </w:tblPr>
      <w:tblGrid>
        <w:gridCol w:w="4680"/>
        <w:gridCol w:w="4680"/>
      </w:tblGrid>
      <w:tr w:rsidR="00DD75DA" w:rsidTr="00A93C48">
        <w:trPr>
          <w:ins w:id="2089"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2090" w:author="Mike Schenk" w:date="2011-01-19T01:15:00Z"/>
                <w:rStyle w:val="Strong"/>
              </w:rPr>
            </w:pPr>
            <w:ins w:id="2091" w:author="Mike Schenk" w:date="2011-01-19T01:15:00Z">
              <w:r w:rsidRPr="00367E32">
                <w:rPr>
                  <w:rStyle w:val="Strong"/>
                </w:rPr>
                <w:t>Related use cases:</w:t>
              </w:r>
            </w:ins>
          </w:p>
          <w:p w:rsidR="00DD75DA" w:rsidRDefault="00DD75DA" w:rsidP="00A93C48">
            <w:pPr>
              <w:rPr>
                <w:ins w:id="2092" w:author="Mike Schenk" w:date="2011-01-19T01:15:00Z"/>
                <w:rFonts w:eastAsia="Arial"/>
              </w:rPr>
            </w:pPr>
            <w:ins w:id="2093" w:author="Mike Schenk" w:date="2011-01-19T01:15:00Z">
              <w:r>
                <w:rPr>
                  <w:rFonts w:eastAsia="Arial"/>
                </w:rPr>
                <w:t>Select report</w:t>
              </w:r>
            </w:ins>
          </w:p>
          <w:p w:rsidR="00DD75DA" w:rsidRDefault="00DD75DA" w:rsidP="00A93C48">
            <w:pPr>
              <w:rPr>
                <w:ins w:id="2094" w:author="Mike Schenk" w:date="2011-01-19T01:15:00Z"/>
                <w:rFonts w:eastAsia="Arial"/>
              </w:rPr>
            </w:pPr>
            <w:ins w:id="2095" w:author="Mike Schenk" w:date="2011-01-19T01:15:00Z">
              <w:r>
                <w:rPr>
                  <w:rFonts w:eastAsia="Arial"/>
                </w:rPr>
                <w:t>Reconcile Inventory</w:t>
              </w:r>
            </w:ins>
          </w:p>
          <w:p w:rsidR="00DD75DA" w:rsidRDefault="00DD75DA" w:rsidP="00A93C48">
            <w:pPr>
              <w:rPr>
                <w:ins w:id="2096" w:author="Mike Schenk" w:date="2011-01-19T01:15:00Z"/>
                <w:rFonts w:eastAsia="Arial"/>
              </w:rPr>
            </w:pPr>
            <w:ins w:id="2097" w:author="Mike Schenk" w:date="2011-01-19T01:15:00Z">
              <w:r>
                <w:rPr>
                  <w:rFonts w:eastAsia="Arial"/>
                </w:rPr>
                <w:t>Receive an Inventory Order</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2098" w:author="Mike Schenk" w:date="2011-01-19T01:15:00Z"/>
                <w:rStyle w:val="Strong"/>
              </w:rPr>
            </w:pPr>
            <w:ins w:id="2099" w:author="Mike Schenk" w:date="2011-01-19T01:15:00Z">
              <w:r w:rsidRPr="00367E32">
                <w:rPr>
                  <w:rStyle w:val="Strong"/>
                </w:rPr>
                <w:t>Actors:</w:t>
              </w:r>
            </w:ins>
          </w:p>
          <w:p w:rsidR="00DD75DA" w:rsidRDefault="00DD75DA" w:rsidP="00A93C48">
            <w:pPr>
              <w:rPr>
                <w:ins w:id="2100" w:author="Mike Schenk" w:date="2011-01-19T01:15:00Z"/>
                <w:rFonts w:eastAsia="Arial"/>
              </w:rPr>
            </w:pPr>
            <w:ins w:id="2101" w:author="Mike Schenk" w:date="2011-01-19T01:15:00Z">
              <w:r>
                <w:rPr>
                  <w:rFonts w:eastAsia="Arial"/>
                </w:rPr>
                <w:t>Managers</w:t>
              </w:r>
            </w:ins>
          </w:p>
        </w:tc>
      </w:tr>
    </w:tbl>
    <w:p w:rsidR="00DD75DA" w:rsidRDefault="00DD75DA" w:rsidP="00DD75DA">
      <w:pPr>
        <w:pStyle w:val="ListStyle"/>
        <w:contextualSpacing/>
        <w:rPr>
          <w:ins w:id="2102" w:author="Mike Schenk" w:date="2011-01-19T01:15:00Z"/>
        </w:rPr>
      </w:pPr>
    </w:p>
    <w:p w:rsidR="00DD75DA" w:rsidRPr="00367E32" w:rsidRDefault="00DD75DA" w:rsidP="00DD75DA">
      <w:pPr>
        <w:pStyle w:val="ListStyle"/>
        <w:contextualSpacing/>
        <w:rPr>
          <w:ins w:id="2103" w:author="Mike Schenk" w:date="2011-01-19T01:15:00Z"/>
          <w:rStyle w:val="Strong"/>
        </w:rPr>
      </w:pPr>
      <w:ins w:id="2104" w:author="Mike Schenk" w:date="2011-01-19T01:15:00Z">
        <w:r w:rsidRPr="00367E32">
          <w:rPr>
            <w:rStyle w:val="Strong"/>
          </w:rPr>
          <w:t>Summary:</w:t>
        </w:r>
      </w:ins>
    </w:p>
    <w:p w:rsidR="00DD75DA" w:rsidRDefault="00DD75DA" w:rsidP="00DD75DA">
      <w:pPr>
        <w:rPr>
          <w:ins w:id="2105" w:author="Mike Schenk" w:date="2011-01-19T01:15:00Z"/>
          <w:rFonts w:eastAsia="Arial"/>
        </w:rPr>
      </w:pPr>
      <w:ins w:id="2106" w:author="Mike Schenk" w:date="2011-01-19T01:15:00Z">
        <w:r>
          <w:rPr>
            <w:rFonts w:eastAsia="Arial"/>
          </w:rPr>
          <w:t>Managers and owners can print a shopping list generated by the system based on inventory usage and anticipated menu item sales including pending catering orders. Owners and managers want the system to generate a list of inventory items have fallen below restocking levels.</w:t>
        </w:r>
      </w:ins>
    </w:p>
    <w:p w:rsidR="00DD75DA" w:rsidRPr="00367E32" w:rsidRDefault="00DD75DA" w:rsidP="00DD75DA">
      <w:pPr>
        <w:pStyle w:val="ListStyle"/>
        <w:contextualSpacing/>
        <w:rPr>
          <w:ins w:id="2107" w:author="Mike Schenk" w:date="2011-01-19T01:15:00Z"/>
          <w:rStyle w:val="Strong"/>
        </w:rPr>
      </w:pPr>
    </w:p>
    <w:p w:rsidR="00DD75DA" w:rsidRPr="00367E32" w:rsidRDefault="00DD75DA" w:rsidP="00DD75DA">
      <w:pPr>
        <w:pStyle w:val="ListStyle"/>
        <w:contextualSpacing/>
        <w:rPr>
          <w:ins w:id="2108" w:author="Mike Schenk" w:date="2011-01-19T01:15:00Z"/>
          <w:rStyle w:val="Strong"/>
        </w:rPr>
      </w:pPr>
      <w:ins w:id="2109" w:author="Mike Schenk" w:date="2011-01-19T01:15:00Z">
        <w:r w:rsidRPr="00367E32">
          <w:rPr>
            <w:rStyle w:val="Strong"/>
          </w:rPr>
          <w:t>Preconditions:</w:t>
        </w:r>
      </w:ins>
    </w:p>
    <w:p w:rsidR="00DD75DA" w:rsidRDefault="00DD75DA" w:rsidP="00DD75DA">
      <w:pPr>
        <w:rPr>
          <w:ins w:id="2110" w:author="Mike Schenk" w:date="2011-01-19T01:15:00Z"/>
          <w:rFonts w:eastAsia="Arial"/>
        </w:rPr>
      </w:pPr>
      <w:ins w:id="2111" w:author="Mike Schenk" w:date="2011-01-19T01:15:00Z">
        <w:r>
          <w:rPr>
            <w:rFonts w:eastAsia="Arial"/>
          </w:rPr>
          <w:t>Inventory information is up-to-date in the system.</w:t>
        </w:r>
      </w:ins>
    </w:p>
    <w:p w:rsidR="00DD75DA" w:rsidRDefault="00DD75DA" w:rsidP="00DD75DA">
      <w:pPr>
        <w:rPr>
          <w:ins w:id="2112" w:author="Mike Schenk" w:date="2011-01-19T01:15:00Z"/>
          <w:rFonts w:eastAsia="Arial"/>
        </w:rPr>
      </w:pPr>
      <w:ins w:id="2113" w:author="Mike Schenk" w:date="2011-01-19T01:15:00Z">
        <w:r>
          <w:rPr>
            <w:rFonts w:eastAsia="Arial"/>
          </w:rPr>
          <w:t>Catering orders are entered in the system with the necessary date.</w:t>
        </w:r>
      </w:ins>
    </w:p>
    <w:p w:rsidR="00DD75DA" w:rsidRDefault="00DD75DA" w:rsidP="00DD75DA">
      <w:pPr>
        <w:rPr>
          <w:ins w:id="2114" w:author="Mike Schenk" w:date="2011-01-19T01:15:00Z"/>
          <w:rFonts w:eastAsia="Arial"/>
        </w:rPr>
      </w:pPr>
    </w:p>
    <w:p w:rsidR="00DD75DA" w:rsidRPr="00367E32" w:rsidRDefault="00DD75DA" w:rsidP="00DD75DA">
      <w:pPr>
        <w:pStyle w:val="ListStyle"/>
        <w:contextualSpacing/>
        <w:rPr>
          <w:ins w:id="2115" w:author="Mike Schenk" w:date="2011-01-19T01:15:00Z"/>
          <w:rStyle w:val="Strong"/>
        </w:rPr>
      </w:pPr>
      <w:proofErr w:type="spellStart"/>
      <w:ins w:id="2116"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2117" w:author="Mike Schenk" w:date="2011-01-19T01:15:00Z"/>
          <w:rFonts w:eastAsia="Arial"/>
        </w:rPr>
      </w:pPr>
      <w:ins w:id="2118" w:author="Mike Schenk" w:date="2011-01-19T01:15:00Z">
        <w:r>
          <w:rPr>
            <w:rFonts w:eastAsia="Arial"/>
          </w:rPr>
          <w:t>A manager logs in to the system.</w:t>
        </w:r>
      </w:ins>
    </w:p>
    <w:p w:rsidR="00DD75DA" w:rsidRDefault="00DD75DA" w:rsidP="00DD75DA">
      <w:pPr>
        <w:rPr>
          <w:ins w:id="2119" w:author="Mike Schenk" w:date="2011-01-19T01:15:00Z"/>
          <w:rFonts w:eastAsia="Arial"/>
        </w:rPr>
      </w:pPr>
      <w:ins w:id="2120" w:author="Mike Schenk" w:date="2011-01-19T01:15:00Z">
        <w:r>
          <w:rPr>
            <w:rFonts w:eastAsia="Arial"/>
          </w:rPr>
          <w:t>The user selects the Daily Shopping List report.</w:t>
        </w:r>
      </w:ins>
    </w:p>
    <w:p w:rsidR="00DD75DA" w:rsidRDefault="00DD75DA" w:rsidP="00DD75DA">
      <w:pPr>
        <w:rPr>
          <w:ins w:id="2121" w:author="Mike Schenk" w:date="2011-01-19T01:15:00Z"/>
          <w:rFonts w:eastAsia="Arial"/>
        </w:rPr>
      </w:pPr>
      <w:ins w:id="2122" w:author="Mike Schenk" w:date="2011-01-19T01:15:00Z">
        <w:r>
          <w:rPr>
            <w:rFonts w:eastAsia="Arial"/>
          </w:rPr>
          <w:t>The user runs the report.</w:t>
        </w:r>
      </w:ins>
    </w:p>
    <w:p w:rsidR="00DD75DA" w:rsidRDefault="00DD75DA" w:rsidP="00DD75DA">
      <w:pPr>
        <w:rPr>
          <w:ins w:id="2123" w:author="Mike Schenk" w:date="2011-01-19T01:15:00Z"/>
          <w:rFonts w:eastAsia="Arial"/>
        </w:rPr>
      </w:pPr>
      <w:ins w:id="2124" w:author="Mike Schenk" w:date="2011-01-19T01:15:00Z">
        <w:r>
          <w:rPr>
            <w:rFonts w:eastAsia="Arial"/>
          </w:rPr>
          <w:lastRenderedPageBreak/>
          <w:t>The user prints the report.</w:t>
        </w:r>
      </w:ins>
    </w:p>
    <w:p w:rsidR="00DD75DA" w:rsidRDefault="00DD75DA" w:rsidP="00DD75DA">
      <w:pPr>
        <w:pStyle w:val="ListStyle"/>
        <w:contextualSpacing/>
        <w:rPr>
          <w:ins w:id="2125" w:author="Mike Schenk" w:date="2011-01-19T01:15:00Z"/>
          <w:rStyle w:val="Strong"/>
        </w:rPr>
      </w:pPr>
    </w:p>
    <w:p w:rsidR="00DD75DA" w:rsidRPr="00367E32" w:rsidRDefault="00DD75DA" w:rsidP="00DD75DA">
      <w:pPr>
        <w:pStyle w:val="ListStyle"/>
        <w:contextualSpacing/>
        <w:rPr>
          <w:ins w:id="2126" w:author="Mike Schenk" w:date="2011-01-19T01:15:00Z"/>
          <w:rStyle w:val="Strong"/>
        </w:rPr>
      </w:pPr>
      <w:proofErr w:type="spellStart"/>
      <w:ins w:id="2127" w:author="Mike Schenk" w:date="2011-01-19T01:15:00Z">
        <w:r w:rsidRPr="00367E32">
          <w:rPr>
            <w:rStyle w:val="Strong"/>
          </w:rPr>
          <w:t>Postconditions</w:t>
        </w:r>
        <w:proofErr w:type="spellEnd"/>
      </w:ins>
    </w:p>
    <w:p w:rsidR="00DD75DA" w:rsidRDefault="00DD75DA" w:rsidP="00DD75DA">
      <w:pPr>
        <w:rPr>
          <w:ins w:id="2128" w:author="Mike Schenk" w:date="2011-01-19T01:15:00Z"/>
          <w:rFonts w:eastAsia="Arial"/>
        </w:rPr>
      </w:pPr>
      <w:ins w:id="2129" w:author="Mike Schenk" w:date="2011-01-19T01:15:00Z">
        <w:r>
          <w:rPr>
            <w:rFonts w:eastAsia="Arial"/>
          </w:rPr>
          <w:t>The manager carries a shopping list out to buy inventory from his purveyors.</w:t>
        </w:r>
      </w:ins>
    </w:p>
    <w:p w:rsidR="00DD75DA" w:rsidRDefault="00DD75DA" w:rsidP="00DD75DA">
      <w:pPr>
        <w:rPr>
          <w:ins w:id="2130" w:author="Mike Schenk" w:date="2011-01-19T01:15:00Z"/>
          <w:rFonts w:eastAsia="Arial"/>
        </w:rPr>
      </w:pPr>
    </w:p>
    <w:p w:rsidR="00DD75DA" w:rsidRPr="00367E32" w:rsidRDefault="00DD75DA" w:rsidP="00DD75DA">
      <w:pPr>
        <w:pStyle w:val="ListStyle"/>
        <w:contextualSpacing/>
        <w:rPr>
          <w:ins w:id="2131" w:author="Mike Schenk" w:date="2011-01-19T01:15:00Z"/>
          <w:rStyle w:val="Strong"/>
        </w:rPr>
      </w:pPr>
      <w:ins w:id="2132" w:author="Mike Schenk" w:date="2011-01-19T01:15:00Z">
        <w:r w:rsidRPr="00367E32">
          <w:rPr>
            <w:rStyle w:val="Strong"/>
          </w:rPr>
          <w:t>Design constraints of this feature</w:t>
        </w:r>
      </w:ins>
    </w:p>
    <w:p w:rsidR="00DD75DA" w:rsidRDefault="00DD75DA" w:rsidP="00DD75DA">
      <w:pPr>
        <w:rPr>
          <w:ins w:id="2133" w:author="Mike Schenk" w:date="2011-01-19T01:15:00Z"/>
          <w:rFonts w:eastAsia="Arial"/>
        </w:rPr>
      </w:pPr>
      <w:ins w:id="2134" w:author="Mike Schenk" w:date="2011-01-19T01:15:00Z">
        <w:r>
          <w:rPr>
            <w:rFonts w:eastAsia="Arial"/>
          </w:rPr>
          <w:t>None</w:t>
        </w:r>
      </w:ins>
    </w:p>
    <w:p w:rsidR="00DD75DA" w:rsidRDefault="00DD75DA" w:rsidP="00DD75DA">
      <w:pPr>
        <w:rPr>
          <w:ins w:id="2135" w:author="Mike Schenk" w:date="2011-01-19T01:15:00Z"/>
          <w:rFonts w:eastAsia="Arial"/>
        </w:rPr>
      </w:pPr>
    </w:p>
    <w:p w:rsidR="00DD75DA" w:rsidRPr="00367E32" w:rsidRDefault="00DD75DA" w:rsidP="00DD75DA">
      <w:pPr>
        <w:pStyle w:val="ListStyle"/>
        <w:contextualSpacing/>
        <w:rPr>
          <w:ins w:id="2136" w:author="Mike Schenk" w:date="2011-01-19T01:15:00Z"/>
          <w:rStyle w:val="Strong"/>
        </w:rPr>
      </w:pPr>
      <w:ins w:id="2137" w:author="Mike Schenk" w:date="2011-01-19T01:15:00Z">
        <w:r w:rsidRPr="00367E32">
          <w:rPr>
            <w:rStyle w:val="Strong"/>
          </w:rPr>
          <w:t>Performance requirements of this feature</w:t>
        </w:r>
      </w:ins>
    </w:p>
    <w:p w:rsidR="00DD75DA" w:rsidRDefault="00DD75DA" w:rsidP="00DD75DA">
      <w:pPr>
        <w:rPr>
          <w:ins w:id="2138" w:author="Mike Schenk" w:date="2011-01-19T01:15:00Z"/>
          <w:rFonts w:eastAsia="Arial"/>
        </w:rPr>
      </w:pPr>
      <w:ins w:id="2139" w:author="Mike Schenk" w:date="2011-01-19T01:15:00Z">
        <w:r>
          <w:rPr>
            <w:rFonts w:eastAsia="Arial"/>
          </w:rPr>
          <w:t xml:space="preserve">Report shall display results in </w:t>
        </w:r>
        <w:proofErr w:type="gramStart"/>
        <w:r>
          <w:rPr>
            <w:rFonts w:eastAsia="Arial"/>
          </w:rPr>
          <w:t>under</w:t>
        </w:r>
        <w:proofErr w:type="gramEnd"/>
        <w:r>
          <w:rPr>
            <w:rFonts w:eastAsia="Arial"/>
          </w:rPr>
          <w:t xml:space="preserve"> 30 seconds from the time the user has entered the parameters and executed the report.</w:t>
        </w:r>
      </w:ins>
    </w:p>
    <w:p w:rsidR="00BE22A3" w:rsidRDefault="00BE22A3">
      <w:pPr>
        <w:rPr>
          <w:ins w:id="2140" w:author="Jerod Hodgkin" w:date="2011-01-18T22:48:00Z"/>
          <w:rFonts w:asciiTheme="majorHAnsi" w:eastAsia="Arial" w:hAnsiTheme="majorHAnsi" w:cstheme="majorBidi"/>
          <w:bCs/>
          <w:color w:val="365F91" w:themeColor="accent1" w:themeShade="BF"/>
          <w:sz w:val="24"/>
          <w:szCs w:val="24"/>
        </w:rPr>
      </w:pPr>
      <w:bookmarkStart w:id="2141" w:name="h.39keeqa9181j"/>
      <w:bookmarkStart w:id="2142" w:name="h.a81mjb-qt5mg5"/>
      <w:bookmarkEnd w:id="2141"/>
      <w:bookmarkEnd w:id="2142"/>
      <w:ins w:id="2143" w:author="Jerod Hodgkin" w:date="2011-01-18T22:48:00Z">
        <w:r>
          <w:rPr>
            <w:rFonts w:eastAsia="Arial"/>
            <w:bCs/>
          </w:rPr>
          <w:br w:type="page"/>
        </w:r>
      </w:ins>
    </w:p>
    <w:p w:rsidR="00A77B3E" w:rsidRDefault="00C67F31" w:rsidP="00741ACB">
      <w:pPr>
        <w:pStyle w:val="Heading2"/>
        <w:rPr>
          <w:rFonts w:eastAsia="Arial"/>
          <w:bCs/>
        </w:rPr>
      </w:pPr>
      <w:bookmarkStart w:id="2144" w:name="_Toc283410972"/>
      <w:r w:rsidRPr="00D37390">
        <w:rPr>
          <w:rFonts w:eastAsia="Arial"/>
          <w:bCs/>
        </w:rPr>
        <w:lastRenderedPageBreak/>
        <w:t>Logical View</w:t>
      </w:r>
      <w:bookmarkEnd w:id="2144"/>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11</w:t>
      </w:r>
      <w:r w:rsidR="00673E6A">
        <w:rPr>
          <w:rFonts w:eastAsia="Arial"/>
        </w:rPr>
        <w:t>a</w:t>
      </w:r>
      <w:r>
        <w:rPr>
          <w:rFonts w:eastAsia="Arial"/>
        </w:rPr>
        <w:t>.</w:t>
      </w:r>
      <w:proofErr w:type="gramEnd"/>
      <w:r>
        <w:rPr>
          <w:rFonts w:eastAsia="Arial"/>
        </w:rPr>
        <w:t xml:space="preserve"> Logical View</w:t>
      </w:r>
    </w:p>
    <w:p w:rsidR="00A77B3E" w:rsidRDefault="00A77B3E" w:rsidP="00367E32">
      <w:pPr>
        <w:rPr>
          <w:rFonts w:eastAsia="Arial"/>
        </w:rPr>
      </w:pPr>
    </w:p>
    <w:p w:rsidR="00A77B3E" w:rsidRDefault="00C67F31" w:rsidP="00367E32">
      <w:pPr>
        <w:rPr>
          <w:rFonts w:eastAsia="Arial"/>
        </w:rPr>
      </w:pPr>
      <w:r>
        <w:rPr>
          <w:rFonts w:eastAsia="Arial"/>
        </w:rPr>
        <w:t>Figure 11</w:t>
      </w:r>
      <w:r w:rsidR="00673E6A">
        <w:rPr>
          <w:rFonts w:eastAsia="Arial"/>
        </w:rPr>
        <w:t>a</w:t>
      </w:r>
      <w:r>
        <w:rPr>
          <w:rFonts w:eastAsia="Arial"/>
        </w:rPr>
        <w:t xml:space="preserve"> depicts the classes that will implement the behavior of the system. The classes follow a Model-View-</w:t>
      </w:r>
      <w:proofErr w:type="spellStart"/>
      <w:r>
        <w:rPr>
          <w:rFonts w:eastAsia="Arial"/>
        </w:rPr>
        <w:t>ViewModel</w:t>
      </w:r>
      <w:proofErr w:type="spellEnd"/>
      <w:r>
        <w:rPr>
          <w:rFonts w:eastAsia="Arial"/>
        </w:rPr>
        <w:t xml:space="preserve"> design pattern. The Model classes are not shown on this diagram, but their structure will mirror the entities in the entity relationship diagrams later in this document. They will be mapped from the database using Entity Framework.</w:t>
      </w:r>
    </w:p>
    <w:p w:rsidR="00E940CF" w:rsidRDefault="00E940CF">
      <w:pPr>
        <w:rPr>
          <w:rFonts w:asciiTheme="majorHAnsi" w:eastAsiaTheme="majorEastAsia" w:hAnsiTheme="majorHAnsi" w:cstheme="majorBidi"/>
          <w:color w:val="4F81BD" w:themeColor="accent1"/>
          <w:sz w:val="24"/>
          <w:szCs w:val="24"/>
        </w:rPr>
      </w:pPr>
      <w:bookmarkStart w:id="2145" w:name="h.mrrwn2-u1ugr5"/>
      <w:bookmarkEnd w:id="2145"/>
      <w:r>
        <w:br w:type="page"/>
      </w:r>
    </w:p>
    <w:p w:rsidR="000F69A4" w:rsidRDefault="00E940CF" w:rsidP="00E940CF">
      <w:pPr>
        <w:pStyle w:val="Heading3"/>
        <w:rPr>
          <w:rFonts w:eastAsia="Arial"/>
          <w:bCs/>
        </w:rPr>
      </w:pPr>
      <w:bookmarkStart w:id="2146" w:name="_Toc283410973"/>
      <w:r>
        <w:lastRenderedPageBreak/>
        <w:t>Class Diagrams</w:t>
      </w:r>
      <w:bookmarkEnd w:id="2146"/>
    </w:p>
    <w:p w:rsidR="00FD45AA" w:rsidRDefault="00FD45AA" w:rsidP="00C9254E">
      <w:pPr>
        <w:keepNext/>
      </w:pPr>
    </w:p>
    <w:p w:rsidR="00FD45AA" w:rsidRDefault="00FD45AA" w:rsidP="00C9254E">
      <w:pPr>
        <w:keepNext/>
        <w:rPr>
          <w:rFonts w:eastAsia="Arial"/>
          <w:bCs/>
          <w:noProof/>
          <w:lang w:bidi="ar-SA"/>
        </w:rPr>
      </w:pPr>
      <w:r>
        <w:rPr>
          <w:noProof/>
          <w:lang w:bidi="ar-SA"/>
        </w:rPr>
        <w:drawing>
          <wp:inline distT="0" distB="0" distL="0" distR="0">
            <wp:extent cx="5943600" cy="322280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222806"/>
                    </a:xfrm>
                    <a:prstGeom prst="rect">
                      <a:avLst/>
                    </a:prstGeom>
                    <a:noFill/>
                    <a:ln w="9525">
                      <a:noFill/>
                      <a:miter lim="800000"/>
                      <a:headEnd/>
                      <a:tailEnd/>
                    </a:ln>
                  </pic:spPr>
                </pic:pic>
              </a:graphicData>
            </a:graphic>
          </wp:inline>
        </w:drawing>
      </w:r>
    </w:p>
    <w:p w:rsidR="00FD45AA" w:rsidRDefault="00FD45AA" w:rsidP="002B7ED3">
      <w:pPr>
        <w:pStyle w:val="Caption"/>
      </w:pPr>
      <w:r>
        <w:t>Figure 11b- Class diagram</w:t>
      </w:r>
      <w:r w:rsidR="002B7ED3">
        <w:t>s with method signatures.</w:t>
      </w:r>
    </w:p>
    <w:p w:rsidR="002B7ED3" w:rsidRPr="002B7ED3" w:rsidRDefault="002B7ED3" w:rsidP="002B7ED3"/>
    <w:p w:rsidR="00FD45AA" w:rsidRDefault="00FD45AA" w:rsidP="00C9254E">
      <w:pPr>
        <w:keepNext/>
        <w:rPr>
          <w:rFonts w:eastAsia="Arial"/>
          <w:bCs/>
          <w:noProof/>
          <w:lang w:bidi="ar-SA"/>
        </w:rPr>
      </w:pPr>
    </w:p>
    <w:p w:rsidR="00C9254E" w:rsidRDefault="00C9254E" w:rsidP="00C9254E">
      <w:pPr>
        <w:keepNext/>
      </w:pPr>
      <w:r>
        <w:rPr>
          <w:rFonts w:eastAsia="Arial"/>
          <w:bCs/>
          <w:noProof/>
          <w:lang w:bidi="ar-SA"/>
        </w:rPr>
        <w:drawing>
          <wp:inline distT="0" distB="0" distL="0" distR="0">
            <wp:extent cx="5972175" cy="2335274"/>
            <wp:effectExtent l="19050" t="0" r="0" b="0"/>
            <wp:docPr id="35" name="Picture 8" descr="C:\Documents and Settings\leonards\My Documents\school\weber\CS3750\project-svn\Documents\View-ViewModel-common 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onards\My Documents\school\weber\CS3750\project-svn\Documents\View-ViewModel-common screens.png"/>
                    <pic:cNvPicPr>
                      <a:picLocks noChangeAspect="1" noChangeArrowheads="1"/>
                    </pic:cNvPicPr>
                  </pic:nvPicPr>
                  <pic:blipFill>
                    <a:blip r:embed="rId22" cstate="print"/>
                    <a:srcRect/>
                    <a:stretch>
                      <a:fillRect/>
                    </a:stretch>
                  </pic:blipFill>
                  <pic:spPr bwMode="auto">
                    <a:xfrm>
                      <a:off x="0" y="0"/>
                      <a:ext cx="5973376" cy="2335744"/>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11b</w:t>
      </w:r>
      <w:r>
        <w:t>- View</w:t>
      </w:r>
      <w:r w:rsidR="00673E6A">
        <w:t xml:space="preserve"> </w:t>
      </w:r>
      <w:r>
        <w:t>Models</w:t>
      </w:r>
      <w:r w:rsidR="00673E6A">
        <w:t xml:space="preserve"> Related to Logging in and the Main Application</w:t>
      </w:r>
    </w:p>
    <w:p w:rsidR="00C9254E" w:rsidRDefault="00C9254E">
      <w:pPr>
        <w:rPr>
          <w:rFonts w:eastAsia="Arial"/>
          <w:bCs/>
        </w:rPr>
      </w:pPr>
    </w:p>
    <w:p w:rsidR="00847220" w:rsidRDefault="00847220">
      <w:pPr>
        <w:rPr>
          <w:rFonts w:eastAsia="Arial"/>
          <w:bCs/>
        </w:rPr>
      </w:pPr>
    </w:p>
    <w:p w:rsidR="00847220" w:rsidRDefault="00847220">
      <w:pPr>
        <w:rPr>
          <w:rFonts w:eastAsia="Arial"/>
          <w:bCs/>
        </w:rPr>
      </w:pPr>
    </w:p>
    <w:p w:rsidR="00E77665" w:rsidRDefault="00847220">
      <w:pPr>
        <w:rPr>
          <w:rFonts w:asciiTheme="majorHAnsi" w:eastAsia="Arial" w:hAnsiTheme="majorHAnsi" w:cstheme="majorBidi"/>
          <w:bCs/>
          <w:color w:val="365F91" w:themeColor="accent1" w:themeShade="BF"/>
          <w:sz w:val="24"/>
          <w:szCs w:val="24"/>
        </w:rPr>
      </w:pPr>
      <w:r>
        <w:rPr>
          <w:rFonts w:asciiTheme="majorHAnsi" w:eastAsia="Arial" w:hAnsiTheme="majorHAnsi" w:cstheme="majorBidi"/>
          <w:bCs/>
          <w:noProof/>
          <w:color w:val="365F91" w:themeColor="accent1" w:themeShade="BF"/>
          <w:sz w:val="24"/>
          <w:szCs w:val="24"/>
          <w:lang w:bidi="ar-SA"/>
        </w:rPr>
        <w:lastRenderedPageBreak/>
        <w:drawing>
          <wp:inline distT="0" distB="0" distL="0" distR="0">
            <wp:extent cx="5904911" cy="2812952"/>
            <wp:effectExtent l="19050" t="0" r="589"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10040" cy="2815395"/>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11c</w:t>
      </w:r>
      <w:r>
        <w:t>- View</w:t>
      </w:r>
      <w:r w:rsidR="00673E6A">
        <w:t xml:space="preserve"> Models Related to</w:t>
      </w:r>
      <w:r>
        <w:t xml:space="preserve"> Placing a Customer Order</w:t>
      </w:r>
    </w:p>
    <w:p w:rsidR="00673E6A" w:rsidRDefault="00673E6A" w:rsidP="002B7ED3">
      <w:pPr>
        <w:ind w:firstLine="0"/>
      </w:pPr>
    </w:p>
    <w:p w:rsidR="00847220" w:rsidRDefault="00847220" w:rsidP="00847220">
      <w:r>
        <w:rPr>
          <w:noProof/>
          <w:lang w:bidi="ar-SA"/>
        </w:rPr>
        <w:drawing>
          <wp:inline distT="0" distB="0" distL="0" distR="0">
            <wp:extent cx="5943600" cy="2957999"/>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943600" cy="2957999"/>
                    </a:xfrm>
                    <a:prstGeom prst="rect">
                      <a:avLst/>
                    </a:prstGeom>
                    <a:noFill/>
                    <a:ln w="9525">
                      <a:noFill/>
                      <a:miter lim="800000"/>
                      <a:headEnd/>
                      <a:tailEnd/>
                    </a:ln>
                  </pic:spPr>
                </pic:pic>
              </a:graphicData>
            </a:graphic>
          </wp:inline>
        </w:drawing>
      </w:r>
    </w:p>
    <w:p w:rsidR="00847220" w:rsidRDefault="00673E6A" w:rsidP="00847220">
      <w:pPr>
        <w:pStyle w:val="Caption"/>
      </w:pPr>
      <w:r>
        <w:t>Figure 11d-</w:t>
      </w:r>
      <w:r w:rsidR="00847220">
        <w:t xml:space="preserve"> View</w:t>
      </w:r>
      <w:r>
        <w:t xml:space="preserve"> Models Related to</w:t>
      </w:r>
      <w:r w:rsidR="00847220">
        <w:t xml:space="preserve"> </w:t>
      </w:r>
      <w:r>
        <w:t>Reporting</w:t>
      </w:r>
    </w:p>
    <w:p w:rsidR="00673E6A" w:rsidRDefault="00673E6A" w:rsidP="00673E6A"/>
    <w:p w:rsidR="00673E6A" w:rsidRDefault="00673E6A" w:rsidP="00673E6A"/>
    <w:p w:rsidR="00673E6A" w:rsidRPr="00673E6A" w:rsidRDefault="00673E6A" w:rsidP="00673E6A"/>
    <w:p w:rsidR="00673E6A" w:rsidRDefault="00673E6A" w:rsidP="00673E6A"/>
    <w:p w:rsidR="00673E6A" w:rsidRDefault="00673E6A" w:rsidP="00673E6A">
      <w:pPr>
        <w:pStyle w:val="Caption"/>
      </w:pPr>
      <w:r>
        <w:rPr>
          <w:noProof/>
          <w:lang w:bidi="ar-SA"/>
        </w:rPr>
        <w:lastRenderedPageBreak/>
        <w:drawing>
          <wp:inline distT="0" distB="0" distL="0" distR="0">
            <wp:extent cx="5943600" cy="2401362"/>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43600" cy="2401362"/>
                    </a:xfrm>
                    <a:prstGeom prst="rect">
                      <a:avLst/>
                    </a:prstGeom>
                    <a:noFill/>
                    <a:ln w="9525">
                      <a:noFill/>
                      <a:miter lim="800000"/>
                      <a:headEnd/>
                      <a:tailEnd/>
                    </a:ln>
                  </pic:spPr>
                </pic:pic>
              </a:graphicData>
            </a:graphic>
          </wp:inline>
        </w:drawing>
      </w:r>
      <w:r w:rsidRPr="00673E6A">
        <w:t xml:space="preserve"> </w:t>
      </w:r>
      <w:r>
        <w:t>Figure 11e- View Models Related to Inventory Management</w:t>
      </w:r>
    </w:p>
    <w:p w:rsidR="00847220" w:rsidRDefault="00847220" w:rsidP="00673E6A"/>
    <w:p w:rsidR="00673E6A" w:rsidRDefault="00673E6A" w:rsidP="00673E6A">
      <w:pPr>
        <w:pStyle w:val="Caption"/>
      </w:pPr>
      <w:r>
        <w:rPr>
          <w:noProof/>
          <w:lang w:bidi="ar-SA"/>
        </w:rPr>
        <w:drawing>
          <wp:inline distT="0" distB="0" distL="0" distR="0">
            <wp:extent cx="1933575" cy="3669707"/>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933575" cy="3669707"/>
                    </a:xfrm>
                    <a:prstGeom prst="rect">
                      <a:avLst/>
                    </a:prstGeom>
                    <a:noFill/>
                    <a:ln w="9525">
                      <a:noFill/>
                      <a:miter lim="800000"/>
                      <a:headEnd/>
                      <a:tailEnd/>
                    </a:ln>
                  </pic:spPr>
                </pic:pic>
              </a:graphicData>
            </a:graphic>
          </wp:inline>
        </w:drawing>
      </w:r>
    </w:p>
    <w:p w:rsidR="00673E6A" w:rsidRDefault="00673E6A" w:rsidP="00673E6A">
      <w:pPr>
        <w:pStyle w:val="Caption"/>
      </w:pPr>
      <w:r w:rsidRPr="00673E6A">
        <w:t xml:space="preserve"> </w:t>
      </w:r>
      <w:r>
        <w:t>Figure 11</w:t>
      </w:r>
      <w:r w:rsidR="001C43E7">
        <w:t>f</w:t>
      </w:r>
      <w:r>
        <w:t>- View Models Related to Cook Screen</w:t>
      </w:r>
    </w:p>
    <w:p w:rsidR="00673E6A" w:rsidRDefault="00673E6A" w:rsidP="00673E6A"/>
    <w:p w:rsidR="00673E6A" w:rsidRDefault="00673E6A" w:rsidP="00673E6A"/>
    <w:p w:rsidR="00673E6A" w:rsidRDefault="00673E6A" w:rsidP="00673E6A"/>
    <w:p w:rsidR="00673E6A" w:rsidRDefault="00673E6A" w:rsidP="00673E6A">
      <w:r>
        <w:rPr>
          <w:noProof/>
          <w:lang w:bidi="ar-SA"/>
        </w:rPr>
        <w:lastRenderedPageBreak/>
        <w:drawing>
          <wp:inline distT="0" distB="0" distL="0" distR="0">
            <wp:extent cx="2042288" cy="288607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042288" cy="2886075"/>
                    </a:xfrm>
                    <a:prstGeom prst="rect">
                      <a:avLst/>
                    </a:prstGeom>
                    <a:noFill/>
                    <a:ln w="9525">
                      <a:noFill/>
                      <a:miter lim="800000"/>
                      <a:headEnd/>
                      <a:tailEnd/>
                    </a:ln>
                  </pic:spPr>
                </pic:pic>
              </a:graphicData>
            </a:graphic>
          </wp:inline>
        </w:drawing>
      </w:r>
    </w:p>
    <w:p w:rsidR="001C43E7" w:rsidRDefault="001C43E7" w:rsidP="001C43E7">
      <w:pPr>
        <w:pStyle w:val="Caption"/>
      </w:pPr>
      <w:r>
        <w:t>Figure 11g- Base Model and Descendants</w:t>
      </w:r>
    </w:p>
    <w:p w:rsidR="001C43E7" w:rsidRDefault="001C43E7" w:rsidP="001C43E7"/>
    <w:p w:rsidR="001C43E7" w:rsidRDefault="001C43E7" w:rsidP="001C43E7"/>
    <w:p w:rsidR="001C43E7" w:rsidRDefault="001C43E7" w:rsidP="001E02AC">
      <w:pPr>
        <w:ind w:firstLine="0"/>
      </w:pPr>
    </w:p>
    <w:p w:rsidR="001C43E7" w:rsidRDefault="001C43E7" w:rsidP="001C43E7"/>
    <w:p w:rsidR="001C43E7" w:rsidRDefault="001C43E7" w:rsidP="001C43E7">
      <w:r>
        <w:rPr>
          <w:noProof/>
          <w:lang w:bidi="ar-SA"/>
        </w:rPr>
        <w:drawing>
          <wp:inline distT="0" distB="0" distL="0" distR="0">
            <wp:extent cx="5943600" cy="3313059"/>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943600" cy="3313059"/>
                    </a:xfrm>
                    <a:prstGeom prst="rect">
                      <a:avLst/>
                    </a:prstGeom>
                    <a:noFill/>
                    <a:ln w="9525">
                      <a:noFill/>
                      <a:miter lim="800000"/>
                      <a:headEnd/>
                      <a:tailEnd/>
                    </a:ln>
                  </pic:spPr>
                </pic:pic>
              </a:graphicData>
            </a:graphic>
          </wp:inline>
        </w:drawing>
      </w:r>
    </w:p>
    <w:p w:rsidR="001C43E7" w:rsidRDefault="001C43E7" w:rsidP="001C43E7">
      <w:pPr>
        <w:pStyle w:val="Caption"/>
      </w:pPr>
      <w:r>
        <w:t>Figure 11h- Screens for User Controls (Code Behind)</w:t>
      </w:r>
    </w:p>
    <w:p w:rsidR="001C43E7" w:rsidRDefault="001C43E7" w:rsidP="001C43E7"/>
    <w:p w:rsidR="001E02AC" w:rsidRDefault="001E02AC" w:rsidP="001C43E7"/>
    <w:p w:rsidR="001C43E7" w:rsidRDefault="001C43E7" w:rsidP="001C43E7"/>
    <w:p w:rsidR="001E02AC" w:rsidRDefault="001C43E7" w:rsidP="001E02AC">
      <w:pPr>
        <w:pStyle w:val="Caption"/>
        <w:ind w:left="360" w:firstLine="0"/>
      </w:pPr>
      <w:r>
        <w:rPr>
          <w:noProof/>
          <w:lang w:bidi="ar-SA"/>
        </w:rPr>
        <w:lastRenderedPageBreak/>
        <w:drawing>
          <wp:inline distT="0" distB="0" distL="0" distR="0">
            <wp:extent cx="5943600" cy="3753401"/>
            <wp:effectExtent l="1905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43600" cy="3753401"/>
                    </a:xfrm>
                    <a:prstGeom prst="rect">
                      <a:avLst/>
                    </a:prstGeom>
                    <a:noFill/>
                    <a:ln w="9525">
                      <a:noFill/>
                      <a:miter lim="800000"/>
                      <a:headEnd/>
                      <a:tailEnd/>
                    </a:ln>
                  </pic:spPr>
                </pic:pic>
              </a:graphicData>
            </a:graphic>
          </wp:inline>
        </w:drawing>
      </w:r>
      <w:r w:rsidR="001E02AC" w:rsidRPr="001E02AC">
        <w:t xml:space="preserve"> </w:t>
      </w:r>
      <w:r w:rsidR="001E02AC">
        <w:t>Figure 11i-Models and Helper Classes</w:t>
      </w:r>
    </w:p>
    <w:p w:rsidR="001C43E7" w:rsidRPr="001C43E7" w:rsidRDefault="001C43E7" w:rsidP="001C43E7"/>
    <w:p w:rsidR="002B7ED3" w:rsidRDefault="002B7ED3">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2147" w:name="_Toc283410974"/>
      <w:r w:rsidRPr="00D37390">
        <w:rPr>
          <w:rFonts w:eastAsia="Arial"/>
          <w:bCs/>
        </w:rPr>
        <w:lastRenderedPageBreak/>
        <w:t>Development View</w:t>
      </w:r>
      <w:bookmarkEnd w:id="2147"/>
    </w:p>
    <w:p w:rsidR="00A77B3E" w:rsidRDefault="003D576E" w:rsidP="00367E32">
      <w:pPr>
        <w:rPr>
          <w:rFonts w:eastAsia="Arial"/>
        </w:rPr>
      </w:pPr>
      <w:r>
        <w:rPr>
          <w:noProof/>
          <w:lang w:bidi="ar-SA"/>
        </w:rPr>
        <w:drawing>
          <wp:inline distT="0" distB="0" distL="0" distR="0">
            <wp:extent cx="4229100" cy="450703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4231488" cy="4509578"/>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12.</w:t>
      </w:r>
      <w:proofErr w:type="gramEnd"/>
      <w:r>
        <w:rPr>
          <w:rFonts w:eastAsia="Arial"/>
        </w:rPr>
        <w:t xml:space="preserve">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spellStart"/>
      <w:r>
        <w:rPr>
          <w:rFonts w:eastAsia="Arial"/>
        </w:rPr>
        <w:t>BBQRMS.Client</w:t>
      </w:r>
      <w:proofErr w:type="spellEnd"/>
      <w:r>
        <w:rPr>
          <w:rFonts w:eastAsia="Arial"/>
        </w:rPr>
        <w:t xml:space="preserve"> package will include all of the code running the user interfaces.</w:t>
      </w:r>
    </w:p>
    <w:p w:rsidR="00A77B3E" w:rsidRDefault="00A77B3E" w:rsidP="00367E32">
      <w:pPr>
        <w:rPr>
          <w:rFonts w:eastAsia="Arial"/>
        </w:rPr>
      </w:pPr>
    </w:p>
    <w:p w:rsidR="00A77B3E" w:rsidRDefault="00C67F31" w:rsidP="00367E32">
      <w:pPr>
        <w:rPr>
          <w:rFonts w:eastAsia="Arial"/>
        </w:rPr>
      </w:pPr>
      <w:proofErr w:type="spellStart"/>
      <w:r>
        <w:rPr>
          <w:rFonts w:eastAsia="Arial"/>
        </w:rPr>
        <w:t>BBQRMS.Server</w:t>
      </w:r>
      <w:proofErr w:type="spellEnd"/>
      <w:r>
        <w:rPr>
          <w:rFonts w:eastAsia="Arial"/>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proofErr w:type="spellStart"/>
      <w:r>
        <w:rPr>
          <w:rFonts w:eastAsia="Arial"/>
        </w:rPr>
        <w:t>BBQRMS.Entities</w:t>
      </w:r>
      <w:proofErr w:type="spellEnd"/>
      <w:r>
        <w:rPr>
          <w:rFonts w:eastAsia="Arial"/>
        </w:rPr>
        <w:t xml:space="preserve">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proofErr w:type="spellStart"/>
      <w:r>
        <w:rPr>
          <w:rFonts w:eastAsia="Arial"/>
        </w:rPr>
        <w:t>BBQRMS.Reporting</w:t>
      </w:r>
      <w:proofErr w:type="spellEnd"/>
      <w:r>
        <w:rPr>
          <w:rFonts w:eastAsia="Arial"/>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eastAsia="Arial"/>
        </w:rPr>
        <w:t>BBQRMS.Reporting</w:t>
      </w:r>
      <w:proofErr w:type="spellEnd"/>
      <w:r>
        <w:rPr>
          <w:rFonts w:eastAsia="Arial"/>
        </w:rPr>
        <w:t xml:space="preserve">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eastAsia="Arial"/>
          <w:bCs/>
        </w:rPr>
      </w:pPr>
      <w:bookmarkStart w:id="2148" w:name="h.lzs22z-biztux"/>
      <w:bookmarkEnd w:id="2148"/>
      <w:r>
        <w:rPr>
          <w:rFonts w:eastAsia="Arial"/>
          <w:bCs/>
        </w:rPr>
        <w:br w:type="page"/>
      </w:r>
    </w:p>
    <w:p w:rsidR="002B7ED3" w:rsidRDefault="002B7ED3" w:rsidP="002B7ED3">
      <w:pPr>
        <w:pStyle w:val="Heading3"/>
        <w:rPr>
          <w:rFonts w:eastAsia="Arial"/>
        </w:rPr>
      </w:pPr>
      <w:bookmarkStart w:id="2149" w:name="_Toc283410975"/>
      <w:r>
        <w:rPr>
          <w:rFonts w:eastAsia="Arial"/>
        </w:rPr>
        <w:lastRenderedPageBreak/>
        <w:t>Algorithms and Data structures</w:t>
      </w:r>
      <w:bookmarkEnd w:id="2149"/>
    </w:p>
    <w:p w:rsidR="002B7ED3" w:rsidRDefault="002B7ED3" w:rsidP="002B7ED3">
      <w:r>
        <w:t>Algorithms used in the system will be straight forward summations of order items, order item prices, inventory orders, reporting, etc. This application will include few, if any, complex algorithms due to the nature of the application.</w:t>
      </w:r>
    </w:p>
    <w:p w:rsidR="002B7ED3" w:rsidRDefault="002B7ED3" w:rsidP="002B7ED3"/>
    <w:p w:rsidR="002B7ED3" w:rsidRPr="002B7ED3" w:rsidRDefault="005B4FE9" w:rsidP="002B7ED3">
      <w:r>
        <w:t>The system will utilize the d</w:t>
      </w:r>
      <w:r w:rsidR="002B7ED3">
        <w:t xml:space="preserve">ata structures </w:t>
      </w:r>
      <w:r>
        <w:t>from the underlying architecture provided in the .Net Framework, primarily the Collection classes.</w:t>
      </w:r>
    </w:p>
    <w:p w:rsidR="00A77B3E" w:rsidRPr="00D37390" w:rsidRDefault="00C67F31" w:rsidP="00741ACB">
      <w:pPr>
        <w:pStyle w:val="Heading2"/>
        <w:rPr>
          <w:rFonts w:eastAsia="Arial"/>
          <w:bCs/>
        </w:rPr>
      </w:pPr>
      <w:bookmarkStart w:id="2150" w:name="_Toc283410976"/>
      <w:r w:rsidRPr="00D37390">
        <w:rPr>
          <w:rFonts w:eastAsia="Arial"/>
          <w:bCs/>
        </w:rPr>
        <w:t>Process View</w:t>
      </w:r>
      <w:bookmarkEnd w:id="2150"/>
    </w:p>
    <w:p w:rsidR="002B7ED3" w:rsidRDefault="002B7ED3" w:rsidP="00741ACB">
      <w:pPr>
        <w:pStyle w:val="Heading3"/>
        <w:rPr>
          <w:rFonts w:eastAsia="Arial"/>
          <w:bCs/>
        </w:rPr>
      </w:pPr>
      <w:bookmarkStart w:id="2151" w:name="h.6jczkf-ivpoui"/>
      <w:bookmarkEnd w:id="2151"/>
    </w:p>
    <w:p w:rsidR="00A77B3E" w:rsidRDefault="00C67F31" w:rsidP="00741ACB">
      <w:pPr>
        <w:pStyle w:val="Heading3"/>
        <w:rPr>
          <w:rFonts w:eastAsia="Arial"/>
          <w:bCs/>
        </w:rPr>
      </w:pPr>
      <w:bookmarkStart w:id="2152" w:name="_Toc283410977"/>
      <w:r w:rsidRPr="00D37390">
        <w:rPr>
          <w:rFonts w:eastAsia="Arial"/>
          <w:bCs/>
        </w:rPr>
        <w:t>Order Placement and Completion</w:t>
      </w:r>
      <w:bookmarkEnd w:id="2152"/>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13.</w:t>
      </w:r>
      <w:proofErr w:type="gramEnd"/>
      <w:r>
        <w:rPr>
          <w:rFonts w:eastAsia="Arial"/>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2153" w:name="h.on6sq1-hw7eh5"/>
      <w:bookmarkEnd w:id="2153"/>
      <w:r>
        <w:rPr>
          <w:rFonts w:eastAsia="Arial"/>
          <w:bCs/>
        </w:rPr>
        <w:br w:type="page"/>
      </w:r>
    </w:p>
    <w:p w:rsidR="00A77B3E" w:rsidRPr="00D37390" w:rsidRDefault="00C67F31" w:rsidP="00741ACB">
      <w:pPr>
        <w:pStyle w:val="Heading3"/>
        <w:rPr>
          <w:rFonts w:eastAsia="Arial"/>
          <w:bCs/>
        </w:rPr>
      </w:pPr>
      <w:bookmarkStart w:id="2154" w:name="_Toc283410978"/>
      <w:r w:rsidRPr="00D37390">
        <w:rPr>
          <w:rFonts w:eastAsia="Arial"/>
          <w:bCs/>
        </w:rPr>
        <w:lastRenderedPageBreak/>
        <w:t>Run Report</w:t>
      </w:r>
      <w:bookmarkEnd w:id="2154"/>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14.</w:t>
      </w:r>
      <w:proofErr w:type="gramEnd"/>
      <w:r>
        <w:rPr>
          <w:rFonts w:eastAsia="Arial"/>
        </w:rPr>
        <w:t xml:space="preserve"> Run Report Activity Diagram</w:t>
      </w:r>
    </w:p>
    <w:p w:rsidR="00741ACB" w:rsidRPr="00D37390" w:rsidRDefault="00741ACB" w:rsidP="00741ACB">
      <w:pPr>
        <w:pStyle w:val="Heading3"/>
        <w:rPr>
          <w:rFonts w:eastAsia="Arial"/>
        </w:rPr>
      </w:pPr>
      <w:bookmarkStart w:id="2155" w:name="h.s9doa1-spovgn"/>
      <w:bookmarkEnd w:id="2155"/>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2156" w:name="_Toc283410979"/>
      <w:r w:rsidRPr="00D37390">
        <w:rPr>
          <w:rFonts w:eastAsia="Arial"/>
          <w:bCs/>
        </w:rPr>
        <w:t>Menu Management</w:t>
      </w:r>
      <w:bookmarkEnd w:id="2156"/>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2157" w:name="h.8mqpkz-m03ela"/>
      <w:bookmarkEnd w:id="2157"/>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2158" w:name="_Toc283410980"/>
      <w:r w:rsidRPr="00D37390">
        <w:rPr>
          <w:rFonts w:eastAsia="Arial"/>
          <w:bCs/>
          <w:shd w:val="solid" w:color="FFFFFF" w:fill="FFFFFF"/>
        </w:rPr>
        <w:lastRenderedPageBreak/>
        <w:t>Inventory Management</w:t>
      </w:r>
      <w:bookmarkEnd w:id="2158"/>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2159" w:name="h.bzj6je-wrs4s7"/>
      <w:bookmarkEnd w:id="2159"/>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2160" w:name="_Toc283410981"/>
      <w:r w:rsidRPr="00D37390">
        <w:rPr>
          <w:rFonts w:eastAsia="Arial"/>
          <w:bCs/>
          <w:shd w:val="solid" w:color="FFFFFF" w:fill="FFFFFF"/>
        </w:rPr>
        <w:lastRenderedPageBreak/>
        <w:t>Employee Management Activity Diagram</w:t>
      </w:r>
      <w:bookmarkEnd w:id="2160"/>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2161" w:name="h.po5h9x-tox677"/>
      <w:bookmarkEnd w:id="2161"/>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2162" w:name="_Toc283410982"/>
      <w:r w:rsidRPr="00D37390">
        <w:rPr>
          <w:rFonts w:eastAsia="Arial"/>
          <w:bCs/>
        </w:rPr>
        <w:lastRenderedPageBreak/>
        <w:t>Physical View</w:t>
      </w:r>
      <w:bookmarkEnd w:id="2162"/>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18.</w:t>
      </w:r>
      <w:proofErr w:type="gramEnd"/>
      <w:r>
        <w:rPr>
          <w:rFonts w:eastAsia="Arial"/>
        </w:rPr>
        <w:t xml:space="preserve">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proofErr w:type="gramStart"/>
      <w:r>
        <w:rPr>
          <w:rFonts w:eastAsia="Arial"/>
        </w:rPr>
        <w:t>one</w:t>
      </w:r>
      <w:proofErr w:type="gramEnd"/>
      <w:r>
        <w:rPr>
          <w:rFonts w:eastAsia="Arial"/>
        </w:rPr>
        <w:t xml:space="preserve"> central server machine running the SQL Server database service and the service hosting the BBQRMS data access services</w:t>
      </w:r>
    </w:p>
    <w:p w:rsidR="00A77B3E" w:rsidRDefault="00C67F31" w:rsidP="00367E32">
      <w:pPr>
        <w:rPr>
          <w:rFonts w:eastAsia="Arial"/>
        </w:rPr>
      </w:pPr>
      <w:proofErr w:type="gramStart"/>
      <w:r>
        <w:rPr>
          <w:rFonts w:eastAsia="Arial"/>
        </w:rPr>
        <w:t>one</w:t>
      </w:r>
      <w:proofErr w:type="gramEnd"/>
      <w:r>
        <w:rPr>
          <w:rFonts w:eastAsia="Arial"/>
        </w:rPr>
        <w:t xml:space="preserve"> or more cashier’s terminals where the BBQRMS client program can be run to use the Order Entry component.</w:t>
      </w:r>
    </w:p>
    <w:p w:rsidR="00A77B3E" w:rsidRDefault="00C67F31" w:rsidP="00367E32">
      <w:pPr>
        <w:rPr>
          <w:rFonts w:eastAsia="Arial"/>
        </w:rPr>
      </w:pPr>
      <w:proofErr w:type="gramStart"/>
      <w:r>
        <w:rPr>
          <w:rFonts w:eastAsia="Arial"/>
        </w:rPr>
        <w:t>one</w:t>
      </w:r>
      <w:proofErr w:type="gramEnd"/>
      <w:r>
        <w:rPr>
          <w:rFonts w:eastAsia="Arial"/>
        </w:rPr>
        <w:t xml:space="preserve"> or more cook’s terminals where the BBQRMS client program is run to use the order queue display component.</w:t>
      </w:r>
    </w:p>
    <w:p w:rsidR="00A77B3E" w:rsidRDefault="00C67F31" w:rsidP="00367E32">
      <w:pPr>
        <w:rPr>
          <w:rFonts w:eastAsia="Arial"/>
        </w:rPr>
      </w:pPr>
      <w:proofErr w:type="gramStart"/>
      <w:r>
        <w:rPr>
          <w:rFonts w:eastAsia="Arial"/>
        </w:rPr>
        <w:t>one</w:t>
      </w:r>
      <w:proofErr w:type="gramEnd"/>
      <w:r>
        <w:rPr>
          <w:rFonts w:eastAsia="Arial"/>
        </w:rPr>
        <w:t xml:space="preserv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2163" w:name="h.jpgo99-nvtmr1"/>
      <w:bookmarkEnd w:id="2163"/>
      <w:r>
        <w:rPr>
          <w:rFonts w:eastAsia="Arial"/>
        </w:rPr>
        <w:br w:type="page"/>
      </w:r>
    </w:p>
    <w:p w:rsidR="00A77B3E" w:rsidRPr="00D37390" w:rsidRDefault="00C67F31" w:rsidP="00D37390">
      <w:pPr>
        <w:pStyle w:val="Heading1"/>
        <w:rPr>
          <w:rFonts w:eastAsia="Arial"/>
        </w:rPr>
      </w:pPr>
      <w:bookmarkStart w:id="2164" w:name="_Toc283410983"/>
      <w:r w:rsidRPr="00D37390">
        <w:rPr>
          <w:rFonts w:eastAsia="Arial"/>
        </w:rPr>
        <w:lastRenderedPageBreak/>
        <w:t>Policies and Tactics</w:t>
      </w:r>
      <w:bookmarkEnd w:id="2164"/>
    </w:p>
    <w:p w:rsidR="00A77B3E" w:rsidRDefault="00C67F31" w:rsidP="00367E32">
      <w:pPr>
        <w:rPr>
          <w:rFonts w:eastAsia="Arial"/>
        </w:rPr>
      </w:pPr>
      <w:proofErr w:type="gramStart"/>
      <w:r>
        <w:rPr>
          <w:rFonts w:eastAsia="Arial"/>
        </w:rPr>
        <w:t>Using the Model-View-</w:t>
      </w:r>
      <w:proofErr w:type="spellStart"/>
      <w:r>
        <w:rPr>
          <w:rFonts w:eastAsia="Arial"/>
        </w:rPr>
        <w:t>ViewModel</w:t>
      </w:r>
      <w:proofErr w:type="spellEnd"/>
      <w:r>
        <w:rPr>
          <w:rFonts w:eastAsia="Arial"/>
        </w:rPr>
        <w:t xml:space="preserve"> design pattern for user interfaces.</w:t>
      </w:r>
      <w:proofErr w:type="gramEnd"/>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proofErr w:type="gramStart"/>
      <w:r>
        <w:rPr>
          <w:rFonts w:eastAsia="Arial"/>
        </w:rPr>
        <w:t>Using ADO.Net Entity Framework 4 for the Object-Relational-Mapping system.</w:t>
      </w:r>
      <w:proofErr w:type="gramEnd"/>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2165" w:name="h.7nx8as-jqyllr"/>
      <w:bookmarkStart w:id="2166" w:name="_Toc283410984"/>
      <w:bookmarkEnd w:id="2165"/>
      <w:r w:rsidRPr="00D37390">
        <w:rPr>
          <w:rFonts w:eastAsia="Arial"/>
        </w:rPr>
        <w:t>Detailed System Design</w:t>
      </w:r>
      <w:bookmarkEnd w:id="2166"/>
    </w:p>
    <w:p w:rsidR="00A77B3E" w:rsidRPr="00D37390" w:rsidRDefault="00C67F31" w:rsidP="00741ACB">
      <w:pPr>
        <w:pStyle w:val="Heading2"/>
        <w:rPr>
          <w:rFonts w:eastAsia="Arial"/>
          <w:bCs/>
        </w:rPr>
      </w:pPr>
      <w:bookmarkStart w:id="2167" w:name="h.wht54o-hcftdn"/>
      <w:bookmarkStart w:id="2168" w:name="_Toc283410985"/>
      <w:bookmarkEnd w:id="2167"/>
      <w:r w:rsidRPr="00D37390">
        <w:rPr>
          <w:rFonts w:eastAsia="Arial"/>
          <w:bCs/>
        </w:rPr>
        <w:t>Database</w:t>
      </w:r>
      <w:bookmarkEnd w:id="2168"/>
    </w:p>
    <w:p w:rsidR="00A77B3E" w:rsidRPr="00D37390" w:rsidRDefault="00C67F31" w:rsidP="00741ACB">
      <w:pPr>
        <w:pStyle w:val="Heading3"/>
        <w:rPr>
          <w:rFonts w:eastAsia="Arial"/>
          <w:bCs/>
        </w:rPr>
      </w:pPr>
      <w:bookmarkStart w:id="2169" w:name="h.5157l5-aoo95d"/>
      <w:bookmarkStart w:id="2170" w:name="_Toc283410986"/>
      <w:bookmarkEnd w:id="2169"/>
      <w:r w:rsidRPr="00D37390">
        <w:rPr>
          <w:rFonts w:eastAsia="Arial"/>
          <w:bCs/>
        </w:rPr>
        <w:t>Orders and menus</w:t>
      </w:r>
      <w:bookmarkEnd w:id="2170"/>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19.</w:t>
      </w:r>
      <w:proofErr w:type="gramEnd"/>
      <w:r>
        <w:rPr>
          <w:rFonts w:eastAsia="Arial"/>
        </w:rPr>
        <w:t xml:space="preserve"> ERD of the order and menus module</w:t>
      </w:r>
    </w:p>
    <w:p w:rsidR="00741ACB" w:rsidRPr="00D37390" w:rsidRDefault="00741ACB" w:rsidP="00741ACB">
      <w:pPr>
        <w:pStyle w:val="Heading3"/>
        <w:rPr>
          <w:rFonts w:eastAsia="Arial"/>
        </w:rPr>
      </w:pPr>
      <w:bookmarkStart w:id="2171" w:name="h.wi1as1-vm9cqu"/>
      <w:bookmarkEnd w:id="2171"/>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2172" w:name="_Toc283410987"/>
      <w:r w:rsidRPr="00D37390">
        <w:rPr>
          <w:rFonts w:eastAsia="Arial"/>
          <w:bCs/>
        </w:rPr>
        <w:lastRenderedPageBreak/>
        <w:t>Inventory</w:t>
      </w:r>
      <w:bookmarkEnd w:id="2172"/>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20.</w:t>
      </w:r>
      <w:proofErr w:type="gramEnd"/>
      <w:r>
        <w:rPr>
          <w:rFonts w:eastAsia="Arial"/>
        </w:rPr>
        <w:t xml:space="preserve"> ERD of the inventory module</w:t>
      </w:r>
    </w:p>
    <w:p w:rsidR="00A77B3E" w:rsidRPr="00D37390" w:rsidRDefault="00C67F31" w:rsidP="00741ACB">
      <w:pPr>
        <w:pStyle w:val="Heading3"/>
        <w:rPr>
          <w:rFonts w:eastAsia="Arial"/>
          <w:bCs/>
        </w:rPr>
      </w:pPr>
      <w:bookmarkStart w:id="2173" w:name="h.ql1zx9-mqcc4g"/>
      <w:bookmarkStart w:id="2174" w:name="_Toc283410988"/>
      <w:bookmarkEnd w:id="2173"/>
      <w:r w:rsidRPr="00D37390">
        <w:rPr>
          <w:rFonts w:eastAsia="Arial"/>
          <w:bCs/>
        </w:rPr>
        <w:t>Employees</w:t>
      </w:r>
      <w:bookmarkEnd w:id="2174"/>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2175" w:name="h.q6yxyy-asw70m"/>
      <w:bookmarkEnd w:id="2175"/>
      <w:proofErr w:type="gramStart"/>
      <w:r>
        <w:rPr>
          <w:rFonts w:eastAsia="Arial"/>
        </w:rPr>
        <w:t>Figure 21.</w:t>
      </w:r>
      <w:proofErr w:type="gramEnd"/>
      <w:r>
        <w:rPr>
          <w:rFonts w:eastAsia="Arial"/>
        </w:rPr>
        <w:t xml:space="preserve"> ERD of the employee management module</w:t>
      </w:r>
      <w:r>
        <w:br w:type="page"/>
      </w:r>
      <w:bookmarkStart w:id="2176" w:name="_Toc283410989"/>
      <w:r w:rsidRPr="00D37390">
        <w:rPr>
          <w:rStyle w:val="Heading1Char"/>
        </w:rPr>
        <w:lastRenderedPageBreak/>
        <w:t>Glossary</w:t>
      </w:r>
      <w:bookmarkEnd w:id="2176"/>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2177" w:name="h.n52fpa-z54ckt"/>
      <w:bookmarkEnd w:id="2177"/>
      <w:r w:rsidRPr="00D37390">
        <w:br w:type="page"/>
      </w:r>
      <w:bookmarkStart w:id="2178" w:name="_Toc283410990"/>
      <w:r w:rsidRPr="00D37390">
        <w:rPr>
          <w:rFonts w:eastAsia="Arial"/>
        </w:rPr>
        <w:lastRenderedPageBreak/>
        <w:t>Bibliography</w:t>
      </w:r>
      <w:bookmarkEnd w:id="2178"/>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w:t>
      </w:r>
      <w:proofErr w:type="gramStart"/>
      <w:r w:rsidRPr="00367E32">
        <w:rPr>
          <w:rFonts w:ascii="Arial" w:hAnsi="Arial" w:cs="Arial"/>
        </w:rPr>
        <w:t>By</w:t>
      </w:r>
      <w:proofErr w:type="gramEnd"/>
      <w:r w:rsidRPr="00367E32">
        <w:rPr>
          <w:rFonts w:ascii="Arial" w:hAnsi="Arial" w:cs="Arial"/>
        </w:rPr>
        <w:t xml:space="preserve"> Karl Seguin </w:t>
      </w:r>
      <w:r w:rsidR="00AC7C7B">
        <w:fldChar w:fldCharType="begin"/>
      </w:r>
      <w:r w:rsidR="00AC7C7B">
        <w:instrText>HYPERLINK "http://www.google.com/url?q=http%3A%2F%2Fwww.codebetter.com&amp;sa=D&amp;sntz=1&amp;usg=AFQjCNFBe86Qcn5JuRQlgzaP1lXURcC5SQ"</w:instrText>
      </w:r>
      <w:r w:rsidR="00AC7C7B">
        <w:fldChar w:fldCharType="separate"/>
      </w:r>
      <w:r w:rsidRPr="00367E32">
        <w:rPr>
          <w:rFonts w:ascii="Arial" w:eastAsia="Arial" w:hAnsi="Arial" w:cs="Arial"/>
          <w:color w:val="000099"/>
          <w:u w:val="single"/>
        </w:rPr>
        <w:t>www</w:t>
      </w:r>
      <w:r w:rsidR="00AC7C7B">
        <w:fldChar w:fldCharType="end"/>
      </w:r>
      <w:r w:rsidR="00AC7C7B">
        <w:fldChar w:fldCharType="begin"/>
      </w:r>
      <w:r w:rsidR="00AC7C7B">
        <w:instrText>HYPERLINK "http://www.google.com/url?q=http%3A%2F%2Fwww.codebetter.com&amp;sa=D&amp;sntz=1&amp;usg=AFQjCNFBe86Qcn5JuRQlgzaP1lXURcC5SQ"</w:instrText>
      </w:r>
      <w:r w:rsidR="00AC7C7B">
        <w:fldChar w:fldCharType="separate"/>
      </w:r>
      <w:r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"http://www.google.com/url?q=http%3A%2F%2Fwww.codebetter.com&amp;sa=D&amp;sntz=1&amp;usg=AFQjCNFBe86Qcn5JuRQlgzaP1lXURcC5SQ"</w:instrText>
      </w:r>
      <w:r w:rsidR="00AC7C7B">
        <w:fldChar w:fldCharType="separate"/>
      </w:r>
      <w:proofErr w:type="gramStart"/>
      <w:r w:rsidRPr="00367E32">
        <w:rPr>
          <w:rFonts w:ascii="Arial" w:eastAsia="Arial" w:hAnsi="Arial" w:cs="Arial"/>
          <w:color w:val="000099"/>
          <w:u w:val="single"/>
        </w:rPr>
        <w:t>codebetter</w:t>
      </w:r>
      <w:proofErr w:type="gramEnd"/>
      <w:r w:rsidR="00AC7C7B">
        <w:fldChar w:fldCharType="end"/>
      </w:r>
      <w:r w:rsidR="00AC7C7B">
        <w:fldChar w:fldCharType="begin"/>
      </w:r>
      <w:r w:rsidR="00AC7C7B">
        <w:instrText>HYPERLINK "http://www.google.com/url?q=http%3A%2F%2Fwww.codebetter.com&amp;sa=D&amp;sntz=1&amp;usg=AFQjCNFBe86Qcn5JuRQlgzaP1lXURcC5SQ"</w:instrText>
      </w:r>
      <w:r w:rsidR="00AC7C7B">
        <w:fldChar w:fldCharType="separate"/>
      </w:r>
      <w:r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"http://www.google.com/url?q=http%3A%2F%2Fwww.codebetter.com&amp;sa=D&amp;sntz=1&amp;usg=AFQjCNFBe86Qcn5JuRQlgzaP1lXURcC5SQ"</w:instrText>
      </w:r>
      <w:r w:rsidR="00AC7C7B">
        <w:fldChar w:fldCharType="separate"/>
      </w:r>
      <w:proofErr w:type="gramStart"/>
      <w:r w:rsidRPr="00367E32">
        <w:rPr>
          <w:rFonts w:ascii="Arial" w:eastAsia="Arial" w:hAnsi="Arial" w:cs="Arial"/>
          <w:color w:val="000099"/>
          <w:u w:val="single"/>
        </w:rPr>
        <w:t>com</w:t>
      </w:r>
      <w:proofErr w:type="gramEnd"/>
      <w:r w:rsidR="00AC7C7B">
        <w:fldChar w:fldCharType="end"/>
      </w:r>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odel-View-</w:t>
      </w:r>
      <w:proofErr w:type="spellStart"/>
      <w:r w:rsidR="00C67F31" w:rsidRPr="00367E32">
        <w:rPr>
          <w:rFonts w:ascii="Arial" w:eastAsia="Arial" w:hAnsi="Arial" w:cs="Arial"/>
        </w:rPr>
        <w:t>ViewModel</w:t>
      </w:r>
      <w:proofErr w:type="spellEnd"/>
      <w:r w:rsidR="00C67F31" w:rsidRPr="00367E32">
        <w:rPr>
          <w:rFonts w:ascii="Arial" w:eastAsia="Arial" w:hAnsi="Arial" w:cs="Arial"/>
        </w:rPr>
        <w:t xml:space="preserve"> Pattern By </w:t>
      </w:r>
      <w:proofErr w:type="spellStart"/>
      <w:r w:rsidR="00C67F31" w:rsidRPr="00367E32">
        <w:rPr>
          <w:rFonts w:ascii="Arial" w:eastAsia="Arial" w:hAnsi="Arial" w:cs="Arial"/>
        </w:rPr>
        <w:t>Chistian</w:t>
      </w:r>
      <w:proofErr w:type="spellEnd"/>
      <w:r w:rsidR="00C67F31" w:rsidRPr="00367E32">
        <w:rPr>
          <w:rFonts w:ascii="Arial" w:eastAsia="Arial" w:hAnsi="Arial" w:cs="Arial"/>
        </w:rPr>
        <w:t xml:space="preserve"> Moser </w:t>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http</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www</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proofErr w:type="gramStart"/>
      <w:r w:rsidR="00C67F31" w:rsidRPr="00367E32">
        <w:rPr>
          <w:rFonts w:ascii="Arial" w:eastAsia="Arial" w:hAnsi="Arial" w:cs="Arial"/>
          <w:color w:val="000099"/>
          <w:u w:val="single"/>
        </w:rPr>
        <w:t>wpftutorial</w:t>
      </w:r>
      <w:proofErr w:type="gramEnd"/>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net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MVVM</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proofErr w:type="gramStart"/>
      <w:r w:rsidR="00C67F31" w:rsidRPr="00367E32">
        <w:rPr>
          <w:rFonts w:ascii="Arial" w:eastAsia="Arial" w:hAnsi="Arial" w:cs="Arial"/>
          <w:color w:val="000099"/>
          <w:u w:val="single"/>
        </w:rPr>
        <w:t>html</w:t>
      </w:r>
      <w:proofErr w:type="gramEnd"/>
      <w:r w:rsidR="00AC7C7B">
        <w:fldChar w:fldCharType="end"/>
      </w:r>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staruml</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proofErr w:type="gramStart"/>
      <w:r w:rsidRPr="00367E32">
        <w:rPr>
          <w:rFonts w:ascii="Arial" w:eastAsia="Arial" w:hAnsi="Arial" w:cs="Arial"/>
          <w:color w:val="000099"/>
          <w:u w:val="single"/>
          <w:shd w:val="solid" w:color="FFFFFF" w:fill="FFFFFF"/>
        </w:rPr>
        <w:t>sourceforge</w:t>
      </w:r>
      <w:proofErr w:type="gramEnd"/>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proofErr w:type="gramStart"/>
      <w:r w:rsidRPr="00367E32">
        <w:rPr>
          <w:rFonts w:ascii="Arial" w:eastAsia="Arial" w:hAnsi="Arial" w:cs="Arial"/>
          <w:color w:val="000099"/>
          <w:u w:val="single"/>
          <w:shd w:val="solid" w:color="FFFFFF" w:fill="FFFFFF"/>
        </w:rPr>
        <w:t>net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en</w:t>
      </w:r>
      <w:proofErr w:type="gramEnd"/>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proofErr w:type="spellStart"/>
      <w:r w:rsidRPr="00367E32">
        <w:rPr>
          <w:rFonts w:ascii="Arial" w:eastAsia="Arial" w:hAnsi="Arial" w:cs="Arial"/>
          <w:color w:val="000000"/>
        </w:rPr>
        <w:t>fyiReporting</w:t>
      </w:r>
      <w:proofErr w:type="spellEnd"/>
      <w:r w:rsidRPr="00367E32">
        <w:rPr>
          <w:rFonts w:ascii="Arial" w:eastAsia="Arial" w:hAnsi="Arial" w:cs="Arial"/>
          <w:color w:val="000000"/>
        </w:rPr>
        <w:t xml:space="preserve"> RDL Project </w:t>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www</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proofErr w:type="gramStart"/>
      <w:r w:rsidRPr="00367E32">
        <w:rPr>
          <w:rFonts w:ascii="Arial" w:eastAsia="Arial" w:hAnsi="Arial" w:cs="Arial"/>
          <w:color w:val="000099"/>
          <w:u w:val="single"/>
          <w:shd w:val="solid" w:color="FFFFFF" w:fill="FFFFFF"/>
        </w:rPr>
        <w:t>fyireporting</w:t>
      </w:r>
      <w:proofErr w:type="gramEnd"/>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proofErr w:type="gramStart"/>
      <w:r w:rsidRPr="00367E32">
        <w:rPr>
          <w:rFonts w:ascii="Arial" w:eastAsia="Arial" w:hAnsi="Arial" w:cs="Arial"/>
          <w:color w:val="000099"/>
          <w:u w:val="single"/>
          <w:shd w:val="solid" w:color="FFFFFF" w:fill="FFFFFF"/>
        </w:rPr>
        <w:t>com</w:t>
      </w:r>
      <w:proofErr w:type="gramEnd"/>
      <w:r w:rsidR="00AC7C7B">
        <w:fldChar w:fldCharType="end"/>
      </w:r>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www</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proofErr w:type="gramStart"/>
      <w:r w:rsidRPr="00367E32">
        <w:rPr>
          <w:rFonts w:ascii="Arial" w:eastAsia="Arial" w:hAnsi="Arial" w:cs="Arial"/>
          <w:color w:val="000099"/>
          <w:u w:val="single"/>
          <w:shd w:val="solid" w:color="FFFFFF" w:fill="FFFFFF"/>
        </w:rPr>
        <w:t>microsoft</w:t>
      </w:r>
      <w:proofErr w:type="gramEnd"/>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com</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sqlserver</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/2008/</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en</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us</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msdn</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proofErr w:type="gramStart"/>
      <w:r w:rsidRPr="00367E32">
        <w:rPr>
          <w:rFonts w:ascii="Arial" w:eastAsia="Arial" w:hAnsi="Arial" w:cs="Arial"/>
          <w:color w:val="000099"/>
          <w:u w:val="single"/>
          <w:shd w:val="solid" w:color="FFFFFF" w:fill="FFFFFF"/>
        </w:rPr>
        <w:t>microsoft</w:t>
      </w:r>
      <w:proofErr w:type="gramEnd"/>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com</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en</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us</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netframework</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aa</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663324.</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proofErr w:type="gramStart"/>
      <w:r w:rsidRPr="00367E32">
        <w:rPr>
          <w:rFonts w:ascii="Arial" w:eastAsia="Arial" w:hAnsi="Arial" w:cs="Arial"/>
          <w:color w:val="000099"/>
          <w:u w:val="single"/>
          <w:shd w:val="solid" w:color="FFFFFF" w:fill="FFFFFF"/>
        </w:rPr>
        <w:t>aspx</w:t>
      </w:r>
      <w:proofErr w:type="gramEnd"/>
      <w:r w:rsidR="00AC7C7B">
        <w:fldChar w:fldCharType="end"/>
      </w:r>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msdn</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proofErr w:type="gramStart"/>
      <w:r w:rsidRPr="00367E32">
        <w:rPr>
          <w:rFonts w:ascii="Arial" w:eastAsia="Arial" w:hAnsi="Arial" w:cs="Arial"/>
          <w:color w:val="000099"/>
          <w:u w:val="single"/>
          <w:shd w:val="solid" w:color="FFFFFF" w:fill="FFFFFF"/>
        </w:rPr>
        <w:t>microsoft</w:t>
      </w:r>
      <w:proofErr w:type="gramEnd"/>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com</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en</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us</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library</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aa</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697427%28</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VS</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.80%29.</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proofErr w:type="gramStart"/>
      <w:r w:rsidRPr="00367E32">
        <w:rPr>
          <w:rFonts w:ascii="Arial" w:eastAsia="Arial" w:hAnsi="Arial" w:cs="Arial"/>
          <w:color w:val="000099"/>
          <w:u w:val="single"/>
          <w:shd w:val="solid" w:color="FFFFFF" w:fill="FFFFFF"/>
        </w:rPr>
        <w:t>aspx</w:t>
      </w:r>
      <w:proofErr w:type="gramEnd"/>
      <w:r w:rsidR="00AC7C7B">
        <w:fldChar w:fldCharType="end"/>
      </w:r>
    </w:p>
    <w:p w:rsidR="00367E32" w:rsidRDefault="00367E32" w:rsidP="00367E32">
      <w:pPr>
        <w:ind w:firstLine="0"/>
        <w:rPr>
          <w:rFonts w:ascii="Arial" w:eastAsia="Arial" w:hAnsi="Arial" w:cs="Arial"/>
          <w:color w:val="000000"/>
          <w:shd w:val="solid" w:color="FFFFFF" w:fill="FFFFFF"/>
        </w:rPr>
      </w:pPr>
      <w:bookmarkStart w:id="2179" w:name="h.j0ttj47ah0nm"/>
      <w:bookmarkEnd w:id="2179"/>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msdn</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proofErr w:type="gramStart"/>
      <w:r w:rsidRPr="00367E32">
        <w:rPr>
          <w:rFonts w:ascii="Arial" w:eastAsia="Arial" w:hAnsi="Arial" w:cs="Arial"/>
          <w:color w:val="000099"/>
          <w:u w:val="single"/>
          <w:shd w:val="solid" w:color="FFFFFF" w:fill="FFFFFF"/>
        </w:rPr>
        <w:t>microsoft</w:t>
      </w:r>
      <w:proofErr w:type="gramEnd"/>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com</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en</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us</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library</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ms</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754130.</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proofErr w:type="gramStart"/>
      <w:r w:rsidRPr="00367E32">
        <w:rPr>
          <w:rFonts w:ascii="Arial" w:eastAsia="Arial" w:hAnsi="Arial" w:cs="Arial"/>
          <w:color w:val="000099"/>
          <w:u w:val="single"/>
          <w:shd w:val="solid" w:color="FFFFFF" w:fill="FFFFFF"/>
        </w:rPr>
        <w:t>aspx</w:t>
      </w:r>
      <w:proofErr w:type="gramEnd"/>
      <w:r w:rsidR="00AC7C7B">
        <w:fldChar w:fldCharType="end"/>
      </w:r>
      <w:r>
        <w:br w:type="page"/>
      </w:r>
    </w:p>
    <w:p w:rsidR="00367E32" w:rsidRPr="00367E32" w:rsidRDefault="00C67F31" w:rsidP="00367E32">
      <w:pPr>
        <w:pStyle w:val="Heading1"/>
      </w:pPr>
      <w:bookmarkStart w:id="2180" w:name="h.davncg-cmw9uk"/>
      <w:bookmarkStart w:id="2181" w:name="_Toc283410991"/>
      <w:bookmarkEnd w:id="2180"/>
      <w:r w:rsidRPr="00367E32">
        <w:lastRenderedPageBreak/>
        <w:t>History of Wor</w:t>
      </w:r>
      <w:r w:rsidR="00367E32" w:rsidRPr="00367E32">
        <w:t>k</w:t>
      </w:r>
      <w:bookmarkEnd w:id="2181"/>
    </w:p>
    <w:p w:rsidR="00367E32" w:rsidDel="002D1356" w:rsidRDefault="00367E32" w:rsidP="00367E32">
      <w:pPr>
        <w:ind w:firstLine="0"/>
        <w:rPr>
          <w:del w:id="2182" w:author="Jerod Hodgkin" w:date="2011-01-18T23:02:00Z"/>
          <w:rStyle w:val="Heading1Char"/>
        </w:rPr>
      </w:pPr>
    </w:p>
    <w:p w:rsidR="00E40028" w:rsidDel="002D1356" w:rsidRDefault="008C5026" w:rsidP="00367E32">
      <w:pPr>
        <w:ind w:firstLine="0"/>
        <w:rPr>
          <w:del w:id="2183" w:author="Jerod Hodgkin" w:date="2011-01-18T23:01:00Z"/>
          <w:rStyle w:val="Heading1Char"/>
        </w:rPr>
      </w:pPr>
      <w:ins w:id="2184" w:author="Jerod Hodgkin" w:date="2011-01-21T21:50:00Z">
        <w:r>
          <w:rPr>
            <w:rFonts w:asciiTheme="majorHAnsi" w:eastAsiaTheme="majorEastAsia" w:hAnsiTheme="majorHAnsi" w:cstheme="majorBidi"/>
            <w:noProof/>
            <w:color w:val="365F91" w:themeColor="accent1" w:themeShade="BF"/>
            <w:sz w:val="24"/>
            <w:szCs w:val="24"/>
            <w:lang w:bidi="ar-SA"/>
          </w:rPr>
          <w:drawing>
            <wp:inline distT="0" distB="0" distL="0" distR="0">
              <wp:extent cx="5639878" cy="5520436"/>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634507" cy="5515179"/>
                      </a:xfrm>
                      <a:prstGeom prst="rect">
                        <a:avLst/>
                      </a:prstGeom>
                      <a:noFill/>
                      <a:ln w="9525">
                        <a:noFill/>
                        <a:miter lim="800000"/>
                        <a:headEnd/>
                        <a:tailEnd/>
                      </a:ln>
                    </pic:spPr>
                  </pic:pic>
                </a:graphicData>
              </a:graphic>
            </wp:inline>
          </w:drawing>
        </w:r>
      </w:ins>
      <w:ins w:id="2185" w:author="Jerod Hodgkin" w:date="2011-01-21T21:52:00Z">
        <w:r>
          <w:rPr>
            <w:rFonts w:asciiTheme="majorHAnsi" w:eastAsiaTheme="majorEastAsia" w:hAnsiTheme="majorHAnsi" w:cstheme="majorBidi"/>
            <w:noProof/>
            <w:color w:val="365F91" w:themeColor="accent1" w:themeShade="BF"/>
            <w:sz w:val="24"/>
            <w:szCs w:val="24"/>
            <w:lang w:bidi="ar-SA"/>
          </w:rPr>
          <w:drawing>
            <wp:inline distT="0" distB="0" distL="0" distR="0">
              <wp:extent cx="5642279" cy="249720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641493" cy="2496855"/>
                      </a:xfrm>
                      <a:prstGeom prst="rect">
                        <a:avLst/>
                      </a:prstGeom>
                      <a:noFill/>
                      <a:ln w="9525">
                        <a:noFill/>
                        <a:miter lim="800000"/>
                        <a:headEnd/>
                        <a:tailEnd/>
                      </a:ln>
                    </pic:spPr>
                  </pic:pic>
                </a:graphicData>
              </a:graphic>
            </wp:inline>
          </w:drawing>
        </w:r>
      </w:ins>
      <w:del w:id="2186" w:author="Jerod Hodgkin" w:date="2011-01-18T22:56:00Z">
        <w:r w:rsidR="00A93C48">
          <w:rPr>
            <w:rFonts w:asciiTheme="majorHAnsi" w:eastAsiaTheme="majorEastAsia" w:hAnsiTheme="majorHAnsi" w:cstheme="majorBidi"/>
            <w:b/>
            <w:bCs/>
            <w:noProof/>
            <w:color w:val="365F91" w:themeColor="accent1" w:themeShade="BF"/>
            <w:sz w:val="24"/>
            <w:szCs w:val="24"/>
            <w:lang w:bidi="ar-SA"/>
            <w:rPrChange w:id="2187" w:author="Unknown">
              <w:rPr>
                <w:noProof/>
                <w:color w:val="0000FF" w:themeColor="hyperlink"/>
                <w:u w:val="single"/>
                <w:lang w:bidi="ar-SA"/>
              </w:rPr>
            </w:rPrChange>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42" cstate="print"/>
                      <a:stretch>
                        <a:fillRect/>
                      </a:stretch>
                    </pic:blipFill>
                    <pic:spPr>
                      <a:xfrm>
                        <a:off x="0" y="0"/>
                        <a:ext cx="5594184" cy="7481622"/>
                      </a:xfrm>
                      <a:prstGeom prst="rect">
                        <a:avLst/>
                      </a:prstGeom>
                    </pic:spPr>
                  </pic:pic>
                </a:graphicData>
              </a:graphic>
            </wp:inline>
          </w:drawing>
        </w:r>
      </w:del>
    </w:p>
    <w:p w:rsidR="00AC7C7B" w:rsidRDefault="00E40028" w:rsidP="00AC7C7B">
      <w:pPr>
        <w:ind w:firstLine="0"/>
        <w:pPrChange w:id="2188" w:author="Jerod Hodgkin" w:date="2011-01-18T23:01:00Z">
          <w:pPr/>
        </w:pPrChange>
      </w:pPr>
      <w:del w:id="2189" w:author="Jerod Hodgkin" w:date="2011-01-21T21:58:00Z">
        <w:r w:rsidDel="008C5026">
          <w:br w:type="page"/>
        </w:r>
      </w:del>
    </w:p>
    <w:p w:rsidR="00AC7C7B" w:rsidRDefault="00E40028">
      <w:pPr>
        <w:pStyle w:val="Heading1"/>
      </w:pPr>
      <w:bookmarkStart w:id="2190" w:name="_Toc283410992"/>
      <w:r w:rsidRPr="00E40028">
        <w:lastRenderedPageBreak/>
        <w:t>Gan</w:t>
      </w:r>
      <w:r w:rsidR="00943DF5">
        <w:t>t</w:t>
      </w:r>
      <w:r w:rsidRPr="00E40028">
        <w:t xml:space="preserve">t </w:t>
      </w:r>
      <w:proofErr w:type="gramStart"/>
      <w:r w:rsidRPr="00E40028">
        <w:t>Chart</w:t>
      </w:r>
      <w:bookmarkEnd w:id="2190"/>
      <w:proofErr w:type="gramEnd"/>
    </w:p>
    <w:p w:rsidR="007F3F9B" w:rsidRDefault="007F3F9B" w:rsidP="00E40028">
      <w:pPr>
        <w:pStyle w:val="ListStyle"/>
        <w:spacing w:before="480" w:after="120"/>
        <w:ind w:firstLine="0"/>
        <w:contextualSpacing/>
        <w:rPr>
          <w:ins w:id="2191" w:author="Jerod Hodgkin" w:date="2011-01-21T22:02:00Z"/>
          <w:rFonts w:asciiTheme="majorHAnsi" w:eastAsiaTheme="majorEastAsia" w:hAnsiTheme="majorHAnsi" w:cstheme="majorBidi"/>
          <w:b/>
          <w:bCs/>
          <w:color w:val="365F91" w:themeColor="accent1" w:themeShade="BF"/>
          <w:sz w:val="24"/>
          <w:szCs w:val="24"/>
        </w:rPr>
      </w:pPr>
      <w:ins w:id="2192" w:author="Jerod Hodgkin" w:date="2011-01-21T22:01:00Z">
        <w:r>
          <w:rPr>
            <w:rFonts w:asciiTheme="majorHAnsi" w:eastAsiaTheme="majorEastAsia" w:hAnsiTheme="majorHAnsi" w:cstheme="majorBidi"/>
            <w:b/>
            <w:bCs/>
            <w:noProof/>
            <w:color w:val="365F91" w:themeColor="accent1" w:themeShade="BF"/>
            <w:sz w:val="24"/>
            <w:szCs w:val="24"/>
            <w:lang w:bidi="ar-SA"/>
          </w:rPr>
          <w:drawing>
            <wp:inline distT="0" distB="0" distL="0" distR="0">
              <wp:extent cx="5544988" cy="4047265"/>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546665" cy="4048489"/>
                      </a:xfrm>
                      <a:prstGeom prst="rect">
                        <a:avLst/>
                      </a:prstGeom>
                      <a:noFill/>
                      <a:ln w="9525">
                        <a:noFill/>
                        <a:miter lim="800000"/>
                        <a:headEnd/>
                        <a:tailEnd/>
                      </a:ln>
                    </pic:spPr>
                  </pic:pic>
                </a:graphicData>
              </a:graphic>
            </wp:inline>
          </w:drawing>
        </w:r>
      </w:ins>
    </w:p>
    <w:p w:rsidR="007F3F9B" w:rsidRDefault="007F3F9B" w:rsidP="00E40028">
      <w:pPr>
        <w:pStyle w:val="ListStyle"/>
        <w:spacing w:before="480" w:after="120"/>
        <w:ind w:firstLine="0"/>
        <w:contextualSpacing/>
        <w:rPr>
          <w:ins w:id="2193" w:author="Jerod Hodgkin" w:date="2011-01-21T22:03:00Z"/>
          <w:rFonts w:asciiTheme="majorHAnsi" w:eastAsiaTheme="majorEastAsia" w:hAnsiTheme="majorHAnsi" w:cstheme="majorBidi"/>
          <w:b/>
          <w:bCs/>
          <w:color w:val="365F91" w:themeColor="accent1" w:themeShade="BF"/>
          <w:sz w:val="24"/>
          <w:szCs w:val="24"/>
        </w:rPr>
      </w:pPr>
      <w:ins w:id="2194" w:author="Jerod Hodgkin" w:date="2011-01-21T22:02:00Z">
        <w:r>
          <w:rPr>
            <w:rFonts w:asciiTheme="majorHAnsi" w:eastAsiaTheme="majorEastAsia" w:hAnsiTheme="majorHAnsi" w:cstheme="majorBidi"/>
            <w:b/>
            <w:bCs/>
            <w:noProof/>
            <w:color w:val="365F91" w:themeColor="accent1" w:themeShade="BF"/>
            <w:sz w:val="24"/>
            <w:szCs w:val="24"/>
            <w:lang w:bidi="ar-SA"/>
          </w:rPr>
          <w:drawing>
            <wp:inline distT="0" distB="0" distL="0" distR="0">
              <wp:extent cx="5544988" cy="2702819"/>
              <wp:effectExtent l="1905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546665" cy="2703637"/>
                      </a:xfrm>
                      <a:prstGeom prst="rect">
                        <a:avLst/>
                      </a:prstGeom>
                      <a:noFill/>
                      <a:ln w="9525">
                        <a:noFill/>
                        <a:miter lim="800000"/>
                        <a:headEnd/>
                        <a:tailEnd/>
                      </a:ln>
                    </pic:spPr>
                  </pic:pic>
                </a:graphicData>
              </a:graphic>
            </wp:inline>
          </w:drawing>
        </w:r>
      </w:ins>
    </w:p>
    <w:p w:rsidR="00A77B3E" w:rsidDel="00F54F90" w:rsidRDefault="007F3F9B" w:rsidP="00E40028">
      <w:pPr>
        <w:pStyle w:val="ListStyle"/>
        <w:spacing w:before="480" w:after="120"/>
        <w:ind w:firstLine="0"/>
        <w:contextualSpacing/>
        <w:rPr>
          <w:del w:id="2195" w:author="Jerod Hodgkin" w:date="2011-01-18T23:14:00Z"/>
          <w:rFonts w:asciiTheme="majorHAnsi" w:eastAsiaTheme="majorEastAsia" w:hAnsiTheme="majorHAnsi" w:cstheme="majorBidi"/>
          <w:b/>
          <w:bCs/>
          <w:color w:val="365F91" w:themeColor="accent1" w:themeShade="BF"/>
          <w:sz w:val="24"/>
          <w:szCs w:val="24"/>
        </w:rPr>
      </w:pPr>
      <w:ins w:id="2196" w:author="Jerod Hodgkin" w:date="2011-01-21T22:03:00Z">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668283"/>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943600" cy="668283"/>
                      </a:xfrm>
                      <a:prstGeom prst="rect">
                        <a:avLst/>
                      </a:prstGeom>
                      <a:noFill/>
                      <a:ln w="9525">
                        <a:noFill/>
                        <a:miter lim="800000"/>
                        <a:headEnd/>
                        <a:tailEnd/>
                      </a:ln>
                    </pic:spPr>
                  </pic:pic>
                </a:graphicData>
              </a:graphic>
            </wp:inline>
          </w:drawing>
        </w:r>
      </w:ins>
      <w:del w:id="2197" w:author="Jerod Hodgkin" w:date="2011-01-18T23:09:00Z">
        <w:r w:rsidR="00A93C48">
          <w:rPr>
            <w:rFonts w:asciiTheme="majorHAnsi" w:eastAsiaTheme="majorEastAsia" w:hAnsiTheme="majorHAnsi" w:cstheme="majorBidi"/>
            <w:b/>
            <w:bCs/>
            <w:noProof/>
            <w:color w:val="365F91" w:themeColor="accent1" w:themeShade="BF"/>
            <w:sz w:val="24"/>
            <w:szCs w:val="24"/>
            <w:lang w:bidi="ar-SA"/>
            <w:rPrChange w:id="2198" w:author="Unknown">
              <w:rPr>
                <w:rFonts w:asciiTheme="majorHAnsi" w:eastAsiaTheme="majorEastAsia" w:hAnsiTheme="majorHAnsi" w:cstheme="majorBidi"/>
                <w:b/>
                <w:bCs/>
                <w:noProof/>
                <w:color w:val="0000FF" w:themeColor="hyperlink"/>
                <w:sz w:val="24"/>
                <w:szCs w:val="24"/>
                <w:u w:val="single"/>
                <w:lang w:bidi="ar-SA"/>
              </w:rPr>
            </w:rPrChange>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46" cstate="print"/>
                      <a:stretch>
                        <a:fillRect/>
                      </a:stretch>
                    </pic:blipFill>
                    <pic:spPr>
                      <a:xfrm>
                        <a:off x="0" y="0"/>
                        <a:ext cx="5943600" cy="6536055"/>
                      </a:xfrm>
                      <a:prstGeom prst="rect">
                        <a:avLst/>
                      </a:prstGeom>
                    </pic:spPr>
                  </pic:pic>
                </a:graphicData>
              </a:graphic>
            </wp:inline>
          </w:drawing>
        </w:r>
      </w:del>
    </w:p>
    <w:p w:rsidR="00763743" w:rsidRPr="00367E32" w:rsidRDefault="00A93C48"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del w:id="2199" w:author="Jerod Hodgkin" w:date="2011-01-18T23:11:00Z">
        <w:r>
          <w:rPr>
            <w:rFonts w:asciiTheme="majorHAnsi" w:eastAsiaTheme="majorEastAsia" w:hAnsiTheme="majorHAnsi" w:cstheme="majorBidi"/>
            <w:b/>
            <w:bCs/>
            <w:noProof/>
            <w:color w:val="365F91" w:themeColor="accent1" w:themeShade="BF"/>
            <w:sz w:val="24"/>
            <w:szCs w:val="24"/>
            <w:lang w:bidi="ar-SA"/>
            <w:rPrChange w:id="2200" w:author="Unknown">
              <w:rPr>
                <w:rFonts w:asciiTheme="majorHAnsi" w:eastAsiaTheme="majorEastAsia" w:hAnsiTheme="majorHAnsi" w:cstheme="majorBidi"/>
                <w:b/>
                <w:bCs/>
                <w:noProof/>
                <w:color w:val="0000FF" w:themeColor="hyperlink"/>
                <w:sz w:val="24"/>
                <w:szCs w:val="24"/>
                <w:u w:val="single"/>
                <w:lang w:bidi="ar-SA"/>
              </w:rPr>
            </w:rPrChange>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47" cstate="print"/>
                      <a:stretch>
                        <a:fillRect/>
                      </a:stretch>
                    </pic:blipFill>
                    <pic:spPr>
                      <a:xfrm>
                        <a:off x="0" y="0"/>
                        <a:ext cx="5943600" cy="704850"/>
                      </a:xfrm>
                      <a:prstGeom prst="rect">
                        <a:avLst/>
                      </a:prstGeom>
                    </pic:spPr>
                  </pic:pic>
                </a:graphicData>
              </a:graphic>
            </wp:inline>
          </w:drawing>
        </w:r>
      </w:del>
    </w:p>
    <w:sectPr w:rsidR="00763743" w:rsidRPr="00367E32" w:rsidSect="008C5026">
      <w:headerReference w:type="even" r:id="rId48"/>
      <w:headerReference w:type="default" r:id="rId49"/>
      <w:footerReference w:type="even" r:id="rId50"/>
      <w:footerReference w:type="default" r:id="rId51"/>
      <w:pgSz w:w="12240" w:h="15840"/>
      <w:pgMar w:top="1440" w:right="1440" w:bottom="1260" w:left="1440" w:header="708" w:footer="708" w:gutter="0"/>
      <w:cols w:space="708"/>
      <w:titlePg/>
      <w:docGrid w:linePitch="360"/>
      <w:sectPrChange w:id="2201" w:author="Jerod Hodgkin" w:date="2011-01-21T21:58:00Z">
        <w:sectPr w:rsidR="00763743" w:rsidRPr="00367E32" w:rsidSect="008C5026">
          <w:pgMar w:bottom="1440"/>
        </w:sectPr>
      </w:sectPrChang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6CF5" w:rsidRDefault="002F6CF5">
      <w:r>
        <w:separator/>
      </w:r>
    </w:p>
  </w:endnote>
  <w:endnote w:type="continuationSeparator" w:id="0">
    <w:p w:rsidR="002F6CF5" w:rsidRDefault="002F6CF5">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A93C48" w:rsidRDefault="00A93C48">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A1201F">
            <w:rPr>
              <w:noProof/>
            </w:rPr>
            <w:t>2</w:t>
          </w:r>
        </w:fldSimple>
      </w:p>
    </w:sdtContent>
  </w:sdt>
  <w:p w:rsidR="00A93C48" w:rsidRDefault="00A93C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A93C48" w:rsidRDefault="00A93C48">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A1201F">
            <w:rPr>
              <w:noProof/>
            </w:rPr>
            <w:t>3</w:t>
          </w:r>
        </w:fldSimple>
      </w:p>
    </w:sdtContent>
  </w:sdt>
  <w:p w:rsidR="00A93C48" w:rsidRDefault="00A93C48">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6CF5" w:rsidRDefault="002F6CF5">
      <w:r>
        <w:separator/>
      </w:r>
    </w:p>
  </w:footnote>
  <w:footnote w:type="continuationSeparator" w:id="0">
    <w:p w:rsidR="002F6CF5" w:rsidRDefault="002F6C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C48" w:rsidRPr="00F8619B" w:rsidRDefault="00A93C48"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C48" w:rsidRPr="00F8619B" w:rsidRDefault="00A93C48"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3F01"/>
  <w:revisionView w:markup="0"/>
  <w:trackRevisions/>
  <w:defaultTabStop w:val="720"/>
  <w:evenAndOddHeaders/>
  <w:drawingGridHorizontalSpacing w:val="110"/>
  <w:displayHorizontalDrawingGridEvery w:val="2"/>
  <w:noPunctuationKerning/>
  <w:characterSpacingControl w:val="doNotCompress"/>
  <w:hdrShapeDefaults>
    <o:shapedefaults v:ext="edit" spidmax="31746"/>
  </w:hdrShapeDefaults>
  <w:footnotePr>
    <w:footnote w:id="-1"/>
    <w:footnote w:id="0"/>
  </w:footnotePr>
  <w:endnotePr>
    <w:endnote w:id="-1"/>
    <w:endnote w:id="0"/>
  </w:endnotePr>
  <w:compat>
    <w:useFELayout/>
  </w:compat>
  <w:rsids>
    <w:rsidRoot w:val="00A77B3E"/>
    <w:rsid w:val="000E477D"/>
    <w:rsid w:val="000F69A4"/>
    <w:rsid w:val="001B3246"/>
    <w:rsid w:val="001C43E7"/>
    <w:rsid w:val="001E02AC"/>
    <w:rsid w:val="0027494E"/>
    <w:rsid w:val="002A6484"/>
    <w:rsid w:val="002B7ED3"/>
    <w:rsid w:val="002D1356"/>
    <w:rsid w:val="002F6CF5"/>
    <w:rsid w:val="00367E32"/>
    <w:rsid w:val="00387E88"/>
    <w:rsid w:val="003A4827"/>
    <w:rsid w:val="003D576E"/>
    <w:rsid w:val="003F3B08"/>
    <w:rsid w:val="004069B1"/>
    <w:rsid w:val="004151AD"/>
    <w:rsid w:val="00443FB8"/>
    <w:rsid w:val="00455D85"/>
    <w:rsid w:val="00504670"/>
    <w:rsid w:val="005320C8"/>
    <w:rsid w:val="0056037B"/>
    <w:rsid w:val="005B4FE9"/>
    <w:rsid w:val="00672CFD"/>
    <w:rsid w:val="00673E6A"/>
    <w:rsid w:val="00741ACB"/>
    <w:rsid w:val="00763743"/>
    <w:rsid w:val="007F3F9B"/>
    <w:rsid w:val="00847220"/>
    <w:rsid w:val="008A628C"/>
    <w:rsid w:val="008C5026"/>
    <w:rsid w:val="008F1F4C"/>
    <w:rsid w:val="00943DF5"/>
    <w:rsid w:val="009A4A1E"/>
    <w:rsid w:val="009C0697"/>
    <w:rsid w:val="009C77F3"/>
    <w:rsid w:val="009E346C"/>
    <w:rsid w:val="00A1201F"/>
    <w:rsid w:val="00A235B9"/>
    <w:rsid w:val="00A61841"/>
    <w:rsid w:val="00A70C13"/>
    <w:rsid w:val="00A77B3E"/>
    <w:rsid w:val="00A862FC"/>
    <w:rsid w:val="00A93C48"/>
    <w:rsid w:val="00AC7C7B"/>
    <w:rsid w:val="00AE541D"/>
    <w:rsid w:val="00AF3D2D"/>
    <w:rsid w:val="00B70D7B"/>
    <w:rsid w:val="00B874A7"/>
    <w:rsid w:val="00BC29B9"/>
    <w:rsid w:val="00BE22A3"/>
    <w:rsid w:val="00C03674"/>
    <w:rsid w:val="00C67F31"/>
    <w:rsid w:val="00C82BA6"/>
    <w:rsid w:val="00C9254E"/>
    <w:rsid w:val="00C9294D"/>
    <w:rsid w:val="00CF42DD"/>
    <w:rsid w:val="00D37390"/>
    <w:rsid w:val="00DD2BDB"/>
    <w:rsid w:val="00DD75DA"/>
    <w:rsid w:val="00DF00CB"/>
    <w:rsid w:val="00E37A2C"/>
    <w:rsid w:val="00E40028"/>
    <w:rsid w:val="00E41821"/>
    <w:rsid w:val="00E77665"/>
    <w:rsid w:val="00E940CF"/>
    <w:rsid w:val="00EC143F"/>
    <w:rsid w:val="00F54F90"/>
    <w:rsid w:val="00F658C3"/>
    <w:rsid w:val="00F8619B"/>
    <w:rsid w:val="00FD45AA"/>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89A8C-4D86-4FC5-9E57-1E4026F0B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63</Pages>
  <Words>12138</Words>
  <Characters>69188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81164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Jerod Hodgkin</cp:lastModifiedBy>
  <cp:revision>3</cp:revision>
  <cp:lastPrinted>2011-01-22T05:16:00Z</cp:lastPrinted>
  <dcterms:created xsi:type="dcterms:W3CDTF">2011-01-22T05:20:00Z</dcterms:created>
  <dcterms:modified xsi:type="dcterms:W3CDTF">2011-01-22T05:21:00Z</dcterms:modified>
</cp:coreProperties>
</file>