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w:t>
      </w:r>
      <w:r w:rsidR="00E77665">
        <w:rPr>
          <w:rStyle w:val="SubtleEmphasis"/>
        </w:rPr>
        <w:t>1</w:t>
      </w:r>
      <w:r w:rsidRPr="003D576E">
        <w:rPr>
          <w:rStyle w:val="SubtleEmphasis"/>
        </w:rPr>
        <w:t>/2010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83163391"/>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83163392"/>
      <w:bookmarkEnd w:id="3"/>
      <w:r>
        <w:rPr>
          <w:rFonts w:eastAsia="Arial"/>
        </w:rPr>
        <w:t>R</w:t>
      </w:r>
      <w:r w:rsidR="00C67F31" w:rsidRPr="00D37390">
        <w:rPr>
          <w:rFonts w:eastAsia="Arial"/>
        </w:rPr>
        <w:t>esponsibility Allocation Chart</w:t>
      </w:r>
      <w:bookmarkEnd w:id="4"/>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5" w:name="h.hgnixx-hqfgrx"/>
      <w:bookmarkStart w:id="6" w:name="_Toc283163393"/>
      <w:bookmarkEnd w:id="5"/>
      <w:r w:rsidRPr="00D37390">
        <w:rPr>
          <w:rFonts w:eastAsia="Arial"/>
        </w:rPr>
        <w:lastRenderedPageBreak/>
        <w:t>Summary of Changes</w:t>
      </w:r>
      <w:bookmarkEnd w:id="6"/>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7" w:name="h.xy8dxu-dr5swm"/>
      <w:bookmarkEnd w:id="7"/>
      <w:r>
        <w:rPr>
          <w:rFonts w:eastAsia="Arial"/>
        </w:rPr>
        <w:t>*</w:t>
      </w:r>
      <w:r>
        <w:rPr>
          <w:rFonts w:eastAsia="Arial"/>
          <w:b/>
          <w:bCs/>
        </w:rPr>
        <w:t>A</w:t>
      </w:r>
      <w:r>
        <w:rPr>
          <w:rFonts w:eastAsia="Arial"/>
        </w:rPr>
        <w:t xml:space="preserve"> - ADDED  </w:t>
      </w:r>
      <w:r>
        <w:rPr>
          <w:rFonts w:eastAsia="Arial"/>
          <w:b/>
          <w:bCs/>
        </w:rPr>
        <w:t>M</w:t>
      </w:r>
      <w:r>
        <w:rPr>
          <w:rFonts w:eastAsia="Arial"/>
        </w:rPr>
        <w:t xml:space="preserve"> - MODIFIED  </w:t>
      </w:r>
      <w:r>
        <w:rPr>
          <w:rFonts w:eastAsia="Arial"/>
          <w:b/>
          <w:bCs/>
        </w:rPr>
        <w:t>D</w:t>
      </w:r>
      <w:r>
        <w:rPr>
          <w:rFonts w:eastAsia="Arial"/>
        </w:rPr>
        <w:t xml:space="preserve"> - DELETED</w:t>
      </w:r>
      <w:r>
        <w:br w:type="page"/>
      </w:r>
    </w:p>
    <w:bookmarkStart w:id="8" w:name="h.2vvl0o-l69oxe" w:displacedByCustomXml="next"/>
    <w:bookmarkEnd w:id="8" w:displacedByCustomXml="next"/>
    <w:sdt>
      <w:sdtPr>
        <w:rPr>
          <w:rFonts w:asciiTheme="minorHAnsi" w:eastAsiaTheme="minorEastAsia" w:hAnsiTheme="minorHAnsi" w:cstheme="minorBidi"/>
          <w:b w:val="0"/>
          <w:bCs w:val="0"/>
          <w:color w:val="auto"/>
          <w:sz w:val="22"/>
          <w:szCs w:val="22"/>
          <w:lang w:bidi="ar-SA"/>
        </w:rPr>
        <w:id w:val="3257893"/>
        <w:docPartObj>
          <w:docPartGallery w:val="Table of Contents"/>
          <w:docPartUnique/>
        </w:docPartObj>
      </w:sdtPr>
      <w:sdtContent>
        <w:p w:rsidR="00672CFD" w:rsidRDefault="00672CFD">
          <w:pPr>
            <w:pStyle w:val="TOCHeading"/>
          </w:pPr>
          <w:r>
            <w:t>Table of Contents</w:t>
          </w:r>
        </w:p>
        <w:p w:rsidR="004069B1" w:rsidRDefault="00C9294D">
          <w:pPr>
            <w:pStyle w:val="TOC1"/>
            <w:tabs>
              <w:tab w:val="right" w:leader="dot" w:pos="9350"/>
            </w:tabs>
            <w:rPr>
              <w:ins w:id="9" w:author="Mike Schenk" w:date="2011-01-19T01:21:00Z"/>
              <w:noProof/>
            </w:rPr>
          </w:pPr>
          <w:r>
            <w:fldChar w:fldCharType="begin"/>
          </w:r>
          <w:r w:rsidR="00672CFD">
            <w:instrText xml:space="preserve"> TOC \o "1-3" \h \z \u </w:instrText>
          </w:r>
          <w:r>
            <w:fldChar w:fldCharType="separate"/>
          </w:r>
          <w:ins w:id="10" w:author="Mike Schenk" w:date="2011-01-19T01:21:00Z">
            <w:r w:rsidR="004069B1" w:rsidRPr="00272B92">
              <w:rPr>
                <w:rStyle w:val="Hyperlink"/>
                <w:noProof/>
              </w:rPr>
              <w:fldChar w:fldCharType="begin"/>
            </w:r>
            <w:r w:rsidR="004069B1" w:rsidRPr="00272B92">
              <w:rPr>
                <w:rStyle w:val="Hyperlink"/>
                <w:noProof/>
              </w:rPr>
              <w:instrText xml:space="preserve"> </w:instrText>
            </w:r>
            <w:r w:rsidR="004069B1">
              <w:rPr>
                <w:noProof/>
              </w:rPr>
              <w:instrText>HYPERLINK \l "_Toc283163391"</w:instrText>
            </w:r>
            <w:r w:rsidR="004069B1" w:rsidRPr="00272B92">
              <w:rPr>
                <w:rStyle w:val="Hyperlink"/>
                <w:noProof/>
              </w:rPr>
              <w:instrText xml:space="preserve"> </w:instrText>
            </w:r>
            <w:r w:rsidR="004069B1" w:rsidRPr="00272B92">
              <w:rPr>
                <w:rStyle w:val="Hyperlink"/>
                <w:noProof/>
              </w:rPr>
            </w:r>
            <w:r w:rsidR="004069B1" w:rsidRPr="00272B92">
              <w:rPr>
                <w:rStyle w:val="Hyperlink"/>
                <w:noProof/>
              </w:rPr>
              <w:fldChar w:fldCharType="separate"/>
            </w:r>
            <w:r w:rsidR="004069B1" w:rsidRPr="00272B92">
              <w:rPr>
                <w:rStyle w:val="Hyperlink"/>
                <w:rFonts w:eastAsia="Arial"/>
                <w:noProof/>
                <w:lang w:bidi="en-US"/>
              </w:rPr>
              <w:t>Responsibility Matrix</w:t>
            </w:r>
            <w:r w:rsidR="004069B1">
              <w:rPr>
                <w:noProof/>
                <w:webHidden/>
              </w:rPr>
              <w:tab/>
            </w:r>
            <w:r w:rsidR="004069B1">
              <w:rPr>
                <w:noProof/>
                <w:webHidden/>
              </w:rPr>
              <w:fldChar w:fldCharType="begin"/>
            </w:r>
            <w:r w:rsidR="004069B1">
              <w:rPr>
                <w:noProof/>
                <w:webHidden/>
              </w:rPr>
              <w:instrText xml:space="preserve"> PAGEREF _Toc283163391 \h </w:instrText>
            </w:r>
            <w:r w:rsidR="004069B1">
              <w:rPr>
                <w:noProof/>
                <w:webHidden/>
              </w:rPr>
            </w:r>
          </w:ins>
          <w:r w:rsidR="004069B1">
            <w:rPr>
              <w:noProof/>
              <w:webHidden/>
            </w:rPr>
            <w:fldChar w:fldCharType="separate"/>
          </w:r>
          <w:ins w:id="11" w:author="Mike Schenk" w:date="2011-01-19T01:21:00Z">
            <w:r w:rsidR="004069B1">
              <w:rPr>
                <w:noProof/>
                <w:webHidden/>
              </w:rPr>
              <w:t>2</w:t>
            </w:r>
            <w:r w:rsidR="004069B1">
              <w:rPr>
                <w:noProof/>
                <w:webHidden/>
              </w:rPr>
              <w:fldChar w:fldCharType="end"/>
            </w:r>
            <w:r w:rsidR="004069B1" w:rsidRPr="00272B92">
              <w:rPr>
                <w:rStyle w:val="Hyperlink"/>
                <w:noProof/>
              </w:rPr>
              <w:fldChar w:fldCharType="end"/>
            </w:r>
          </w:ins>
        </w:p>
        <w:p w:rsidR="004069B1" w:rsidRDefault="004069B1">
          <w:pPr>
            <w:pStyle w:val="TOC1"/>
            <w:tabs>
              <w:tab w:val="right" w:leader="dot" w:pos="9350"/>
            </w:tabs>
            <w:rPr>
              <w:ins w:id="12" w:author="Mike Schenk" w:date="2011-01-19T01:21:00Z"/>
              <w:noProof/>
            </w:rPr>
          </w:pPr>
          <w:ins w:id="13"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"_Toc283163392"</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_Toc283163392 \h </w:instrText>
            </w:r>
            <w:r>
              <w:rPr>
                <w:noProof/>
                <w:webHidden/>
              </w:rPr>
            </w:r>
          </w:ins>
          <w:r>
            <w:rPr>
              <w:noProof/>
              <w:webHidden/>
            </w:rPr>
            <w:fldChar w:fldCharType="separate"/>
          </w:r>
          <w:ins w:id="14" w:author="Mike Schenk" w:date="2011-01-19T01:21:00Z">
            <w:r>
              <w:rPr>
                <w:noProof/>
                <w:webHidden/>
              </w:rPr>
              <w:t>2</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15" w:author="Mike Schenk" w:date="2011-01-19T01:21:00Z"/>
              <w:noProof/>
            </w:rPr>
          </w:pPr>
          <w:ins w:id="16"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"_Toc283163393"</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Summary of Changes</w:t>
            </w:r>
            <w:r>
              <w:rPr>
                <w:noProof/>
                <w:webHidden/>
              </w:rPr>
              <w:tab/>
            </w:r>
            <w:r>
              <w:rPr>
                <w:noProof/>
                <w:webHidden/>
              </w:rPr>
              <w:fldChar w:fldCharType="begin"/>
            </w:r>
            <w:r>
              <w:rPr>
                <w:noProof/>
                <w:webHidden/>
              </w:rPr>
              <w:instrText xml:space="preserve"> PAGEREF _Toc283163393 \h </w:instrText>
            </w:r>
            <w:r>
              <w:rPr>
                <w:noProof/>
                <w:webHidden/>
              </w:rPr>
            </w:r>
          </w:ins>
          <w:r>
            <w:rPr>
              <w:noProof/>
              <w:webHidden/>
            </w:rPr>
            <w:fldChar w:fldCharType="separate"/>
          </w:r>
          <w:ins w:id="17" w:author="Mike Schenk" w:date="2011-01-19T01:21:00Z">
            <w:r>
              <w:rPr>
                <w:noProof/>
                <w:webHidden/>
              </w:rPr>
              <w:t>3</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18" w:author="Mike Schenk" w:date="2011-01-19T01:21:00Z"/>
              <w:noProof/>
            </w:rPr>
          </w:pPr>
          <w:ins w:id="19"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"_Toc283163394"</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Introduction (Customer Statement of Requirements)</w:t>
            </w:r>
            <w:r>
              <w:rPr>
                <w:noProof/>
                <w:webHidden/>
              </w:rPr>
              <w:tab/>
            </w:r>
            <w:r>
              <w:rPr>
                <w:noProof/>
                <w:webHidden/>
              </w:rPr>
              <w:fldChar w:fldCharType="begin"/>
            </w:r>
            <w:r>
              <w:rPr>
                <w:noProof/>
                <w:webHidden/>
              </w:rPr>
              <w:instrText xml:space="preserve"> PAGEREF _Toc283163394 \h </w:instrText>
            </w:r>
            <w:r>
              <w:rPr>
                <w:noProof/>
                <w:webHidden/>
              </w:rPr>
            </w:r>
          </w:ins>
          <w:r>
            <w:rPr>
              <w:noProof/>
              <w:webHidden/>
            </w:rPr>
            <w:fldChar w:fldCharType="separate"/>
          </w:r>
          <w:ins w:id="20" w:author="Mike Schenk" w:date="2011-01-19T01:21:00Z">
            <w:r>
              <w:rPr>
                <w:noProof/>
                <w:webHidden/>
              </w:rPr>
              <w:t>7</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21" w:author="Mike Schenk" w:date="2011-01-19T01:21:00Z"/>
              <w:noProof/>
            </w:rPr>
          </w:pPr>
          <w:ins w:id="22"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"_Toc283163395"</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Purpose</w:t>
            </w:r>
            <w:r>
              <w:rPr>
                <w:noProof/>
                <w:webHidden/>
              </w:rPr>
              <w:tab/>
            </w:r>
            <w:r>
              <w:rPr>
                <w:noProof/>
                <w:webHidden/>
              </w:rPr>
              <w:fldChar w:fldCharType="begin"/>
            </w:r>
            <w:r>
              <w:rPr>
                <w:noProof/>
                <w:webHidden/>
              </w:rPr>
              <w:instrText xml:space="preserve"> PAGEREF _Toc283163395 \h </w:instrText>
            </w:r>
            <w:r>
              <w:rPr>
                <w:noProof/>
                <w:webHidden/>
              </w:rPr>
            </w:r>
          </w:ins>
          <w:r>
            <w:rPr>
              <w:noProof/>
              <w:webHidden/>
            </w:rPr>
            <w:fldChar w:fldCharType="separate"/>
          </w:r>
          <w:ins w:id="23" w:author="Mike Schenk" w:date="2011-01-19T01:21:00Z">
            <w:r>
              <w:rPr>
                <w:noProof/>
                <w:webHidden/>
              </w:rPr>
              <w:t>7</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24" w:author="Mike Schenk" w:date="2011-01-19T01:21:00Z"/>
              <w:noProof/>
            </w:rPr>
          </w:pPr>
          <w:ins w:id="25"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"_Toc283163396"</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Scope</w:t>
            </w:r>
            <w:r>
              <w:rPr>
                <w:noProof/>
                <w:webHidden/>
              </w:rPr>
              <w:tab/>
            </w:r>
            <w:r>
              <w:rPr>
                <w:noProof/>
                <w:webHidden/>
              </w:rPr>
              <w:fldChar w:fldCharType="begin"/>
            </w:r>
            <w:r>
              <w:rPr>
                <w:noProof/>
                <w:webHidden/>
              </w:rPr>
              <w:instrText xml:space="preserve"> PAGEREF _Toc283163396 \h </w:instrText>
            </w:r>
            <w:r>
              <w:rPr>
                <w:noProof/>
                <w:webHidden/>
              </w:rPr>
            </w:r>
          </w:ins>
          <w:r>
            <w:rPr>
              <w:noProof/>
              <w:webHidden/>
            </w:rPr>
            <w:fldChar w:fldCharType="separate"/>
          </w:r>
          <w:ins w:id="26" w:author="Mike Schenk" w:date="2011-01-19T01:21:00Z">
            <w:r>
              <w:rPr>
                <w:noProof/>
                <w:webHidden/>
              </w:rPr>
              <w:t>7</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27" w:author="Mike Schenk" w:date="2011-01-19T01:21:00Z"/>
              <w:noProof/>
            </w:rPr>
          </w:pPr>
          <w:ins w:id="28"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"_Toc283163397"</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References</w:t>
            </w:r>
            <w:r>
              <w:rPr>
                <w:noProof/>
                <w:webHidden/>
              </w:rPr>
              <w:tab/>
            </w:r>
            <w:r>
              <w:rPr>
                <w:noProof/>
                <w:webHidden/>
              </w:rPr>
              <w:fldChar w:fldCharType="begin"/>
            </w:r>
            <w:r>
              <w:rPr>
                <w:noProof/>
                <w:webHidden/>
              </w:rPr>
              <w:instrText xml:space="preserve"> PAGEREF _Toc283163397 \h </w:instrText>
            </w:r>
            <w:r>
              <w:rPr>
                <w:noProof/>
                <w:webHidden/>
              </w:rPr>
            </w:r>
          </w:ins>
          <w:r>
            <w:rPr>
              <w:noProof/>
              <w:webHidden/>
            </w:rPr>
            <w:fldChar w:fldCharType="separate"/>
          </w:r>
          <w:ins w:id="29" w:author="Mike Schenk" w:date="2011-01-19T01:21:00Z">
            <w:r>
              <w:rPr>
                <w:noProof/>
                <w:webHidden/>
              </w:rPr>
              <w:t>7</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30" w:author="Mike Schenk" w:date="2011-01-19T01:21:00Z"/>
              <w:noProof/>
            </w:rPr>
          </w:pPr>
          <w:ins w:id="31"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"_Toc283163398"</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Audience</w:t>
            </w:r>
            <w:r>
              <w:rPr>
                <w:noProof/>
                <w:webHidden/>
              </w:rPr>
              <w:tab/>
            </w:r>
            <w:r>
              <w:rPr>
                <w:noProof/>
                <w:webHidden/>
              </w:rPr>
              <w:fldChar w:fldCharType="begin"/>
            </w:r>
            <w:r>
              <w:rPr>
                <w:noProof/>
                <w:webHidden/>
              </w:rPr>
              <w:instrText xml:space="preserve"> PAGEREF _Toc283163398 \h </w:instrText>
            </w:r>
            <w:r>
              <w:rPr>
                <w:noProof/>
                <w:webHidden/>
              </w:rPr>
            </w:r>
          </w:ins>
          <w:r>
            <w:rPr>
              <w:noProof/>
              <w:webHidden/>
            </w:rPr>
            <w:fldChar w:fldCharType="separate"/>
          </w:r>
          <w:ins w:id="32" w:author="Mike Schenk" w:date="2011-01-19T01:21:00Z">
            <w:r>
              <w:rPr>
                <w:noProof/>
                <w:webHidden/>
              </w:rPr>
              <w:t>8</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33" w:author="Mike Schenk" w:date="2011-01-19T01:21:00Z"/>
              <w:noProof/>
            </w:rPr>
          </w:pPr>
          <w:ins w:id="34"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"_Toc283163399"</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System Overview</w:t>
            </w:r>
            <w:r>
              <w:rPr>
                <w:noProof/>
                <w:webHidden/>
              </w:rPr>
              <w:tab/>
            </w:r>
            <w:r>
              <w:rPr>
                <w:noProof/>
                <w:webHidden/>
              </w:rPr>
              <w:fldChar w:fldCharType="begin"/>
            </w:r>
            <w:r>
              <w:rPr>
                <w:noProof/>
                <w:webHidden/>
              </w:rPr>
              <w:instrText xml:space="preserve"> PAGEREF _Toc283163399 \h </w:instrText>
            </w:r>
            <w:r>
              <w:rPr>
                <w:noProof/>
                <w:webHidden/>
              </w:rPr>
            </w:r>
          </w:ins>
          <w:r>
            <w:rPr>
              <w:noProof/>
              <w:webHidden/>
            </w:rPr>
            <w:fldChar w:fldCharType="separate"/>
          </w:r>
          <w:ins w:id="35" w:author="Mike Schenk" w:date="2011-01-19T01:21:00Z">
            <w:r>
              <w:rPr>
                <w:noProof/>
                <w:webHidden/>
              </w:rPr>
              <w:t>9</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36" w:author="Mike Schenk" w:date="2011-01-19T01:21:00Z"/>
              <w:noProof/>
            </w:rPr>
          </w:pPr>
          <w:ins w:id="37"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"_Toc283163400"</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System functionality</w:t>
            </w:r>
            <w:r>
              <w:rPr>
                <w:noProof/>
                <w:webHidden/>
              </w:rPr>
              <w:tab/>
            </w:r>
            <w:r>
              <w:rPr>
                <w:noProof/>
                <w:webHidden/>
              </w:rPr>
              <w:fldChar w:fldCharType="begin"/>
            </w:r>
            <w:r>
              <w:rPr>
                <w:noProof/>
                <w:webHidden/>
              </w:rPr>
              <w:instrText xml:space="preserve"> PAGEREF _Toc283163400 \h </w:instrText>
            </w:r>
            <w:r>
              <w:rPr>
                <w:noProof/>
                <w:webHidden/>
              </w:rPr>
            </w:r>
          </w:ins>
          <w:r>
            <w:rPr>
              <w:noProof/>
              <w:webHidden/>
            </w:rPr>
            <w:fldChar w:fldCharType="separate"/>
          </w:r>
          <w:ins w:id="38" w:author="Mike Schenk" w:date="2011-01-19T01:21:00Z">
            <w:r>
              <w:rPr>
                <w:noProof/>
                <w:webHidden/>
              </w:rPr>
              <w:t>9</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39" w:author="Mike Schenk" w:date="2011-01-19T01:21:00Z"/>
              <w:noProof/>
            </w:rPr>
          </w:pPr>
          <w:ins w:id="40"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"_Toc283163401"</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System Components</w:t>
            </w:r>
            <w:r>
              <w:rPr>
                <w:noProof/>
                <w:webHidden/>
              </w:rPr>
              <w:tab/>
            </w:r>
            <w:r>
              <w:rPr>
                <w:noProof/>
                <w:webHidden/>
              </w:rPr>
              <w:fldChar w:fldCharType="begin"/>
            </w:r>
            <w:r>
              <w:rPr>
                <w:noProof/>
                <w:webHidden/>
              </w:rPr>
              <w:instrText xml:space="preserve"> PAGEREF _Toc283163401 \h </w:instrText>
            </w:r>
            <w:r>
              <w:rPr>
                <w:noProof/>
                <w:webHidden/>
              </w:rPr>
            </w:r>
          </w:ins>
          <w:r>
            <w:rPr>
              <w:noProof/>
              <w:webHidden/>
            </w:rPr>
            <w:fldChar w:fldCharType="separate"/>
          </w:r>
          <w:ins w:id="41" w:author="Mike Schenk" w:date="2011-01-19T01:21:00Z">
            <w:r>
              <w:rPr>
                <w:noProof/>
                <w:webHidden/>
              </w:rPr>
              <w:t>9</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42" w:author="Mike Schenk" w:date="2011-01-19T01:21:00Z"/>
              <w:noProof/>
            </w:rPr>
          </w:pPr>
          <w:ins w:id="43"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"_Toc283163402"</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Basic Design Approach</w:t>
            </w:r>
            <w:r>
              <w:rPr>
                <w:noProof/>
                <w:webHidden/>
              </w:rPr>
              <w:tab/>
            </w:r>
            <w:r>
              <w:rPr>
                <w:noProof/>
                <w:webHidden/>
              </w:rPr>
              <w:fldChar w:fldCharType="begin"/>
            </w:r>
            <w:r>
              <w:rPr>
                <w:noProof/>
                <w:webHidden/>
              </w:rPr>
              <w:instrText xml:space="preserve"> PAGEREF _Toc283163402 \h </w:instrText>
            </w:r>
            <w:r>
              <w:rPr>
                <w:noProof/>
                <w:webHidden/>
              </w:rPr>
            </w:r>
          </w:ins>
          <w:r>
            <w:rPr>
              <w:noProof/>
              <w:webHidden/>
            </w:rPr>
            <w:fldChar w:fldCharType="separate"/>
          </w:r>
          <w:ins w:id="44" w:author="Mike Schenk" w:date="2011-01-19T01:21:00Z">
            <w:r>
              <w:rPr>
                <w:noProof/>
                <w:webHidden/>
              </w:rPr>
              <w:t>10</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45" w:author="Mike Schenk" w:date="2011-01-19T01:21:00Z"/>
              <w:noProof/>
            </w:rPr>
          </w:pPr>
          <w:ins w:id="46"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"_Toc283163403"</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User Interface Prototypes</w:t>
            </w:r>
            <w:r>
              <w:rPr>
                <w:noProof/>
                <w:webHidden/>
              </w:rPr>
              <w:tab/>
            </w:r>
            <w:r>
              <w:rPr>
                <w:noProof/>
                <w:webHidden/>
              </w:rPr>
              <w:fldChar w:fldCharType="begin"/>
            </w:r>
            <w:r>
              <w:rPr>
                <w:noProof/>
                <w:webHidden/>
              </w:rPr>
              <w:instrText xml:space="preserve"> PAGEREF _Toc283163403 \h </w:instrText>
            </w:r>
            <w:r>
              <w:rPr>
                <w:noProof/>
                <w:webHidden/>
              </w:rPr>
            </w:r>
          </w:ins>
          <w:r>
            <w:rPr>
              <w:noProof/>
              <w:webHidden/>
            </w:rPr>
            <w:fldChar w:fldCharType="separate"/>
          </w:r>
          <w:ins w:id="47" w:author="Mike Schenk" w:date="2011-01-19T01:21:00Z">
            <w:r>
              <w:rPr>
                <w:noProof/>
                <w:webHidden/>
              </w:rPr>
              <w:t>11</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48" w:author="Mike Schenk" w:date="2011-01-19T01:21:00Z"/>
              <w:noProof/>
            </w:rPr>
          </w:pPr>
          <w:ins w:id="49"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"_Toc283163404"</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Login Screen</w:t>
            </w:r>
            <w:r>
              <w:rPr>
                <w:noProof/>
                <w:webHidden/>
              </w:rPr>
              <w:tab/>
            </w:r>
            <w:r>
              <w:rPr>
                <w:noProof/>
                <w:webHidden/>
              </w:rPr>
              <w:fldChar w:fldCharType="begin"/>
            </w:r>
            <w:r>
              <w:rPr>
                <w:noProof/>
                <w:webHidden/>
              </w:rPr>
              <w:instrText xml:space="preserve"> PAGEREF _Toc283163404 \h </w:instrText>
            </w:r>
            <w:r>
              <w:rPr>
                <w:noProof/>
                <w:webHidden/>
              </w:rPr>
            </w:r>
          </w:ins>
          <w:r>
            <w:rPr>
              <w:noProof/>
              <w:webHidden/>
            </w:rPr>
            <w:fldChar w:fldCharType="separate"/>
          </w:r>
          <w:ins w:id="50" w:author="Mike Schenk" w:date="2011-01-19T01:21:00Z">
            <w:r>
              <w:rPr>
                <w:noProof/>
                <w:webHidden/>
              </w:rPr>
              <w:t>11</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51" w:author="Mike Schenk" w:date="2011-01-19T01:21:00Z"/>
              <w:noProof/>
            </w:rPr>
          </w:pPr>
          <w:ins w:id="52"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"_Toc283163405"</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Order Entry Screen</w:t>
            </w:r>
            <w:r>
              <w:rPr>
                <w:noProof/>
                <w:webHidden/>
              </w:rPr>
              <w:tab/>
            </w:r>
            <w:r>
              <w:rPr>
                <w:noProof/>
                <w:webHidden/>
              </w:rPr>
              <w:fldChar w:fldCharType="begin"/>
            </w:r>
            <w:r>
              <w:rPr>
                <w:noProof/>
                <w:webHidden/>
              </w:rPr>
              <w:instrText xml:space="preserve"> PAGEREF _Toc283163405 \h </w:instrText>
            </w:r>
            <w:r>
              <w:rPr>
                <w:noProof/>
                <w:webHidden/>
              </w:rPr>
            </w:r>
          </w:ins>
          <w:r>
            <w:rPr>
              <w:noProof/>
              <w:webHidden/>
            </w:rPr>
            <w:fldChar w:fldCharType="separate"/>
          </w:r>
          <w:ins w:id="53" w:author="Mike Schenk" w:date="2011-01-19T01:21:00Z">
            <w:r>
              <w:rPr>
                <w:noProof/>
                <w:webHidden/>
              </w:rPr>
              <w:t>12</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54" w:author="Mike Schenk" w:date="2011-01-19T01:21:00Z"/>
              <w:noProof/>
            </w:rPr>
          </w:pPr>
          <w:ins w:id="55"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"_Toc283163406"</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Cook’s Screen</w:t>
            </w:r>
            <w:r>
              <w:rPr>
                <w:noProof/>
                <w:webHidden/>
              </w:rPr>
              <w:tab/>
            </w:r>
            <w:r>
              <w:rPr>
                <w:noProof/>
                <w:webHidden/>
              </w:rPr>
              <w:fldChar w:fldCharType="begin"/>
            </w:r>
            <w:r>
              <w:rPr>
                <w:noProof/>
                <w:webHidden/>
              </w:rPr>
              <w:instrText xml:space="preserve"> PAGEREF _Toc283163406 \h </w:instrText>
            </w:r>
            <w:r>
              <w:rPr>
                <w:noProof/>
                <w:webHidden/>
              </w:rPr>
            </w:r>
          </w:ins>
          <w:r>
            <w:rPr>
              <w:noProof/>
              <w:webHidden/>
            </w:rPr>
            <w:fldChar w:fldCharType="separate"/>
          </w:r>
          <w:ins w:id="56" w:author="Mike Schenk" w:date="2011-01-19T01:21:00Z">
            <w:r>
              <w:rPr>
                <w:noProof/>
                <w:webHidden/>
              </w:rPr>
              <w:t>13</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57" w:author="Mike Schenk" w:date="2011-01-19T01:21:00Z"/>
              <w:noProof/>
            </w:rPr>
          </w:pPr>
          <w:ins w:id="58"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"_Toc283163407"</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Inventory Management Touch-Screen</w:t>
            </w:r>
            <w:r>
              <w:rPr>
                <w:noProof/>
                <w:webHidden/>
              </w:rPr>
              <w:tab/>
            </w:r>
            <w:r>
              <w:rPr>
                <w:noProof/>
                <w:webHidden/>
              </w:rPr>
              <w:fldChar w:fldCharType="begin"/>
            </w:r>
            <w:r>
              <w:rPr>
                <w:noProof/>
                <w:webHidden/>
              </w:rPr>
              <w:instrText xml:space="preserve"> PAGEREF _Toc283163407 \h </w:instrText>
            </w:r>
            <w:r>
              <w:rPr>
                <w:noProof/>
                <w:webHidden/>
              </w:rPr>
            </w:r>
          </w:ins>
          <w:r>
            <w:rPr>
              <w:noProof/>
              <w:webHidden/>
            </w:rPr>
            <w:fldChar w:fldCharType="separate"/>
          </w:r>
          <w:ins w:id="59" w:author="Mike Schenk" w:date="2011-01-19T01:21:00Z">
            <w:r>
              <w:rPr>
                <w:noProof/>
                <w:webHidden/>
              </w:rPr>
              <w:t>14</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60" w:author="Mike Schenk" w:date="2011-01-19T01:21:00Z"/>
              <w:noProof/>
            </w:rPr>
          </w:pPr>
          <w:ins w:id="61"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"_Toc283163408"</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Inventory Management</w:t>
            </w:r>
            <w:r>
              <w:rPr>
                <w:noProof/>
                <w:webHidden/>
              </w:rPr>
              <w:tab/>
            </w:r>
            <w:r>
              <w:rPr>
                <w:noProof/>
                <w:webHidden/>
              </w:rPr>
              <w:fldChar w:fldCharType="begin"/>
            </w:r>
            <w:r>
              <w:rPr>
                <w:noProof/>
                <w:webHidden/>
              </w:rPr>
              <w:instrText xml:space="preserve"> PAGEREF _Toc283163408 \h </w:instrText>
            </w:r>
            <w:r>
              <w:rPr>
                <w:noProof/>
                <w:webHidden/>
              </w:rPr>
            </w:r>
          </w:ins>
          <w:r>
            <w:rPr>
              <w:noProof/>
              <w:webHidden/>
            </w:rPr>
            <w:fldChar w:fldCharType="separate"/>
          </w:r>
          <w:ins w:id="62" w:author="Mike Schenk" w:date="2011-01-19T01:21:00Z">
            <w:r>
              <w:rPr>
                <w:noProof/>
                <w:webHidden/>
              </w:rPr>
              <w:t>15</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63" w:author="Mike Schenk" w:date="2011-01-19T01:21:00Z"/>
              <w:noProof/>
            </w:rPr>
          </w:pPr>
          <w:ins w:id="64"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"_Toc283163409"</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_Toc283163409 \h </w:instrText>
            </w:r>
            <w:r>
              <w:rPr>
                <w:noProof/>
                <w:webHidden/>
              </w:rPr>
            </w:r>
          </w:ins>
          <w:r>
            <w:rPr>
              <w:noProof/>
              <w:webHidden/>
            </w:rPr>
            <w:fldChar w:fldCharType="separate"/>
          </w:r>
          <w:ins w:id="65" w:author="Mike Schenk" w:date="2011-01-19T01:21:00Z">
            <w:r>
              <w:rPr>
                <w:noProof/>
                <w:webHidden/>
              </w:rPr>
              <w:t>16</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66" w:author="Mike Schenk" w:date="2011-01-19T01:21:00Z"/>
              <w:noProof/>
            </w:rPr>
          </w:pPr>
          <w:ins w:id="67"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"_Toc283163410"</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_Toc283163410 \h </w:instrText>
            </w:r>
            <w:r>
              <w:rPr>
                <w:noProof/>
                <w:webHidden/>
              </w:rPr>
            </w:r>
          </w:ins>
          <w:r>
            <w:rPr>
              <w:noProof/>
              <w:webHidden/>
            </w:rPr>
            <w:fldChar w:fldCharType="separate"/>
          </w:r>
          <w:ins w:id="68" w:author="Mike Schenk" w:date="2011-01-19T01:21:00Z">
            <w:r>
              <w:rPr>
                <w:noProof/>
                <w:webHidden/>
              </w:rPr>
              <w:t>17</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69" w:author="Mike Schenk" w:date="2011-01-19T01:21:00Z"/>
              <w:noProof/>
            </w:rPr>
          </w:pPr>
          <w:ins w:id="70"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"_Toc283163411"</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Report Selection</w:t>
            </w:r>
            <w:r>
              <w:rPr>
                <w:noProof/>
                <w:webHidden/>
              </w:rPr>
              <w:tab/>
            </w:r>
            <w:r>
              <w:rPr>
                <w:noProof/>
                <w:webHidden/>
              </w:rPr>
              <w:fldChar w:fldCharType="begin"/>
            </w:r>
            <w:r>
              <w:rPr>
                <w:noProof/>
                <w:webHidden/>
              </w:rPr>
              <w:instrText xml:space="preserve"> PAGEREF _Toc283163411 \h </w:instrText>
            </w:r>
            <w:r>
              <w:rPr>
                <w:noProof/>
                <w:webHidden/>
              </w:rPr>
            </w:r>
          </w:ins>
          <w:r>
            <w:rPr>
              <w:noProof/>
              <w:webHidden/>
            </w:rPr>
            <w:fldChar w:fldCharType="separate"/>
          </w:r>
          <w:ins w:id="71" w:author="Mike Schenk" w:date="2011-01-19T01:21:00Z">
            <w:r>
              <w:rPr>
                <w:noProof/>
                <w:webHidden/>
              </w:rPr>
              <w:t>18</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72" w:author="Mike Schenk" w:date="2011-01-19T01:21:00Z"/>
              <w:noProof/>
            </w:rPr>
          </w:pPr>
          <w:ins w:id="73"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"_Toc283163412"</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Running Reports</w:t>
            </w:r>
            <w:r>
              <w:rPr>
                <w:noProof/>
                <w:webHidden/>
              </w:rPr>
              <w:tab/>
            </w:r>
            <w:r>
              <w:rPr>
                <w:noProof/>
                <w:webHidden/>
              </w:rPr>
              <w:fldChar w:fldCharType="begin"/>
            </w:r>
            <w:r>
              <w:rPr>
                <w:noProof/>
                <w:webHidden/>
              </w:rPr>
              <w:instrText xml:space="preserve"> PAGEREF _Toc283163412 \h </w:instrText>
            </w:r>
            <w:r>
              <w:rPr>
                <w:noProof/>
                <w:webHidden/>
              </w:rPr>
            </w:r>
          </w:ins>
          <w:r>
            <w:rPr>
              <w:noProof/>
              <w:webHidden/>
            </w:rPr>
            <w:fldChar w:fldCharType="separate"/>
          </w:r>
          <w:ins w:id="74" w:author="Mike Schenk" w:date="2011-01-19T01:21:00Z">
            <w:r>
              <w:rPr>
                <w:noProof/>
                <w:webHidden/>
              </w:rPr>
              <w:t>19</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75" w:author="Mike Schenk" w:date="2011-01-19T01:21:00Z"/>
              <w:noProof/>
            </w:rPr>
          </w:pPr>
          <w:ins w:id="76"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"_Toc283163413"</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Design Considerations</w:t>
            </w:r>
            <w:r>
              <w:rPr>
                <w:noProof/>
                <w:webHidden/>
              </w:rPr>
              <w:tab/>
            </w:r>
            <w:r>
              <w:rPr>
                <w:noProof/>
                <w:webHidden/>
              </w:rPr>
              <w:fldChar w:fldCharType="begin"/>
            </w:r>
            <w:r>
              <w:rPr>
                <w:noProof/>
                <w:webHidden/>
              </w:rPr>
              <w:instrText xml:space="preserve"> PAGEREF _Toc283163413 \h </w:instrText>
            </w:r>
            <w:r>
              <w:rPr>
                <w:noProof/>
                <w:webHidden/>
              </w:rPr>
            </w:r>
          </w:ins>
          <w:r>
            <w:rPr>
              <w:noProof/>
              <w:webHidden/>
            </w:rPr>
            <w:fldChar w:fldCharType="separate"/>
          </w:r>
          <w:ins w:id="77" w:author="Mike Schenk" w:date="2011-01-19T01:21:00Z">
            <w:r>
              <w:rPr>
                <w:noProof/>
                <w:webHidden/>
              </w:rPr>
              <w:t>20</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78" w:author="Mike Schenk" w:date="2011-01-19T01:21:00Z"/>
              <w:noProof/>
            </w:rPr>
          </w:pPr>
          <w:ins w:id="79"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"_Toc283163414"</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Assumptions and Dependencies</w:t>
            </w:r>
            <w:r>
              <w:rPr>
                <w:noProof/>
                <w:webHidden/>
              </w:rPr>
              <w:tab/>
            </w:r>
            <w:r>
              <w:rPr>
                <w:noProof/>
                <w:webHidden/>
              </w:rPr>
              <w:fldChar w:fldCharType="begin"/>
            </w:r>
            <w:r>
              <w:rPr>
                <w:noProof/>
                <w:webHidden/>
              </w:rPr>
              <w:instrText xml:space="preserve"> PAGEREF _Toc283163414 \h </w:instrText>
            </w:r>
            <w:r>
              <w:rPr>
                <w:noProof/>
                <w:webHidden/>
              </w:rPr>
            </w:r>
          </w:ins>
          <w:r>
            <w:rPr>
              <w:noProof/>
              <w:webHidden/>
            </w:rPr>
            <w:fldChar w:fldCharType="separate"/>
          </w:r>
          <w:ins w:id="80" w:author="Mike Schenk" w:date="2011-01-19T01:21:00Z">
            <w:r>
              <w:rPr>
                <w:noProof/>
                <w:webHidden/>
              </w:rPr>
              <w:t>20</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81" w:author="Mike Schenk" w:date="2011-01-19T01:21:00Z"/>
              <w:noProof/>
            </w:rPr>
          </w:pPr>
          <w:ins w:id="82"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"_Toc283163415"</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General Constraints</w:t>
            </w:r>
            <w:r>
              <w:rPr>
                <w:noProof/>
                <w:webHidden/>
              </w:rPr>
              <w:tab/>
            </w:r>
            <w:r>
              <w:rPr>
                <w:noProof/>
                <w:webHidden/>
              </w:rPr>
              <w:fldChar w:fldCharType="begin"/>
            </w:r>
            <w:r>
              <w:rPr>
                <w:noProof/>
                <w:webHidden/>
              </w:rPr>
              <w:instrText xml:space="preserve"> PAGEREF _Toc283163415 \h </w:instrText>
            </w:r>
            <w:r>
              <w:rPr>
                <w:noProof/>
                <w:webHidden/>
              </w:rPr>
            </w:r>
          </w:ins>
          <w:r>
            <w:rPr>
              <w:noProof/>
              <w:webHidden/>
            </w:rPr>
            <w:fldChar w:fldCharType="separate"/>
          </w:r>
          <w:ins w:id="83" w:author="Mike Schenk" w:date="2011-01-19T01:21:00Z">
            <w:r>
              <w:rPr>
                <w:noProof/>
                <w:webHidden/>
              </w:rPr>
              <w:t>20</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84" w:author="Mike Schenk" w:date="2011-01-19T01:21:00Z"/>
              <w:noProof/>
            </w:rPr>
          </w:pPr>
          <w:ins w:id="85"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"_Toc283163416"</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Architectural Strategies</w:t>
            </w:r>
            <w:r>
              <w:rPr>
                <w:noProof/>
                <w:webHidden/>
              </w:rPr>
              <w:tab/>
            </w:r>
            <w:r>
              <w:rPr>
                <w:noProof/>
                <w:webHidden/>
              </w:rPr>
              <w:fldChar w:fldCharType="begin"/>
            </w:r>
            <w:r>
              <w:rPr>
                <w:noProof/>
                <w:webHidden/>
              </w:rPr>
              <w:instrText xml:space="preserve"> PAGEREF _Toc283163416 \h </w:instrText>
            </w:r>
            <w:r>
              <w:rPr>
                <w:noProof/>
                <w:webHidden/>
              </w:rPr>
            </w:r>
          </w:ins>
          <w:r>
            <w:rPr>
              <w:noProof/>
              <w:webHidden/>
            </w:rPr>
            <w:fldChar w:fldCharType="separate"/>
          </w:r>
          <w:ins w:id="86" w:author="Mike Schenk" w:date="2011-01-19T01:21:00Z">
            <w:r>
              <w:rPr>
                <w:noProof/>
                <w:webHidden/>
              </w:rPr>
              <w:t>20</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87" w:author="Mike Schenk" w:date="2011-01-19T01:21:00Z"/>
              <w:noProof/>
            </w:rPr>
          </w:pPr>
          <w:ins w:id="88"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"_Toc283163417"</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System Architecture</w:t>
            </w:r>
            <w:r>
              <w:rPr>
                <w:noProof/>
                <w:webHidden/>
              </w:rPr>
              <w:tab/>
            </w:r>
            <w:r>
              <w:rPr>
                <w:noProof/>
                <w:webHidden/>
              </w:rPr>
              <w:fldChar w:fldCharType="begin"/>
            </w:r>
            <w:r>
              <w:rPr>
                <w:noProof/>
                <w:webHidden/>
              </w:rPr>
              <w:instrText xml:space="preserve"> PAGEREF _Toc283163417 \h </w:instrText>
            </w:r>
            <w:r>
              <w:rPr>
                <w:noProof/>
                <w:webHidden/>
              </w:rPr>
            </w:r>
          </w:ins>
          <w:r>
            <w:rPr>
              <w:noProof/>
              <w:webHidden/>
            </w:rPr>
            <w:fldChar w:fldCharType="separate"/>
          </w:r>
          <w:ins w:id="89" w:author="Mike Schenk" w:date="2011-01-19T01:21:00Z">
            <w:r>
              <w:rPr>
                <w:noProof/>
                <w:webHidden/>
              </w:rPr>
              <w:t>22</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90" w:author="Mike Schenk" w:date="2011-01-19T01:21:00Z"/>
              <w:noProof/>
            </w:rPr>
          </w:pPr>
          <w:ins w:id="91"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"_Toc283163418"</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Use Cases</w:t>
            </w:r>
            <w:r>
              <w:rPr>
                <w:noProof/>
                <w:webHidden/>
              </w:rPr>
              <w:tab/>
            </w:r>
            <w:r>
              <w:rPr>
                <w:noProof/>
                <w:webHidden/>
              </w:rPr>
              <w:fldChar w:fldCharType="begin"/>
            </w:r>
            <w:r>
              <w:rPr>
                <w:noProof/>
                <w:webHidden/>
              </w:rPr>
              <w:instrText xml:space="preserve"> PAGEREF _Toc283163418 \h </w:instrText>
            </w:r>
            <w:r>
              <w:rPr>
                <w:noProof/>
                <w:webHidden/>
              </w:rPr>
            </w:r>
          </w:ins>
          <w:r>
            <w:rPr>
              <w:noProof/>
              <w:webHidden/>
            </w:rPr>
            <w:fldChar w:fldCharType="separate"/>
          </w:r>
          <w:ins w:id="92" w:author="Mike Schenk" w:date="2011-01-19T01:21:00Z">
            <w:r>
              <w:rPr>
                <w:noProof/>
                <w:webHidden/>
              </w:rPr>
              <w:t>22</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93" w:author="Mike Schenk" w:date="2011-01-19T01:21:00Z"/>
              <w:noProof/>
            </w:rPr>
          </w:pPr>
          <w:ins w:id="94"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"_Toc283163419"</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_Toc283163419 \h </w:instrText>
            </w:r>
            <w:r>
              <w:rPr>
                <w:noProof/>
                <w:webHidden/>
              </w:rPr>
            </w:r>
          </w:ins>
          <w:r>
            <w:rPr>
              <w:noProof/>
              <w:webHidden/>
            </w:rPr>
            <w:fldChar w:fldCharType="separate"/>
          </w:r>
          <w:ins w:id="95" w:author="Mike Schenk" w:date="2011-01-19T01:21:00Z">
            <w:r>
              <w:rPr>
                <w:noProof/>
                <w:webHidden/>
              </w:rPr>
              <w:t>23</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96" w:author="Mike Schenk" w:date="2011-01-19T01:21:00Z"/>
              <w:noProof/>
            </w:rPr>
          </w:pPr>
          <w:ins w:id="97"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"_Toc283163420"</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 xml:space="preserve">Create/Update menu </w:t>
            </w:r>
            <w:r w:rsidRPr="00272B92">
              <w:rPr>
                <w:rStyle w:val="Hyperlink"/>
                <w:rFonts w:eastAsia="Arial"/>
                <w:bCs/>
                <w:noProof/>
                <w:lang w:bidi="en-US"/>
              </w:rPr>
              <w:t>– BBQRMS-56</w:t>
            </w:r>
            <w:r>
              <w:rPr>
                <w:noProof/>
                <w:webHidden/>
              </w:rPr>
              <w:tab/>
            </w:r>
            <w:r>
              <w:rPr>
                <w:noProof/>
                <w:webHidden/>
              </w:rPr>
              <w:fldChar w:fldCharType="begin"/>
            </w:r>
            <w:r>
              <w:rPr>
                <w:noProof/>
                <w:webHidden/>
              </w:rPr>
              <w:instrText xml:space="preserve"> PAGEREF _Toc283163420 \h </w:instrText>
            </w:r>
            <w:r>
              <w:rPr>
                <w:noProof/>
                <w:webHidden/>
              </w:rPr>
            </w:r>
          </w:ins>
          <w:r>
            <w:rPr>
              <w:noProof/>
              <w:webHidden/>
            </w:rPr>
            <w:fldChar w:fldCharType="separate"/>
          </w:r>
          <w:ins w:id="98" w:author="Mike Schenk" w:date="2011-01-19T01:21:00Z">
            <w:r>
              <w:rPr>
                <w:noProof/>
                <w:webHidden/>
              </w:rPr>
              <w:t>23</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99" w:author="Mike Schenk" w:date="2011-01-19T01:21:00Z"/>
              <w:noProof/>
            </w:rPr>
          </w:pPr>
          <w:ins w:id="100"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"_Toc283163421"</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Create menu item – BBQRMS-31</w:t>
            </w:r>
            <w:r>
              <w:rPr>
                <w:noProof/>
                <w:webHidden/>
              </w:rPr>
              <w:tab/>
            </w:r>
            <w:r>
              <w:rPr>
                <w:noProof/>
                <w:webHidden/>
              </w:rPr>
              <w:fldChar w:fldCharType="begin"/>
            </w:r>
            <w:r>
              <w:rPr>
                <w:noProof/>
                <w:webHidden/>
              </w:rPr>
              <w:instrText xml:space="preserve"> PAGEREF _Toc283163421 \h </w:instrText>
            </w:r>
            <w:r>
              <w:rPr>
                <w:noProof/>
                <w:webHidden/>
              </w:rPr>
            </w:r>
          </w:ins>
          <w:r>
            <w:rPr>
              <w:noProof/>
              <w:webHidden/>
            </w:rPr>
            <w:fldChar w:fldCharType="separate"/>
          </w:r>
          <w:ins w:id="101" w:author="Mike Schenk" w:date="2011-01-19T01:21:00Z">
            <w:r>
              <w:rPr>
                <w:noProof/>
                <w:webHidden/>
              </w:rPr>
              <w:t>23</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102" w:author="Mike Schenk" w:date="2011-01-19T01:21:00Z"/>
              <w:noProof/>
            </w:rPr>
          </w:pPr>
          <w:ins w:id="103"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"_Toc283163422"</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Inventory Management</w:t>
            </w:r>
            <w:r>
              <w:rPr>
                <w:noProof/>
                <w:webHidden/>
              </w:rPr>
              <w:tab/>
            </w:r>
            <w:r>
              <w:rPr>
                <w:noProof/>
                <w:webHidden/>
              </w:rPr>
              <w:fldChar w:fldCharType="begin"/>
            </w:r>
            <w:r>
              <w:rPr>
                <w:noProof/>
                <w:webHidden/>
              </w:rPr>
              <w:instrText xml:space="preserve"> PAGEREF _Toc283163422 \h </w:instrText>
            </w:r>
            <w:r>
              <w:rPr>
                <w:noProof/>
                <w:webHidden/>
              </w:rPr>
            </w:r>
          </w:ins>
          <w:r>
            <w:rPr>
              <w:noProof/>
              <w:webHidden/>
            </w:rPr>
            <w:fldChar w:fldCharType="separate"/>
          </w:r>
          <w:ins w:id="104" w:author="Mike Schenk" w:date="2011-01-19T01:21:00Z">
            <w:r>
              <w:rPr>
                <w:noProof/>
                <w:webHidden/>
              </w:rPr>
              <w:t>25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05" w:author="Mike Schenk" w:date="2011-01-19T01:21:00Z"/>
              <w:noProof/>
            </w:rPr>
          </w:pPr>
          <w:ins w:id="106"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"_Toc283163423"</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Add Supplier – BBQRMS-17</w:t>
            </w:r>
            <w:r>
              <w:rPr>
                <w:noProof/>
                <w:webHidden/>
              </w:rPr>
              <w:tab/>
            </w:r>
            <w:r>
              <w:rPr>
                <w:noProof/>
                <w:webHidden/>
              </w:rPr>
              <w:fldChar w:fldCharType="begin"/>
            </w:r>
            <w:r>
              <w:rPr>
                <w:noProof/>
                <w:webHidden/>
              </w:rPr>
              <w:instrText xml:space="preserve"> PAGEREF _Toc283163423 \h </w:instrText>
            </w:r>
            <w:r>
              <w:rPr>
                <w:noProof/>
                <w:webHidden/>
              </w:rPr>
            </w:r>
          </w:ins>
          <w:r>
            <w:rPr>
              <w:noProof/>
              <w:webHidden/>
            </w:rPr>
            <w:fldChar w:fldCharType="separate"/>
          </w:r>
          <w:ins w:id="107" w:author="Mike Schenk" w:date="2011-01-19T01:21:00Z">
            <w:r>
              <w:rPr>
                <w:noProof/>
                <w:webHidden/>
              </w:rPr>
              <w:t>25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08" w:author="Mike Schenk" w:date="2011-01-19T01:21:00Z"/>
              <w:noProof/>
            </w:rPr>
          </w:pPr>
          <w:ins w:id="109"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"_Toc283163424"</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Receive an Inventory Order – BBQRMS-18</w:t>
            </w:r>
            <w:r>
              <w:rPr>
                <w:noProof/>
                <w:webHidden/>
              </w:rPr>
              <w:tab/>
            </w:r>
            <w:r>
              <w:rPr>
                <w:noProof/>
                <w:webHidden/>
              </w:rPr>
              <w:fldChar w:fldCharType="begin"/>
            </w:r>
            <w:r>
              <w:rPr>
                <w:noProof/>
                <w:webHidden/>
              </w:rPr>
              <w:instrText xml:space="preserve"> PAGEREF _Toc283163424 \h </w:instrText>
            </w:r>
            <w:r>
              <w:rPr>
                <w:noProof/>
                <w:webHidden/>
              </w:rPr>
            </w:r>
          </w:ins>
          <w:r>
            <w:rPr>
              <w:noProof/>
              <w:webHidden/>
            </w:rPr>
            <w:fldChar w:fldCharType="separate"/>
          </w:r>
          <w:ins w:id="110" w:author="Mike Schenk" w:date="2011-01-19T01:21:00Z">
            <w:r>
              <w:rPr>
                <w:noProof/>
                <w:webHidden/>
              </w:rPr>
              <w:t>25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11" w:author="Mike Schenk" w:date="2011-01-19T01:21:00Z"/>
              <w:noProof/>
            </w:rPr>
          </w:pPr>
          <w:ins w:id="112" w:author="Mike Schenk" w:date="2011-01-19T01:21:00Z">
            <w:r w:rsidRPr="00272B92">
              <w:rPr>
                <w:rStyle w:val="Hyperlink"/>
                <w:noProof/>
              </w:rPr>
              <w:lastRenderedPageBreak/>
              <w:fldChar w:fldCharType="begin"/>
            </w:r>
            <w:r w:rsidRPr="00272B92">
              <w:rPr>
                <w:rStyle w:val="Hyperlink"/>
                <w:noProof/>
              </w:rPr>
              <w:instrText xml:space="preserve"> </w:instrText>
            </w:r>
            <w:r>
              <w:rPr>
                <w:noProof/>
              </w:rPr>
              <w:instrText>HYPERLINK \l "_Toc283163425"</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Reconcile Inventory – BBQRMS-19</w:t>
            </w:r>
            <w:r>
              <w:rPr>
                <w:noProof/>
                <w:webHidden/>
              </w:rPr>
              <w:tab/>
            </w:r>
            <w:r>
              <w:rPr>
                <w:noProof/>
                <w:webHidden/>
              </w:rPr>
              <w:fldChar w:fldCharType="begin"/>
            </w:r>
            <w:r>
              <w:rPr>
                <w:noProof/>
                <w:webHidden/>
              </w:rPr>
              <w:instrText xml:space="preserve"> PAGEREF _Toc283163425 \h </w:instrText>
            </w:r>
            <w:r>
              <w:rPr>
                <w:noProof/>
                <w:webHidden/>
              </w:rPr>
            </w:r>
          </w:ins>
          <w:r>
            <w:rPr>
              <w:noProof/>
              <w:webHidden/>
            </w:rPr>
            <w:fldChar w:fldCharType="separate"/>
          </w:r>
          <w:ins w:id="113" w:author="Mike Schenk" w:date="2011-01-19T01:21:00Z">
            <w:r>
              <w:rPr>
                <w:noProof/>
                <w:webHidden/>
              </w:rPr>
              <w:t>26</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14" w:author="Mike Schenk" w:date="2011-01-19T01:21:00Z"/>
              <w:noProof/>
            </w:rPr>
          </w:pPr>
          <w:ins w:id="115"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"_Toc283163426"</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Place an Inventory Order – BBQRMS-57</w:t>
            </w:r>
            <w:r>
              <w:rPr>
                <w:noProof/>
                <w:webHidden/>
              </w:rPr>
              <w:tab/>
            </w:r>
            <w:r>
              <w:rPr>
                <w:noProof/>
                <w:webHidden/>
              </w:rPr>
              <w:fldChar w:fldCharType="begin"/>
            </w:r>
            <w:r>
              <w:rPr>
                <w:noProof/>
                <w:webHidden/>
              </w:rPr>
              <w:instrText xml:space="preserve"> PAGEREF _Toc283163426 \h </w:instrText>
            </w:r>
            <w:r>
              <w:rPr>
                <w:noProof/>
                <w:webHidden/>
              </w:rPr>
            </w:r>
          </w:ins>
          <w:r>
            <w:rPr>
              <w:noProof/>
              <w:webHidden/>
            </w:rPr>
            <w:fldChar w:fldCharType="separate"/>
          </w:r>
          <w:ins w:id="116" w:author="Mike Schenk" w:date="2011-01-19T01:21:00Z">
            <w:r>
              <w:rPr>
                <w:noProof/>
                <w:webHidden/>
              </w:rPr>
              <w:t>27</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117" w:author="Mike Schenk" w:date="2011-01-19T01:21:00Z"/>
              <w:noProof/>
            </w:rPr>
          </w:pPr>
          <w:ins w:id="118"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"_Toc283163427"</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Cooks interface</w:t>
            </w:r>
            <w:r>
              <w:rPr>
                <w:noProof/>
                <w:webHidden/>
              </w:rPr>
              <w:tab/>
            </w:r>
            <w:r>
              <w:rPr>
                <w:noProof/>
                <w:webHidden/>
              </w:rPr>
              <w:fldChar w:fldCharType="begin"/>
            </w:r>
            <w:r>
              <w:rPr>
                <w:noProof/>
                <w:webHidden/>
              </w:rPr>
              <w:instrText xml:space="preserve"> PAGEREF _Toc283163427 \h </w:instrText>
            </w:r>
            <w:r>
              <w:rPr>
                <w:noProof/>
                <w:webHidden/>
              </w:rPr>
            </w:r>
          </w:ins>
          <w:r>
            <w:rPr>
              <w:noProof/>
              <w:webHidden/>
            </w:rPr>
            <w:fldChar w:fldCharType="separate"/>
          </w:r>
          <w:ins w:id="119" w:author="Mike Schenk" w:date="2011-01-19T01:21:00Z">
            <w:r>
              <w:rPr>
                <w:noProof/>
                <w:webHidden/>
              </w:rPr>
              <w:t>28</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20" w:author="Mike Schenk" w:date="2011-01-19T01:21:00Z"/>
              <w:noProof/>
            </w:rPr>
          </w:pPr>
          <w:ins w:id="121"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"_Toc283163428"</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Complete a customer order – BBQRMS-32</w:t>
            </w:r>
            <w:r>
              <w:rPr>
                <w:noProof/>
                <w:webHidden/>
              </w:rPr>
              <w:tab/>
            </w:r>
            <w:r>
              <w:rPr>
                <w:noProof/>
                <w:webHidden/>
              </w:rPr>
              <w:fldChar w:fldCharType="begin"/>
            </w:r>
            <w:r>
              <w:rPr>
                <w:noProof/>
                <w:webHidden/>
              </w:rPr>
              <w:instrText xml:space="preserve"> PAGEREF _Toc283163428 \h </w:instrText>
            </w:r>
            <w:r>
              <w:rPr>
                <w:noProof/>
                <w:webHidden/>
              </w:rPr>
            </w:r>
          </w:ins>
          <w:r>
            <w:rPr>
              <w:noProof/>
              <w:webHidden/>
            </w:rPr>
            <w:fldChar w:fldCharType="separate"/>
          </w:r>
          <w:ins w:id="122" w:author="Mike Schenk" w:date="2011-01-19T01:21:00Z">
            <w:r>
              <w:rPr>
                <w:noProof/>
                <w:webHidden/>
              </w:rPr>
              <w:t>28</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123" w:author="Mike Schenk" w:date="2011-01-19T01:21:00Z"/>
              <w:noProof/>
            </w:rPr>
          </w:pPr>
          <w:ins w:id="124"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"_Toc283163429"</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Customer Order Entry Subsystem</w:t>
            </w:r>
            <w:r>
              <w:rPr>
                <w:noProof/>
                <w:webHidden/>
              </w:rPr>
              <w:tab/>
            </w:r>
            <w:r>
              <w:rPr>
                <w:noProof/>
                <w:webHidden/>
              </w:rPr>
              <w:fldChar w:fldCharType="begin"/>
            </w:r>
            <w:r>
              <w:rPr>
                <w:noProof/>
                <w:webHidden/>
              </w:rPr>
              <w:instrText xml:space="preserve"> PAGEREF _Toc283163429 \h </w:instrText>
            </w:r>
            <w:r>
              <w:rPr>
                <w:noProof/>
                <w:webHidden/>
              </w:rPr>
            </w:r>
          </w:ins>
          <w:r>
            <w:rPr>
              <w:noProof/>
              <w:webHidden/>
            </w:rPr>
            <w:fldChar w:fldCharType="separate"/>
          </w:r>
          <w:ins w:id="125" w:author="Mike Schenk" w:date="2011-01-19T01:21:00Z">
            <w:r>
              <w:rPr>
                <w:noProof/>
                <w:webHidden/>
              </w:rPr>
              <w:t>29</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26" w:author="Mike Schenk" w:date="2011-01-19T01:21:00Z"/>
              <w:noProof/>
            </w:rPr>
          </w:pPr>
          <w:ins w:id="127"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"_Toc283163430"</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Place and save customer order without taking payment – BBQRMS-33</w:t>
            </w:r>
            <w:r>
              <w:rPr>
                <w:noProof/>
                <w:webHidden/>
              </w:rPr>
              <w:tab/>
            </w:r>
            <w:r>
              <w:rPr>
                <w:noProof/>
                <w:webHidden/>
              </w:rPr>
              <w:fldChar w:fldCharType="begin"/>
            </w:r>
            <w:r>
              <w:rPr>
                <w:noProof/>
                <w:webHidden/>
              </w:rPr>
              <w:instrText xml:space="preserve"> PAGEREF _Toc283163430 \h </w:instrText>
            </w:r>
            <w:r>
              <w:rPr>
                <w:noProof/>
                <w:webHidden/>
              </w:rPr>
            </w:r>
          </w:ins>
          <w:r>
            <w:rPr>
              <w:noProof/>
              <w:webHidden/>
            </w:rPr>
            <w:fldChar w:fldCharType="separate"/>
          </w:r>
          <w:ins w:id="128" w:author="Mike Schenk" w:date="2011-01-19T01:21:00Z">
            <w:r>
              <w:rPr>
                <w:noProof/>
                <w:webHidden/>
              </w:rPr>
              <w:t>29</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29" w:author="Mike Schenk" w:date="2011-01-19T01:21:00Z"/>
              <w:noProof/>
            </w:rPr>
          </w:pPr>
          <w:ins w:id="130"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"_Toc283163431"</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Take a customer order and accept payment – BBQRMS-35</w:t>
            </w:r>
            <w:r>
              <w:rPr>
                <w:noProof/>
                <w:webHidden/>
              </w:rPr>
              <w:tab/>
            </w:r>
            <w:r>
              <w:rPr>
                <w:noProof/>
                <w:webHidden/>
              </w:rPr>
              <w:fldChar w:fldCharType="begin"/>
            </w:r>
            <w:r>
              <w:rPr>
                <w:noProof/>
                <w:webHidden/>
              </w:rPr>
              <w:instrText xml:space="preserve"> PAGEREF _Toc283163431 \h </w:instrText>
            </w:r>
            <w:r>
              <w:rPr>
                <w:noProof/>
                <w:webHidden/>
              </w:rPr>
            </w:r>
          </w:ins>
          <w:r>
            <w:rPr>
              <w:noProof/>
              <w:webHidden/>
            </w:rPr>
            <w:fldChar w:fldCharType="separate"/>
          </w:r>
          <w:ins w:id="131" w:author="Mike Schenk" w:date="2011-01-19T01:21:00Z">
            <w:r>
              <w:rPr>
                <w:noProof/>
                <w:webHidden/>
              </w:rPr>
              <w:t>29</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32" w:author="Mike Schenk" w:date="2011-01-19T01:21:00Z"/>
              <w:noProof/>
            </w:rPr>
          </w:pPr>
          <w:ins w:id="133"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"_Toc283163432"</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Recall and modify saved customer order – BBQRMS-37</w:t>
            </w:r>
            <w:r>
              <w:rPr>
                <w:noProof/>
                <w:webHidden/>
              </w:rPr>
              <w:tab/>
            </w:r>
            <w:r>
              <w:rPr>
                <w:noProof/>
                <w:webHidden/>
              </w:rPr>
              <w:fldChar w:fldCharType="begin"/>
            </w:r>
            <w:r>
              <w:rPr>
                <w:noProof/>
                <w:webHidden/>
              </w:rPr>
              <w:instrText xml:space="preserve"> PAGEREF _Toc283163432 \h </w:instrText>
            </w:r>
            <w:r>
              <w:rPr>
                <w:noProof/>
                <w:webHidden/>
              </w:rPr>
            </w:r>
          </w:ins>
          <w:r>
            <w:rPr>
              <w:noProof/>
              <w:webHidden/>
            </w:rPr>
            <w:fldChar w:fldCharType="separate"/>
          </w:r>
          <w:ins w:id="134" w:author="Mike Schenk" w:date="2011-01-19T01:21:00Z">
            <w:r>
              <w:rPr>
                <w:noProof/>
                <w:webHidden/>
              </w:rPr>
              <w:t>30</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135" w:author="Mike Schenk" w:date="2011-01-19T01:21:00Z"/>
              <w:noProof/>
            </w:rPr>
          </w:pPr>
          <w:ins w:id="136"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"_Toc283163433"</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Cashiering Subsystem</w:t>
            </w:r>
            <w:r>
              <w:rPr>
                <w:noProof/>
                <w:webHidden/>
              </w:rPr>
              <w:tab/>
            </w:r>
            <w:r>
              <w:rPr>
                <w:noProof/>
                <w:webHidden/>
              </w:rPr>
              <w:fldChar w:fldCharType="begin"/>
            </w:r>
            <w:r>
              <w:rPr>
                <w:noProof/>
                <w:webHidden/>
              </w:rPr>
              <w:instrText xml:space="preserve"> PAGEREF _Toc283163433 \h </w:instrText>
            </w:r>
            <w:r>
              <w:rPr>
                <w:noProof/>
                <w:webHidden/>
              </w:rPr>
            </w:r>
          </w:ins>
          <w:r>
            <w:rPr>
              <w:noProof/>
              <w:webHidden/>
            </w:rPr>
            <w:fldChar w:fldCharType="separate"/>
          </w:r>
          <w:ins w:id="137" w:author="Mike Schenk" w:date="2011-01-19T01:21:00Z">
            <w:r>
              <w:rPr>
                <w:noProof/>
                <w:webHidden/>
              </w:rPr>
              <w:t>32</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38" w:author="Mike Schenk" w:date="2011-01-19T01:21:00Z"/>
              <w:noProof/>
            </w:rPr>
          </w:pPr>
          <w:ins w:id="139"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"_Toc283163434"</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Split a check – BBQRMS-34</w:t>
            </w:r>
            <w:r>
              <w:rPr>
                <w:noProof/>
                <w:webHidden/>
              </w:rPr>
              <w:tab/>
            </w:r>
            <w:r>
              <w:rPr>
                <w:noProof/>
                <w:webHidden/>
              </w:rPr>
              <w:fldChar w:fldCharType="begin"/>
            </w:r>
            <w:r>
              <w:rPr>
                <w:noProof/>
                <w:webHidden/>
              </w:rPr>
              <w:instrText xml:space="preserve"> PAGEREF _Toc283163434 \h </w:instrText>
            </w:r>
            <w:r>
              <w:rPr>
                <w:noProof/>
                <w:webHidden/>
              </w:rPr>
            </w:r>
          </w:ins>
          <w:r>
            <w:rPr>
              <w:noProof/>
              <w:webHidden/>
            </w:rPr>
            <w:fldChar w:fldCharType="separate"/>
          </w:r>
          <w:ins w:id="140" w:author="Mike Schenk" w:date="2011-01-19T01:21:00Z">
            <w:r>
              <w:rPr>
                <w:noProof/>
                <w:webHidden/>
              </w:rPr>
              <w:t>32</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41" w:author="Mike Schenk" w:date="2011-01-19T01:21:00Z"/>
              <w:noProof/>
            </w:rPr>
          </w:pPr>
          <w:ins w:id="142"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"_Toc283163435"</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Accept payment for saved customer order – BBQRMS-36</w:t>
            </w:r>
            <w:r>
              <w:rPr>
                <w:noProof/>
                <w:webHidden/>
              </w:rPr>
              <w:tab/>
            </w:r>
            <w:r>
              <w:rPr>
                <w:noProof/>
                <w:webHidden/>
              </w:rPr>
              <w:fldChar w:fldCharType="begin"/>
            </w:r>
            <w:r>
              <w:rPr>
                <w:noProof/>
                <w:webHidden/>
              </w:rPr>
              <w:instrText xml:space="preserve"> PAGEREF _Toc283163435 \h </w:instrText>
            </w:r>
            <w:r>
              <w:rPr>
                <w:noProof/>
                <w:webHidden/>
              </w:rPr>
            </w:r>
          </w:ins>
          <w:r>
            <w:rPr>
              <w:noProof/>
              <w:webHidden/>
            </w:rPr>
            <w:fldChar w:fldCharType="separate"/>
          </w:r>
          <w:ins w:id="143" w:author="Mike Schenk" w:date="2011-01-19T01:21:00Z">
            <w:r>
              <w:rPr>
                <w:noProof/>
                <w:webHidden/>
              </w:rPr>
              <w:t>32</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44" w:author="Mike Schenk" w:date="2011-01-19T01:21:00Z"/>
              <w:noProof/>
            </w:rPr>
          </w:pPr>
          <w:ins w:id="145"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"_Toc283163436"</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Take multiple payments for a customer order – BBQRMS-38</w:t>
            </w:r>
            <w:r>
              <w:rPr>
                <w:noProof/>
                <w:webHidden/>
              </w:rPr>
              <w:tab/>
            </w:r>
            <w:r>
              <w:rPr>
                <w:noProof/>
                <w:webHidden/>
              </w:rPr>
              <w:fldChar w:fldCharType="begin"/>
            </w:r>
            <w:r>
              <w:rPr>
                <w:noProof/>
                <w:webHidden/>
              </w:rPr>
              <w:instrText xml:space="preserve"> PAGEREF _Toc283163436 \h </w:instrText>
            </w:r>
            <w:r>
              <w:rPr>
                <w:noProof/>
                <w:webHidden/>
              </w:rPr>
            </w:r>
          </w:ins>
          <w:r>
            <w:rPr>
              <w:noProof/>
              <w:webHidden/>
            </w:rPr>
            <w:fldChar w:fldCharType="separate"/>
          </w:r>
          <w:ins w:id="146" w:author="Mike Schenk" w:date="2011-01-19T01:21:00Z">
            <w:r>
              <w:rPr>
                <w:noProof/>
                <w:webHidden/>
              </w:rPr>
              <w:t>33</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47" w:author="Mike Schenk" w:date="2011-01-19T01:21:00Z"/>
              <w:noProof/>
            </w:rPr>
          </w:pPr>
          <w:ins w:id="148"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"_Toc283163437"</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Process Credit Card – BBQRMS-53 (INCOMPLETE)</w:t>
            </w:r>
            <w:r>
              <w:rPr>
                <w:noProof/>
                <w:webHidden/>
              </w:rPr>
              <w:tab/>
            </w:r>
            <w:r>
              <w:rPr>
                <w:noProof/>
                <w:webHidden/>
              </w:rPr>
              <w:fldChar w:fldCharType="begin"/>
            </w:r>
            <w:r>
              <w:rPr>
                <w:noProof/>
                <w:webHidden/>
              </w:rPr>
              <w:instrText xml:space="preserve"> PAGEREF _Toc283163437 \h </w:instrText>
            </w:r>
            <w:r>
              <w:rPr>
                <w:noProof/>
                <w:webHidden/>
              </w:rPr>
            </w:r>
          </w:ins>
          <w:r>
            <w:rPr>
              <w:noProof/>
              <w:webHidden/>
            </w:rPr>
            <w:fldChar w:fldCharType="separate"/>
          </w:r>
          <w:ins w:id="149" w:author="Mike Schenk" w:date="2011-01-19T01:21:00Z">
            <w:r>
              <w:rPr>
                <w:noProof/>
                <w:webHidden/>
              </w:rPr>
              <w:t>33</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50" w:author="Mike Schenk" w:date="2011-01-19T01:21:00Z"/>
              <w:noProof/>
            </w:rPr>
          </w:pPr>
          <w:ins w:id="151"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"_Toc283163438"</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Print Receipt – BBQRMS-48 (INCOMPLETE)</w:t>
            </w:r>
            <w:r>
              <w:rPr>
                <w:noProof/>
                <w:webHidden/>
              </w:rPr>
              <w:tab/>
            </w:r>
            <w:r>
              <w:rPr>
                <w:noProof/>
                <w:webHidden/>
              </w:rPr>
              <w:fldChar w:fldCharType="begin"/>
            </w:r>
            <w:r>
              <w:rPr>
                <w:noProof/>
                <w:webHidden/>
              </w:rPr>
              <w:instrText xml:space="preserve"> PAGEREF _Toc283163438 \h </w:instrText>
            </w:r>
            <w:r>
              <w:rPr>
                <w:noProof/>
                <w:webHidden/>
              </w:rPr>
            </w:r>
          </w:ins>
          <w:r>
            <w:rPr>
              <w:noProof/>
              <w:webHidden/>
            </w:rPr>
            <w:fldChar w:fldCharType="separate"/>
          </w:r>
          <w:ins w:id="152" w:author="Mike Schenk" w:date="2011-01-19T01:21:00Z">
            <w:r>
              <w:rPr>
                <w:noProof/>
                <w:webHidden/>
              </w:rPr>
              <w:t>34</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53" w:author="Mike Schenk" w:date="2011-01-19T01:21:00Z"/>
              <w:noProof/>
            </w:rPr>
          </w:pPr>
          <w:ins w:id="154"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"_Toc283163439"</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Open Cash Drawer – BBQRMS-52 (INCOMPLETE)</w:t>
            </w:r>
            <w:r>
              <w:rPr>
                <w:noProof/>
                <w:webHidden/>
              </w:rPr>
              <w:tab/>
            </w:r>
            <w:r>
              <w:rPr>
                <w:noProof/>
                <w:webHidden/>
              </w:rPr>
              <w:fldChar w:fldCharType="begin"/>
            </w:r>
            <w:r>
              <w:rPr>
                <w:noProof/>
                <w:webHidden/>
              </w:rPr>
              <w:instrText xml:space="preserve"> PAGEREF _Toc283163439 \h </w:instrText>
            </w:r>
            <w:r>
              <w:rPr>
                <w:noProof/>
                <w:webHidden/>
              </w:rPr>
            </w:r>
          </w:ins>
          <w:r>
            <w:rPr>
              <w:noProof/>
              <w:webHidden/>
            </w:rPr>
            <w:fldChar w:fldCharType="separate"/>
          </w:r>
          <w:ins w:id="155" w:author="Mike Schenk" w:date="2011-01-19T01:21:00Z">
            <w:r>
              <w:rPr>
                <w:noProof/>
                <w:webHidden/>
              </w:rPr>
              <w:t>34</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156" w:author="Mike Schenk" w:date="2011-01-19T01:21:00Z"/>
              <w:noProof/>
            </w:rPr>
          </w:pPr>
          <w:ins w:id="157"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"_Toc283163440"</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Admin Functions</w:t>
            </w:r>
            <w:r>
              <w:rPr>
                <w:noProof/>
                <w:webHidden/>
              </w:rPr>
              <w:tab/>
            </w:r>
            <w:r>
              <w:rPr>
                <w:noProof/>
                <w:webHidden/>
              </w:rPr>
              <w:fldChar w:fldCharType="begin"/>
            </w:r>
            <w:r>
              <w:rPr>
                <w:noProof/>
                <w:webHidden/>
              </w:rPr>
              <w:instrText xml:space="preserve"> PAGEREF _Toc283163440 \h </w:instrText>
            </w:r>
            <w:r>
              <w:rPr>
                <w:noProof/>
                <w:webHidden/>
              </w:rPr>
            </w:r>
          </w:ins>
          <w:r>
            <w:rPr>
              <w:noProof/>
              <w:webHidden/>
            </w:rPr>
            <w:fldChar w:fldCharType="separate"/>
          </w:r>
          <w:ins w:id="158" w:author="Mike Schenk" w:date="2011-01-19T01:21:00Z">
            <w:r>
              <w:rPr>
                <w:noProof/>
                <w:webHidden/>
              </w:rPr>
              <w:t>35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59" w:author="Mike Schenk" w:date="2011-01-19T01:21:00Z"/>
              <w:noProof/>
            </w:rPr>
          </w:pPr>
          <w:ins w:id="160"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"_Toc283163441"</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Managers Dashboard – BBQRMS-50</w:t>
            </w:r>
            <w:r>
              <w:rPr>
                <w:noProof/>
                <w:webHidden/>
              </w:rPr>
              <w:tab/>
            </w:r>
            <w:r>
              <w:rPr>
                <w:noProof/>
                <w:webHidden/>
              </w:rPr>
              <w:fldChar w:fldCharType="begin"/>
            </w:r>
            <w:r>
              <w:rPr>
                <w:noProof/>
                <w:webHidden/>
              </w:rPr>
              <w:instrText xml:space="preserve"> PAGEREF _Toc283163441 \h </w:instrText>
            </w:r>
            <w:r>
              <w:rPr>
                <w:noProof/>
                <w:webHidden/>
              </w:rPr>
            </w:r>
          </w:ins>
          <w:r>
            <w:rPr>
              <w:noProof/>
              <w:webHidden/>
            </w:rPr>
            <w:fldChar w:fldCharType="separate"/>
          </w:r>
          <w:ins w:id="161" w:author="Mike Schenk" w:date="2011-01-19T01:21:00Z">
            <w:r>
              <w:rPr>
                <w:noProof/>
                <w:webHidden/>
              </w:rPr>
              <w:t>35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62" w:author="Mike Schenk" w:date="2011-01-19T01:21:00Z"/>
              <w:noProof/>
            </w:rPr>
          </w:pPr>
          <w:ins w:id="163"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"_Toc283163442"</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Display who is on the clock – BBQRMS-51 (INCOMPLETE)</w:t>
            </w:r>
            <w:r>
              <w:rPr>
                <w:noProof/>
                <w:webHidden/>
              </w:rPr>
              <w:tab/>
            </w:r>
            <w:r>
              <w:rPr>
                <w:noProof/>
                <w:webHidden/>
              </w:rPr>
              <w:fldChar w:fldCharType="begin"/>
            </w:r>
            <w:r>
              <w:rPr>
                <w:noProof/>
                <w:webHidden/>
              </w:rPr>
              <w:instrText xml:space="preserve"> PAGEREF _Toc283163442 \h </w:instrText>
            </w:r>
            <w:r>
              <w:rPr>
                <w:noProof/>
                <w:webHidden/>
              </w:rPr>
            </w:r>
          </w:ins>
          <w:r>
            <w:rPr>
              <w:noProof/>
              <w:webHidden/>
            </w:rPr>
            <w:fldChar w:fldCharType="separate"/>
          </w:r>
          <w:ins w:id="164" w:author="Mike Schenk" w:date="2011-01-19T01:21:00Z">
            <w:r>
              <w:rPr>
                <w:noProof/>
                <w:webHidden/>
              </w:rPr>
              <w:t>35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65" w:author="Mike Schenk" w:date="2011-01-19T01:21:00Z"/>
              <w:noProof/>
            </w:rPr>
          </w:pPr>
          <w:ins w:id="166"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"_Toc283163443"</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Display Estimated Daily Profit – BBQRMS-54</w:t>
            </w:r>
            <w:r w:rsidRPr="00272B92">
              <w:rPr>
                <w:rStyle w:val="Hyperlink"/>
                <w:rFonts w:eastAsia="Arial"/>
                <w:noProof/>
                <w:lang w:bidi="en-US"/>
              </w:rPr>
              <w:t xml:space="preserve"> (INCOMPLETE)</w:t>
            </w:r>
            <w:r>
              <w:rPr>
                <w:noProof/>
                <w:webHidden/>
              </w:rPr>
              <w:tab/>
            </w:r>
            <w:r>
              <w:rPr>
                <w:noProof/>
                <w:webHidden/>
              </w:rPr>
              <w:fldChar w:fldCharType="begin"/>
            </w:r>
            <w:r>
              <w:rPr>
                <w:noProof/>
                <w:webHidden/>
              </w:rPr>
              <w:instrText xml:space="preserve"> PAGEREF _Toc283163443 \h </w:instrText>
            </w:r>
            <w:r>
              <w:rPr>
                <w:noProof/>
                <w:webHidden/>
              </w:rPr>
            </w:r>
          </w:ins>
          <w:r>
            <w:rPr>
              <w:noProof/>
              <w:webHidden/>
            </w:rPr>
            <w:fldChar w:fldCharType="separate"/>
          </w:r>
          <w:ins w:id="167" w:author="Mike Schenk" w:date="2011-01-19T01:21:00Z">
            <w:r>
              <w:rPr>
                <w:noProof/>
                <w:webHidden/>
              </w:rPr>
              <w:t>35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68" w:author="Mike Schenk" w:date="2011-01-19T01:21:00Z"/>
              <w:noProof/>
            </w:rPr>
          </w:pPr>
          <w:ins w:id="169"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"_Toc283163444"</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Display Estimated Cost of Goods – BBQRMS-55</w:t>
            </w:r>
            <w:r w:rsidRPr="00272B92">
              <w:rPr>
                <w:rStyle w:val="Hyperlink"/>
                <w:rFonts w:eastAsia="Arial"/>
                <w:noProof/>
                <w:lang w:bidi="en-US"/>
              </w:rPr>
              <w:t xml:space="preserve"> (INCOMPLETE)</w:t>
            </w:r>
            <w:r>
              <w:rPr>
                <w:noProof/>
                <w:webHidden/>
              </w:rPr>
              <w:tab/>
            </w:r>
            <w:r>
              <w:rPr>
                <w:noProof/>
                <w:webHidden/>
              </w:rPr>
              <w:fldChar w:fldCharType="begin"/>
            </w:r>
            <w:r>
              <w:rPr>
                <w:noProof/>
                <w:webHidden/>
              </w:rPr>
              <w:instrText xml:space="preserve"> PAGEREF _Toc283163444 \h </w:instrText>
            </w:r>
            <w:r>
              <w:rPr>
                <w:noProof/>
                <w:webHidden/>
              </w:rPr>
            </w:r>
          </w:ins>
          <w:r>
            <w:rPr>
              <w:noProof/>
              <w:webHidden/>
            </w:rPr>
            <w:fldChar w:fldCharType="separate"/>
          </w:r>
          <w:ins w:id="170" w:author="Mike Schenk" w:date="2011-01-19T01:21:00Z">
            <w:r>
              <w:rPr>
                <w:noProof/>
                <w:webHidden/>
              </w:rPr>
              <w:t>35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71" w:author="Mike Schenk" w:date="2011-01-19T01:21:00Z"/>
              <w:noProof/>
            </w:rPr>
          </w:pPr>
          <w:ins w:id="172"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"_Toc283163445"</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Add/Edit Roles and Privileges – BBQRMS-40</w:t>
            </w:r>
            <w:r w:rsidRPr="00272B92">
              <w:rPr>
                <w:rStyle w:val="Hyperlink"/>
                <w:rFonts w:eastAsia="Arial"/>
                <w:noProof/>
                <w:lang w:bidi="en-US"/>
              </w:rPr>
              <w:t xml:space="preserve"> (INCOMPLETE)</w:t>
            </w:r>
            <w:r>
              <w:rPr>
                <w:noProof/>
                <w:webHidden/>
              </w:rPr>
              <w:tab/>
            </w:r>
            <w:r>
              <w:rPr>
                <w:noProof/>
                <w:webHidden/>
              </w:rPr>
              <w:fldChar w:fldCharType="begin"/>
            </w:r>
            <w:r>
              <w:rPr>
                <w:noProof/>
                <w:webHidden/>
              </w:rPr>
              <w:instrText xml:space="preserve"> PAGEREF _Toc283163445 \h </w:instrText>
            </w:r>
            <w:r>
              <w:rPr>
                <w:noProof/>
                <w:webHidden/>
              </w:rPr>
            </w:r>
          </w:ins>
          <w:r>
            <w:rPr>
              <w:noProof/>
              <w:webHidden/>
            </w:rPr>
            <w:fldChar w:fldCharType="separate"/>
          </w:r>
          <w:ins w:id="173" w:author="Mike Schenk" w:date="2011-01-19T01:21:00Z">
            <w:r>
              <w:rPr>
                <w:noProof/>
                <w:webHidden/>
              </w:rPr>
              <w:t>35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74" w:author="Mike Schenk" w:date="2011-01-19T01:21:00Z"/>
              <w:noProof/>
            </w:rPr>
          </w:pPr>
          <w:ins w:id="175"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"_Toc283163446"</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Add/Edit Employees – BBQRMS-39</w:t>
            </w:r>
            <w:r>
              <w:rPr>
                <w:noProof/>
                <w:webHidden/>
              </w:rPr>
              <w:tab/>
            </w:r>
            <w:r>
              <w:rPr>
                <w:noProof/>
                <w:webHidden/>
              </w:rPr>
              <w:fldChar w:fldCharType="begin"/>
            </w:r>
            <w:r>
              <w:rPr>
                <w:noProof/>
                <w:webHidden/>
              </w:rPr>
              <w:instrText xml:space="preserve"> PAGEREF _Toc283163446 \h </w:instrText>
            </w:r>
            <w:r>
              <w:rPr>
                <w:noProof/>
                <w:webHidden/>
              </w:rPr>
            </w:r>
          </w:ins>
          <w:r>
            <w:rPr>
              <w:noProof/>
              <w:webHidden/>
            </w:rPr>
            <w:fldChar w:fldCharType="separate"/>
          </w:r>
          <w:ins w:id="176" w:author="Mike Schenk" w:date="2011-01-19T01:21:00Z">
            <w:r>
              <w:rPr>
                <w:noProof/>
                <w:webHidden/>
              </w:rPr>
              <w:t>35</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177" w:author="Mike Schenk" w:date="2011-01-19T01:21:00Z"/>
              <w:noProof/>
            </w:rPr>
          </w:pPr>
          <w:ins w:id="178"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"_Toc283163447"</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Security</w:t>
            </w:r>
            <w:r>
              <w:rPr>
                <w:noProof/>
                <w:webHidden/>
              </w:rPr>
              <w:tab/>
            </w:r>
            <w:r>
              <w:rPr>
                <w:noProof/>
                <w:webHidden/>
              </w:rPr>
              <w:fldChar w:fldCharType="begin"/>
            </w:r>
            <w:r>
              <w:rPr>
                <w:noProof/>
                <w:webHidden/>
              </w:rPr>
              <w:instrText xml:space="preserve"> PAGEREF _Toc283163447 \h </w:instrText>
            </w:r>
            <w:r>
              <w:rPr>
                <w:noProof/>
                <w:webHidden/>
              </w:rPr>
            </w:r>
          </w:ins>
          <w:r>
            <w:rPr>
              <w:noProof/>
              <w:webHidden/>
            </w:rPr>
            <w:fldChar w:fldCharType="separate"/>
          </w:r>
          <w:ins w:id="179" w:author="Mike Schenk" w:date="2011-01-19T01:21:00Z">
            <w:r>
              <w:rPr>
                <w:noProof/>
                <w:webHidden/>
              </w:rPr>
              <w:t>37</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80" w:author="Mike Schenk" w:date="2011-01-19T01:21:00Z"/>
              <w:noProof/>
            </w:rPr>
          </w:pPr>
          <w:ins w:id="181"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"_Toc283163448"</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Log In – BBQRMS-22</w:t>
            </w:r>
            <w:r>
              <w:rPr>
                <w:noProof/>
                <w:webHidden/>
              </w:rPr>
              <w:tab/>
            </w:r>
            <w:r>
              <w:rPr>
                <w:noProof/>
                <w:webHidden/>
              </w:rPr>
              <w:fldChar w:fldCharType="begin"/>
            </w:r>
            <w:r>
              <w:rPr>
                <w:noProof/>
                <w:webHidden/>
              </w:rPr>
              <w:instrText xml:space="preserve"> PAGEREF _Toc283163448 \h </w:instrText>
            </w:r>
            <w:r>
              <w:rPr>
                <w:noProof/>
                <w:webHidden/>
              </w:rPr>
            </w:r>
          </w:ins>
          <w:r>
            <w:rPr>
              <w:noProof/>
              <w:webHidden/>
            </w:rPr>
            <w:fldChar w:fldCharType="separate"/>
          </w:r>
          <w:ins w:id="182" w:author="Mike Schenk" w:date="2011-01-19T01:21:00Z">
            <w:r>
              <w:rPr>
                <w:noProof/>
                <w:webHidden/>
              </w:rPr>
              <w:t>37</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83" w:author="Mike Schenk" w:date="2011-01-19T01:21:00Z"/>
              <w:noProof/>
            </w:rPr>
          </w:pPr>
          <w:ins w:id="184"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"_Toc283163449"</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Log Out – BBQRMS-23</w:t>
            </w:r>
            <w:r>
              <w:rPr>
                <w:noProof/>
                <w:webHidden/>
              </w:rPr>
              <w:tab/>
            </w:r>
            <w:r>
              <w:rPr>
                <w:noProof/>
                <w:webHidden/>
              </w:rPr>
              <w:fldChar w:fldCharType="begin"/>
            </w:r>
            <w:r>
              <w:rPr>
                <w:noProof/>
                <w:webHidden/>
              </w:rPr>
              <w:instrText xml:space="preserve"> PAGEREF _Toc283163449 \h </w:instrText>
            </w:r>
            <w:r>
              <w:rPr>
                <w:noProof/>
                <w:webHidden/>
              </w:rPr>
            </w:r>
          </w:ins>
          <w:r>
            <w:rPr>
              <w:noProof/>
              <w:webHidden/>
            </w:rPr>
            <w:fldChar w:fldCharType="separate"/>
          </w:r>
          <w:ins w:id="185" w:author="Mike Schenk" w:date="2011-01-19T01:21:00Z">
            <w:r>
              <w:rPr>
                <w:noProof/>
                <w:webHidden/>
              </w:rPr>
              <w:t>37</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86" w:author="Mike Schenk" w:date="2011-01-19T01:21:00Z"/>
              <w:noProof/>
            </w:rPr>
          </w:pPr>
          <w:ins w:id="187"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"_Toc283163450"</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Clock in and out – BBQRMS-30</w:t>
            </w:r>
            <w:r>
              <w:rPr>
                <w:noProof/>
                <w:webHidden/>
              </w:rPr>
              <w:tab/>
            </w:r>
            <w:r>
              <w:rPr>
                <w:noProof/>
                <w:webHidden/>
              </w:rPr>
              <w:fldChar w:fldCharType="begin"/>
            </w:r>
            <w:r>
              <w:rPr>
                <w:noProof/>
                <w:webHidden/>
              </w:rPr>
              <w:instrText xml:space="preserve"> PAGEREF _Toc283163450 \h </w:instrText>
            </w:r>
            <w:r>
              <w:rPr>
                <w:noProof/>
                <w:webHidden/>
              </w:rPr>
            </w:r>
          </w:ins>
          <w:r>
            <w:rPr>
              <w:noProof/>
              <w:webHidden/>
            </w:rPr>
            <w:fldChar w:fldCharType="separate"/>
          </w:r>
          <w:ins w:id="188" w:author="Mike Schenk" w:date="2011-01-19T01:21:00Z">
            <w:r>
              <w:rPr>
                <w:noProof/>
                <w:webHidden/>
              </w:rPr>
              <w:t>38</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89" w:author="Mike Schenk" w:date="2011-01-19T01:21:00Z"/>
              <w:noProof/>
            </w:rPr>
          </w:pPr>
          <w:ins w:id="190"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"_Toc283163451"</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Change own PIN – BBQRMS-25</w:t>
            </w:r>
            <w:r>
              <w:rPr>
                <w:noProof/>
                <w:webHidden/>
              </w:rPr>
              <w:tab/>
            </w:r>
            <w:r>
              <w:rPr>
                <w:noProof/>
                <w:webHidden/>
              </w:rPr>
              <w:fldChar w:fldCharType="begin"/>
            </w:r>
            <w:r>
              <w:rPr>
                <w:noProof/>
                <w:webHidden/>
              </w:rPr>
              <w:instrText xml:space="preserve"> PAGEREF _Toc283163451 \h </w:instrText>
            </w:r>
            <w:r>
              <w:rPr>
                <w:noProof/>
                <w:webHidden/>
              </w:rPr>
            </w:r>
          </w:ins>
          <w:r>
            <w:rPr>
              <w:noProof/>
              <w:webHidden/>
            </w:rPr>
            <w:fldChar w:fldCharType="separate"/>
          </w:r>
          <w:ins w:id="191" w:author="Mike Schenk" w:date="2011-01-19T01:21:00Z">
            <w:r>
              <w:rPr>
                <w:noProof/>
                <w:webHidden/>
              </w:rPr>
              <w:t>39</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92" w:author="Mike Schenk" w:date="2011-01-19T01:21:00Z"/>
              <w:noProof/>
            </w:rPr>
          </w:pPr>
          <w:ins w:id="193"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"_Toc283163452"</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Program features are limited by assigned user roles – BBQRMS-24</w:t>
            </w:r>
            <w:r>
              <w:rPr>
                <w:noProof/>
                <w:webHidden/>
              </w:rPr>
              <w:tab/>
            </w:r>
            <w:r>
              <w:rPr>
                <w:noProof/>
                <w:webHidden/>
              </w:rPr>
              <w:fldChar w:fldCharType="begin"/>
            </w:r>
            <w:r>
              <w:rPr>
                <w:noProof/>
                <w:webHidden/>
              </w:rPr>
              <w:instrText xml:space="preserve"> PAGEREF _Toc283163452 \h </w:instrText>
            </w:r>
            <w:r>
              <w:rPr>
                <w:noProof/>
                <w:webHidden/>
              </w:rPr>
            </w:r>
          </w:ins>
          <w:r>
            <w:rPr>
              <w:noProof/>
              <w:webHidden/>
            </w:rPr>
            <w:fldChar w:fldCharType="separate"/>
          </w:r>
          <w:ins w:id="194" w:author="Mike Schenk" w:date="2011-01-19T01:21:00Z">
            <w:r>
              <w:rPr>
                <w:noProof/>
                <w:webHidden/>
              </w:rPr>
              <w:t>39</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195" w:author="Mike Schenk" w:date="2011-01-19T01:21:00Z"/>
              <w:noProof/>
            </w:rPr>
          </w:pPr>
          <w:ins w:id="196"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"_Toc283163453"</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Reporting</w:t>
            </w:r>
            <w:r>
              <w:rPr>
                <w:noProof/>
                <w:webHidden/>
              </w:rPr>
              <w:tab/>
            </w:r>
            <w:r>
              <w:rPr>
                <w:noProof/>
                <w:webHidden/>
              </w:rPr>
              <w:fldChar w:fldCharType="begin"/>
            </w:r>
            <w:r>
              <w:rPr>
                <w:noProof/>
                <w:webHidden/>
              </w:rPr>
              <w:instrText xml:space="preserve"> PAGEREF _Toc283163453 \h </w:instrText>
            </w:r>
            <w:r>
              <w:rPr>
                <w:noProof/>
                <w:webHidden/>
              </w:rPr>
            </w:r>
          </w:ins>
          <w:r>
            <w:rPr>
              <w:noProof/>
              <w:webHidden/>
            </w:rPr>
            <w:fldChar w:fldCharType="separate"/>
          </w:r>
          <w:ins w:id="197" w:author="Mike Schenk" w:date="2011-01-19T01:21:00Z">
            <w:r>
              <w:rPr>
                <w:noProof/>
                <w:webHidden/>
              </w:rPr>
              <w:t>41</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198" w:author="Mike Schenk" w:date="2011-01-19T01:21:00Z"/>
              <w:noProof/>
            </w:rPr>
          </w:pPr>
          <w:ins w:id="199"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"_Toc283163454"</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Select and Run Report – BBQRMS-43</w:t>
            </w:r>
            <w:r>
              <w:rPr>
                <w:noProof/>
                <w:webHidden/>
              </w:rPr>
              <w:tab/>
            </w:r>
            <w:r>
              <w:rPr>
                <w:noProof/>
                <w:webHidden/>
              </w:rPr>
              <w:fldChar w:fldCharType="begin"/>
            </w:r>
            <w:r>
              <w:rPr>
                <w:noProof/>
                <w:webHidden/>
              </w:rPr>
              <w:instrText xml:space="preserve"> PAGEREF _Toc283163454 \h </w:instrText>
            </w:r>
            <w:r>
              <w:rPr>
                <w:noProof/>
                <w:webHidden/>
              </w:rPr>
            </w:r>
          </w:ins>
          <w:r>
            <w:rPr>
              <w:noProof/>
              <w:webHidden/>
            </w:rPr>
            <w:fldChar w:fldCharType="separate"/>
          </w:r>
          <w:ins w:id="200" w:author="Mike Schenk" w:date="2011-01-19T01:21:00Z">
            <w:r>
              <w:rPr>
                <w:noProof/>
                <w:webHidden/>
              </w:rPr>
              <w:t>41</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01" w:author="Mike Schenk" w:date="2011-01-19T01:21:00Z"/>
              <w:noProof/>
            </w:rPr>
          </w:pPr>
          <w:ins w:id="202"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"_Toc283163455"</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Developer Adds New Report – BBQRMS-43</w:t>
            </w:r>
            <w:r>
              <w:rPr>
                <w:noProof/>
                <w:webHidden/>
              </w:rPr>
              <w:tab/>
            </w:r>
            <w:r>
              <w:rPr>
                <w:noProof/>
                <w:webHidden/>
              </w:rPr>
              <w:fldChar w:fldCharType="begin"/>
            </w:r>
            <w:r>
              <w:rPr>
                <w:noProof/>
                <w:webHidden/>
              </w:rPr>
              <w:instrText xml:space="preserve"> PAGEREF _Toc283163455 \h </w:instrText>
            </w:r>
            <w:r>
              <w:rPr>
                <w:noProof/>
                <w:webHidden/>
              </w:rPr>
            </w:r>
          </w:ins>
          <w:r>
            <w:rPr>
              <w:noProof/>
              <w:webHidden/>
            </w:rPr>
            <w:fldChar w:fldCharType="separate"/>
          </w:r>
          <w:ins w:id="203" w:author="Mike Schenk" w:date="2011-01-19T01:21:00Z">
            <w:r>
              <w:rPr>
                <w:noProof/>
                <w:webHidden/>
              </w:rPr>
              <w:t>41</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04" w:author="Mike Schenk" w:date="2011-01-19T01:21:00Z"/>
              <w:noProof/>
            </w:rPr>
          </w:pPr>
          <w:ins w:id="205"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"_Toc283163456"</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Inventory Turns Report – BBQRMS-29</w:t>
            </w:r>
            <w:r>
              <w:rPr>
                <w:noProof/>
                <w:webHidden/>
              </w:rPr>
              <w:tab/>
            </w:r>
            <w:r>
              <w:rPr>
                <w:noProof/>
                <w:webHidden/>
              </w:rPr>
              <w:fldChar w:fldCharType="begin"/>
            </w:r>
            <w:r>
              <w:rPr>
                <w:noProof/>
                <w:webHidden/>
              </w:rPr>
              <w:instrText xml:space="preserve"> PAGEREF _Toc283163456 \h </w:instrText>
            </w:r>
            <w:r>
              <w:rPr>
                <w:noProof/>
                <w:webHidden/>
              </w:rPr>
            </w:r>
          </w:ins>
          <w:r>
            <w:rPr>
              <w:noProof/>
              <w:webHidden/>
            </w:rPr>
            <w:fldChar w:fldCharType="separate"/>
          </w:r>
          <w:ins w:id="206" w:author="Mike Schenk" w:date="2011-01-19T01:21:00Z">
            <w:r>
              <w:rPr>
                <w:noProof/>
                <w:webHidden/>
              </w:rPr>
              <w:t>42</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07" w:author="Mike Schenk" w:date="2011-01-19T01:21:00Z"/>
              <w:noProof/>
            </w:rPr>
          </w:pPr>
          <w:ins w:id="208"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"_Toc283163457"</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Daily Sales Report – BBQRMS-28</w:t>
            </w:r>
            <w:r>
              <w:rPr>
                <w:noProof/>
                <w:webHidden/>
              </w:rPr>
              <w:tab/>
            </w:r>
            <w:r>
              <w:rPr>
                <w:noProof/>
                <w:webHidden/>
              </w:rPr>
              <w:fldChar w:fldCharType="begin"/>
            </w:r>
            <w:r>
              <w:rPr>
                <w:noProof/>
                <w:webHidden/>
              </w:rPr>
              <w:instrText xml:space="preserve"> PAGEREF _Toc283163457 \h </w:instrText>
            </w:r>
            <w:r>
              <w:rPr>
                <w:noProof/>
                <w:webHidden/>
              </w:rPr>
            </w:r>
          </w:ins>
          <w:r>
            <w:rPr>
              <w:noProof/>
              <w:webHidden/>
            </w:rPr>
            <w:fldChar w:fldCharType="separate"/>
          </w:r>
          <w:ins w:id="209" w:author="Mike Schenk" w:date="2011-01-19T01:21:00Z">
            <w:r>
              <w:rPr>
                <w:noProof/>
                <w:webHidden/>
              </w:rPr>
              <w:t>43</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10" w:author="Mike Schenk" w:date="2011-01-19T01:21:00Z"/>
              <w:noProof/>
            </w:rPr>
          </w:pPr>
          <w:ins w:id="211"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"_Toc283163458"</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Weekly Prime Cost Report – BBQRMS-27</w:t>
            </w:r>
            <w:r>
              <w:rPr>
                <w:noProof/>
                <w:webHidden/>
              </w:rPr>
              <w:tab/>
            </w:r>
            <w:r>
              <w:rPr>
                <w:noProof/>
                <w:webHidden/>
              </w:rPr>
              <w:fldChar w:fldCharType="begin"/>
            </w:r>
            <w:r>
              <w:rPr>
                <w:noProof/>
                <w:webHidden/>
              </w:rPr>
              <w:instrText xml:space="preserve"> PAGEREF _Toc283163458 \h </w:instrText>
            </w:r>
            <w:r>
              <w:rPr>
                <w:noProof/>
                <w:webHidden/>
              </w:rPr>
            </w:r>
          </w:ins>
          <w:r>
            <w:rPr>
              <w:noProof/>
              <w:webHidden/>
            </w:rPr>
            <w:fldChar w:fldCharType="separate"/>
          </w:r>
          <w:ins w:id="212" w:author="Mike Schenk" w:date="2011-01-19T01:21:00Z">
            <w:r>
              <w:rPr>
                <w:noProof/>
                <w:webHidden/>
              </w:rPr>
              <w:t>43</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13" w:author="Mike Schenk" w:date="2011-01-19T01:21:00Z"/>
              <w:noProof/>
            </w:rPr>
          </w:pPr>
          <w:ins w:id="214"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"_Toc283163459"</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Daily Shopping List Report – BBQRMS-2</w:t>
            </w:r>
            <w:r>
              <w:rPr>
                <w:noProof/>
                <w:webHidden/>
              </w:rPr>
              <w:tab/>
            </w:r>
            <w:r>
              <w:rPr>
                <w:noProof/>
                <w:webHidden/>
              </w:rPr>
              <w:fldChar w:fldCharType="begin"/>
            </w:r>
            <w:r>
              <w:rPr>
                <w:noProof/>
                <w:webHidden/>
              </w:rPr>
              <w:instrText xml:space="preserve"> PAGEREF _Toc283163459 \h </w:instrText>
            </w:r>
            <w:r>
              <w:rPr>
                <w:noProof/>
                <w:webHidden/>
              </w:rPr>
            </w:r>
          </w:ins>
          <w:r>
            <w:rPr>
              <w:noProof/>
              <w:webHidden/>
            </w:rPr>
            <w:fldChar w:fldCharType="separate"/>
          </w:r>
          <w:ins w:id="215" w:author="Mike Schenk" w:date="2011-01-19T01:21:00Z">
            <w:r>
              <w:rPr>
                <w:noProof/>
                <w:webHidden/>
              </w:rPr>
              <w:t>44</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216" w:author="Mike Schenk" w:date="2011-01-19T01:21:00Z"/>
              <w:noProof/>
            </w:rPr>
          </w:pPr>
          <w:ins w:id="217" w:author="Mike Schenk" w:date="2011-01-19T01:21:00Z">
            <w:r w:rsidRPr="00272B92">
              <w:rPr>
                <w:rStyle w:val="Hyperlink"/>
                <w:noProof/>
              </w:rPr>
              <w:lastRenderedPageBreak/>
              <w:fldChar w:fldCharType="begin"/>
            </w:r>
            <w:r w:rsidRPr="00272B92">
              <w:rPr>
                <w:rStyle w:val="Hyperlink"/>
                <w:noProof/>
              </w:rPr>
              <w:instrText xml:space="preserve"> </w:instrText>
            </w:r>
            <w:r>
              <w:rPr>
                <w:noProof/>
              </w:rPr>
              <w:instrText>HYPERLINK \l "_Toc283163460"</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Logical View</w:t>
            </w:r>
            <w:r>
              <w:rPr>
                <w:noProof/>
                <w:webHidden/>
              </w:rPr>
              <w:tab/>
            </w:r>
            <w:r>
              <w:rPr>
                <w:noProof/>
                <w:webHidden/>
              </w:rPr>
              <w:fldChar w:fldCharType="begin"/>
            </w:r>
            <w:r>
              <w:rPr>
                <w:noProof/>
                <w:webHidden/>
              </w:rPr>
              <w:instrText xml:space="preserve"> PAGEREF _Toc283163460 \h </w:instrText>
            </w:r>
            <w:r>
              <w:rPr>
                <w:noProof/>
                <w:webHidden/>
              </w:rPr>
            </w:r>
          </w:ins>
          <w:r>
            <w:rPr>
              <w:noProof/>
              <w:webHidden/>
            </w:rPr>
            <w:fldChar w:fldCharType="separate"/>
          </w:r>
          <w:ins w:id="218" w:author="Mike Schenk" w:date="2011-01-19T01:21:00Z">
            <w:r>
              <w:rPr>
                <w:noProof/>
                <w:webHidden/>
              </w:rPr>
              <w:t>46</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19" w:author="Mike Schenk" w:date="2011-01-19T01:21:00Z"/>
              <w:noProof/>
            </w:rPr>
          </w:pPr>
          <w:ins w:id="220"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"_Toc283163461"</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Class Diagrams</w:t>
            </w:r>
            <w:r>
              <w:rPr>
                <w:noProof/>
                <w:webHidden/>
              </w:rPr>
              <w:tab/>
            </w:r>
            <w:r>
              <w:rPr>
                <w:noProof/>
                <w:webHidden/>
              </w:rPr>
              <w:fldChar w:fldCharType="begin"/>
            </w:r>
            <w:r>
              <w:rPr>
                <w:noProof/>
                <w:webHidden/>
              </w:rPr>
              <w:instrText xml:space="preserve"> PAGEREF _Toc283163461 \h </w:instrText>
            </w:r>
            <w:r>
              <w:rPr>
                <w:noProof/>
                <w:webHidden/>
              </w:rPr>
            </w:r>
          </w:ins>
          <w:r>
            <w:rPr>
              <w:noProof/>
              <w:webHidden/>
            </w:rPr>
            <w:fldChar w:fldCharType="separate"/>
          </w:r>
          <w:ins w:id="221" w:author="Mike Schenk" w:date="2011-01-19T01:21:00Z">
            <w:r>
              <w:rPr>
                <w:noProof/>
                <w:webHidden/>
              </w:rPr>
              <w:t>47</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222" w:author="Mike Schenk" w:date="2011-01-19T01:21:00Z"/>
              <w:noProof/>
            </w:rPr>
          </w:pPr>
          <w:ins w:id="223"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"_Toc283163462"</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Development View</w:t>
            </w:r>
            <w:r>
              <w:rPr>
                <w:noProof/>
                <w:webHidden/>
              </w:rPr>
              <w:tab/>
            </w:r>
            <w:r>
              <w:rPr>
                <w:noProof/>
                <w:webHidden/>
              </w:rPr>
              <w:fldChar w:fldCharType="begin"/>
            </w:r>
            <w:r>
              <w:rPr>
                <w:noProof/>
                <w:webHidden/>
              </w:rPr>
              <w:instrText xml:space="preserve"> PAGEREF _Toc283163462 \h </w:instrText>
            </w:r>
            <w:r>
              <w:rPr>
                <w:noProof/>
                <w:webHidden/>
              </w:rPr>
            </w:r>
          </w:ins>
          <w:r>
            <w:rPr>
              <w:noProof/>
              <w:webHidden/>
            </w:rPr>
            <w:fldChar w:fldCharType="separate"/>
          </w:r>
          <w:ins w:id="224" w:author="Mike Schenk" w:date="2011-01-19T01:21:00Z">
            <w:r>
              <w:rPr>
                <w:noProof/>
                <w:webHidden/>
              </w:rPr>
              <w:t>52</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25" w:author="Mike Schenk" w:date="2011-01-19T01:21:00Z"/>
              <w:noProof/>
            </w:rPr>
          </w:pPr>
          <w:ins w:id="226"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"_Toc283163463"</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Algorithms and Data structures</w:t>
            </w:r>
            <w:r>
              <w:rPr>
                <w:noProof/>
                <w:webHidden/>
              </w:rPr>
              <w:tab/>
            </w:r>
            <w:r>
              <w:rPr>
                <w:noProof/>
                <w:webHidden/>
              </w:rPr>
              <w:fldChar w:fldCharType="begin"/>
            </w:r>
            <w:r>
              <w:rPr>
                <w:noProof/>
                <w:webHidden/>
              </w:rPr>
              <w:instrText xml:space="preserve"> PAGEREF _Toc283163463 \h </w:instrText>
            </w:r>
            <w:r>
              <w:rPr>
                <w:noProof/>
                <w:webHidden/>
              </w:rPr>
            </w:r>
          </w:ins>
          <w:r>
            <w:rPr>
              <w:noProof/>
              <w:webHidden/>
            </w:rPr>
            <w:fldChar w:fldCharType="separate"/>
          </w:r>
          <w:ins w:id="227" w:author="Mike Schenk" w:date="2011-01-19T01:21:00Z">
            <w:r>
              <w:rPr>
                <w:noProof/>
                <w:webHidden/>
              </w:rPr>
              <w:t>53</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228" w:author="Mike Schenk" w:date="2011-01-19T01:21:00Z"/>
              <w:noProof/>
            </w:rPr>
          </w:pPr>
          <w:ins w:id="229"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"_Toc283163464"</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Process View</w:t>
            </w:r>
            <w:r>
              <w:rPr>
                <w:noProof/>
                <w:webHidden/>
              </w:rPr>
              <w:tab/>
            </w:r>
            <w:r>
              <w:rPr>
                <w:noProof/>
                <w:webHidden/>
              </w:rPr>
              <w:fldChar w:fldCharType="begin"/>
            </w:r>
            <w:r>
              <w:rPr>
                <w:noProof/>
                <w:webHidden/>
              </w:rPr>
              <w:instrText xml:space="preserve"> PAGEREF _Toc283163464 \h </w:instrText>
            </w:r>
            <w:r>
              <w:rPr>
                <w:noProof/>
                <w:webHidden/>
              </w:rPr>
            </w:r>
          </w:ins>
          <w:r>
            <w:rPr>
              <w:noProof/>
              <w:webHidden/>
            </w:rPr>
            <w:fldChar w:fldCharType="separate"/>
          </w:r>
          <w:ins w:id="230" w:author="Mike Schenk" w:date="2011-01-19T01:21:00Z">
            <w:r>
              <w:rPr>
                <w:noProof/>
                <w:webHidden/>
              </w:rPr>
              <w:t>53</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31" w:author="Mike Schenk" w:date="2011-01-19T01:21:00Z"/>
              <w:noProof/>
            </w:rPr>
          </w:pPr>
          <w:ins w:id="232"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"_Toc283163465"</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Order Placement and Completion</w:t>
            </w:r>
            <w:r>
              <w:rPr>
                <w:noProof/>
                <w:webHidden/>
              </w:rPr>
              <w:tab/>
            </w:r>
            <w:r>
              <w:rPr>
                <w:noProof/>
                <w:webHidden/>
              </w:rPr>
              <w:fldChar w:fldCharType="begin"/>
            </w:r>
            <w:r>
              <w:rPr>
                <w:noProof/>
                <w:webHidden/>
              </w:rPr>
              <w:instrText xml:space="preserve"> PAGEREF _Toc283163465 \h </w:instrText>
            </w:r>
            <w:r>
              <w:rPr>
                <w:noProof/>
                <w:webHidden/>
              </w:rPr>
            </w:r>
          </w:ins>
          <w:r>
            <w:rPr>
              <w:noProof/>
              <w:webHidden/>
            </w:rPr>
            <w:fldChar w:fldCharType="separate"/>
          </w:r>
          <w:ins w:id="233" w:author="Mike Schenk" w:date="2011-01-19T01:21:00Z">
            <w:r>
              <w:rPr>
                <w:noProof/>
                <w:webHidden/>
              </w:rPr>
              <w:t>53</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34" w:author="Mike Schenk" w:date="2011-01-19T01:21:00Z"/>
              <w:noProof/>
            </w:rPr>
          </w:pPr>
          <w:ins w:id="235"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"_Toc283163466"</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Run Report</w:t>
            </w:r>
            <w:r>
              <w:rPr>
                <w:noProof/>
                <w:webHidden/>
              </w:rPr>
              <w:tab/>
            </w:r>
            <w:r>
              <w:rPr>
                <w:noProof/>
                <w:webHidden/>
              </w:rPr>
              <w:fldChar w:fldCharType="begin"/>
            </w:r>
            <w:r>
              <w:rPr>
                <w:noProof/>
                <w:webHidden/>
              </w:rPr>
              <w:instrText xml:space="preserve"> PAGEREF _Toc283163466 \h </w:instrText>
            </w:r>
            <w:r>
              <w:rPr>
                <w:noProof/>
                <w:webHidden/>
              </w:rPr>
            </w:r>
          </w:ins>
          <w:r>
            <w:rPr>
              <w:noProof/>
              <w:webHidden/>
            </w:rPr>
            <w:fldChar w:fldCharType="separate"/>
          </w:r>
          <w:ins w:id="236" w:author="Mike Schenk" w:date="2011-01-19T01:21:00Z">
            <w:r>
              <w:rPr>
                <w:noProof/>
                <w:webHidden/>
              </w:rPr>
              <w:t>54</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37" w:author="Mike Schenk" w:date="2011-01-19T01:21:00Z"/>
              <w:noProof/>
            </w:rPr>
          </w:pPr>
          <w:ins w:id="238"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"_Toc283163467"</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_Toc283163467 \h </w:instrText>
            </w:r>
            <w:r>
              <w:rPr>
                <w:noProof/>
                <w:webHidden/>
              </w:rPr>
            </w:r>
          </w:ins>
          <w:r>
            <w:rPr>
              <w:noProof/>
              <w:webHidden/>
            </w:rPr>
            <w:fldChar w:fldCharType="separate"/>
          </w:r>
          <w:ins w:id="239" w:author="Mike Schenk" w:date="2011-01-19T01:21:00Z">
            <w:r>
              <w:rPr>
                <w:noProof/>
                <w:webHidden/>
              </w:rPr>
              <w:t>55</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40" w:author="Mike Schenk" w:date="2011-01-19T01:21:00Z"/>
              <w:noProof/>
            </w:rPr>
          </w:pPr>
          <w:ins w:id="241"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"_Toc283163468"</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shd w:val="solid" w:color="FFFFFF" w:fill="FFFFFF"/>
                <w:lang w:bidi="en-US"/>
              </w:rPr>
              <w:t>Inventory Management</w:t>
            </w:r>
            <w:r>
              <w:rPr>
                <w:noProof/>
                <w:webHidden/>
              </w:rPr>
              <w:tab/>
            </w:r>
            <w:r>
              <w:rPr>
                <w:noProof/>
                <w:webHidden/>
              </w:rPr>
              <w:fldChar w:fldCharType="begin"/>
            </w:r>
            <w:r>
              <w:rPr>
                <w:noProof/>
                <w:webHidden/>
              </w:rPr>
              <w:instrText xml:space="preserve"> PAGEREF _Toc283163468 \h </w:instrText>
            </w:r>
            <w:r>
              <w:rPr>
                <w:noProof/>
                <w:webHidden/>
              </w:rPr>
            </w:r>
          </w:ins>
          <w:r>
            <w:rPr>
              <w:noProof/>
              <w:webHidden/>
            </w:rPr>
            <w:fldChar w:fldCharType="separate"/>
          </w:r>
          <w:ins w:id="242" w:author="Mike Schenk" w:date="2011-01-19T01:21:00Z">
            <w:r>
              <w:rPr>
                <w:noProof/>
                <w:webHidden/>
              </w:rPr>
              <w:t>56</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43" w:author="Mike Schenk" w:date="2011-01-19T01:21:00Z"/>
              <w:noProof/>
            </w:rPr>
          </w:pPr>
          <w:ins w:id="244"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"_Toc283163469"</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shd w:val="solid" w:color="FFFFFF" w:fill="FFFFFF"/>
                <w:lang w:bidi="en-US"/>
              </w:rPr>
              <w:t>Employee Management Activity Diagram</w:t>
            </w:r>
            <w:r>
              <w:rPr>
                <w:noProof/>
                <w:webHidden/>
              </w:rPr>
              <w:tab/>
            </w:r>
            <w:r>
              <w:rPr>
                <w:noProof/>
                <w:webHidden/>
              </w:rPr>
              <w:fldChar w:fldCharType="begin"/>
            </w:r>
            <w:r>
              <w:rPr>
                <w:noProof/>
                <w:webHidden/>
              </w:rPr>
              <w:instrText xml:space="preserve"> PAGEREF _Toc283163469 \h </w:instrText>
            </w:r>
            <w:r>
              <w:rPr>
                <w:noProof/>
                <w:webHidden/>
              </w:rPr>
            </w:r>
          </w:ins>
          <w:r>
            <w:rPr>
              <w:noProof/>
              <w:webHidden/>
            </w:rPr>
            <w:fldChar w:fldCharType="separate"/>
          </w:r>
          <w:ins w:id="245" w:author="Mike Schenk" w:date="2011-01-19T01:21:00Z">
            <w:r>
              <w:rPr>
                <w:noProof/>
                <w:webHidden/>
              </w:rPr>
              <w:t>57</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246" w:author="Mike Schenk" w:date="2011-01-19T01:21:00Z"/>
              <w:noProof/>
            </w:rPr>
          </w:pPr>
          <w:ins w:id="247"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"_Toc283163470"</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Physical View</w:t>
            </w:r>
            <w:r>
              <w:rPr>
                <w:noProof/>
                <w:webHidden/>
              </w:rPr>
              <w:tab/>
            </w:r>
            <w:r>
              <w:rPr>
                <w:noProof/>
                <w:webHidden/>
              </w:rPr>
              <w:fldChar w:fldCharType="begin"/>
            </w:r>
            <w:r>
              <w:rPr>
                <w:noProof/>
                <w:webHidden/>
              </w:rPr>
              <w:instrText xml:space="preserve"> PAGEREF _Toc283163470 \h </w:instrText>
            </w:r>
            <w:r>
              <w:rPr>
                <w:noProof/>
                <w:webHidden/>
              </w:rPr>
            </w:r>
          </w:ins>
          <w:r>
            <w:rPr>
              <w:noProof/>
              <w:webHidden/>
            </w:rPr>
            <w:fldChar w:fldCharType="separate"/>
          </w:r>
          <w:ins w:id="248" w:author="Mike Schenk" w:date="2011-01-19T01:21:00Z">
            <w:r>
              <w:rPr>
                <w:noProof/>
                <w:webHidden/>
              </w:rPr>
              <w:t>58</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249" w:author="Mike Schenk" w:date="2011-01-19T01:21:00Z"/>
              <w:noProof/>
            </w:rPr>
          </w:pPr>
          <w:ins w:id="250"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"_Toc283163471"</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Policies and Tactics</w:t>
            </w:r>
            <w:r>
              <w:rPr>
                <w:noProof/>
                <w:webHidden/>
              </w:rPr>
              <w:tab/>
            </w:r>
            <w:r>
              <w:rPr>
                <w:noProof/>
                <w:webHidden/>
              </w:rPr>
              <w:fldChar w:fldCharType="begin"/>
            </w:r>
            <w:r>
              <w:rPr>
                <w:noProof/>
                <w:webHidden/>
              </w:rPr>
              <w:instrText xml:space="preserve"> PAGEREF _Toc283163471 \h </w:instrText>
            </w:r>
            <w:r>
              <w:rPr>
                <w:noProof/>
                <w:webHidden/>
              </w:rPr>
            </w:r>
          </w:ins>
          <w:r>
            <w:rPr>
              <w:noProof/>
              <w:webHidden/>
            </w:rPr>
            <w:fldChar w:fldCharType="separate"/>
          </w:r>
          <w:ins w:id="251" w:author="Mike Schenk" w:date="2011-01-19T01:21:00Z">
            <w:r>
              <w:rPr>
                <w:noProof/>
                <w:webHidden/>
              </w:rPr>
              <w:t>59</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252" w:author="Mike Schenk" w:date="2011-01-19T01:21:00Z"/>
              <w:noProof/>
            </w:rPr>
          </w:pPr>
          <w:ins w:id="253"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"_Toc283163472"</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Detailed System Design</w:t>
            </w:r>
            <w:r>
              <w:rPr>
                <w:noProof/>
                <w:webHidden/>
              </w:rPr>
              <w:tab/>
            </w:r>
            <w:r>
              <w:rPr>
                <w:noProof/>
                <w:webHidden/>
              </w:rPr>
              <w:fldChar w:fldCharType="begin"/>
            </w:r>
            <w:r>
              <w:rPr>
                <w:noProof/>
                <w:webHidden/>
              </w:rPr>
              <w:instrText xml:space="preserve"> PAGEREF _Toc283163472 \h </w:instrText>
            </w:r>
            <w:r>
              <w:rPr>
                <w:noProof/>
                <w:webHidden/>
              </w:rPr>
            </w:r>
          </w:ins>
          <w:r>
            <w:rPr>
              <w:noProof/>
              <w:webHidden/>
            </w:rPr>
            <w:fldChar w:fldCharType="separate"/>
          </w:r>
          <w:ins w:id="254" w:author="Mike Schenk" w:date="2011-01-19T01:21:00Z">
            <w:r>
              <w:rPr>
                <w:noProof/>
                <w:webHidden/>
              </w:rPr>
              <w:t>59</w:t>
            </w:r>
            <w:r>
              <w:rPr>
                <w:noProof/>
                <w:webHidden/>
              </w:rPr>
              <w:fldChar w:fldCharType="end"/>
            </w:r>
            <w:r w:rsidRPr="00272B92">
              <w:rPr>
                <w:rStyle w:val="Hyperlink"/>
                <w:noProof/>
              </w:rPr>
              <w:fldChar w:fldCharType="end"/>
            </w:r>
          </w:ins>
        </w:p>
        <w:p w:rsidR="004069B1" w:rsidRDefault="004069B1">
          <w:pPr>
            <w:pStyle w:val="TOC2"/>
            <w:tabs>
              <w:tab w:val="right" w:leader="dot" w:pos="9350"/>
            </w:tabs>
            <w:rPr>
              <w:ins w:id="255" w:author="Mike Schenk" w:date="2011-01-19T01:21:00Z"/>
              <w:noProof/>
            </w:rPr>
          </w:pPr>
          <w:ins w:id="256"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"_Toc283163473"</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Database</w:t>
            </w:r>
            <w:r>
              <w:rPr>
                <w:noProof/>
                <w:webHidden/>
              </w:rPr>
              <w:tab/>
            </w:r>
            <w:r>
              <w:rPr>
                <w:noProof/>
                <w:webHidden/>
              </w:rPr>
              <w:fldChar w:fldCharType="begin"/>
            </w:r>
            <w:r>
              <w:rPr>
                <w:noProof/>
                <w:webHidden/>
              </w:rPr>
              <w:instrText xml:space="preserve"> PAGEREF _Toc283163473 \h </w:instrText>
            </w:r>
            <w:r>
              <w:rPr>
                <w:noProof/>
                <w:webHidden/>
              </w:rPr>
            </w:r>
          </w:ins>
          <w:r>
            <w:rPr>
              <w:noProof/>
              <w:webHidden/>
            </w:rPr>
            <w:fldChar w:fldCharType="separate"/>
          </w:r>
          <w:ins w:id="257" w:author="Mike Schenk" w:date="2011-01-19T01:21:00Z">
            <w:r>
              <w:rPr>
                <w:noProof/>
                <w:webHidden/>
              </w:rPr>
              <w:t>59</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58" w:author="Mike Schenk" w:date="2011-01-19T01:21:00Z"/>
              <w:noProof/>
            </w:rPr>
          </w:pPr>
          <w:ins w:id="259"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"_Toc283163474"</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Orders and menus</w:t>
            </w:r>
            <w:r>
              <w:rPr>
                <w:noProof/>
                <w:webHidden/>
              </w:rPr>
              <w:tab/>
            </w:r>
            <w:r>
              <w:rPr>
                <w:noProof/>
                <w:webHidden/>
              </w:rPr>
              <w:fldChar w:fldCharType="begin"/>
            </w:r>
            <w:r>
              <w:rPr>
                <w:noProof/>
                <w:webHidden/>
              </w:rPr>
              <w:instrText xml:space="preserve"> PAGEREF _Toc283163474 \h </w:instrText>
            </w:r>
            <w:r>
              <w:rPr>
                <w:noProof/>
                <w:webHidden/>
              </w:rPr>
            </w:r>
          </w:ins>
          <w:r>
            <w:rPr>
              <w:noProof/>
              <w:webHidden/>
            </w:rPr>
            <w:fldChar w:fldCharType="separate"/>
          </w:r>
          <w:ins w:id="260" w:author="Mike Schenk" w:date="2011-01-19T01:21:00Z">
            <w:r>
              <w:rPr>
                <w:noProof/>
                <w:webHidden/>
              </w:rPr>
              <w:t>59</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61" w:author="Mike Schenk" w:date="2011-01-19T01:21:00Z"/>
              <w:noProof/>
            </w:rPr>
          </w:pPr>
          <w:ins w:id="262"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"_Toc283163475"</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Inventory</w:t>
            </w:r>
            <w:r>
              <w:rPr>
                <w:noProof/>
                <w:webHidden/>
              </w:rPr>
              <w:tab/>
            </w:r>
            <w:r>
              <w:rPr>
                <w:noProof/>
                <w:webHidden/>
              </w:rPr>
              <w:fldChar w:fldCharType="begin"/>
            </w:r>
            <w:r>
              <w:rPr>
                <w:noProof/>
                <w:webHidden/>
              </w:rPr>
              <w:instrText xml:space="preserve"> PAGEREF _Toc283163475 \h </w:instrText>
            </w:r>
            <w:r>
              <w:rPr>
                <w:noProof/>
                <w:webHidden/>
              </w:rPr>
            </w:r>
          </w:ins>
          <w:r>
            <w:rPr>
              <w:noProof/>
              <w:webHidden/>
            </w:rPr>
            <w:fldChar w:fldCharType="separate"/>
          </w:r>
          <w:ins w:id="263" w:author="Mike Schenk" w:date="2011-01-19T01:21:00Z">
            <w:r>
              <w:rPr>
                <w:noProof/>
                <w:webHidden/>
              </w:rPr>
              <w:t>60</w:t>
            </w:r>
            <w:r>
              <w:rPr>
                <w:noProof/>
                <w:webHidden/>
              </w:rPr>
              <w:fldChar w:fldCharType="end"/>
            </w:r>
            <w:r w:rsidRPr="00272B92">
              <w:rPr>
                <w:rStyle w:val="Hyperlink"/>
                <w:noProof/>
              </w:rPr>
              <w:fldChar w:fldCharType="end"/>
            </w:r>
          </w:ins>
        </w:p>
        <w:p w:rsidR="004069B1" w:rsidRDefault="004069B1">
          <w:pPr>
            <w:pStyle w:val="TOC3"/>
            <w:tabs>
              <w:tab w:val="right" w:leader="dot" w:pos="9350"/>
            </w:tabs>
            <w:rPr>
              <w:ins w:id="264" w:author="Mike Schenk" w:date="2011-01-19T01:21:00Z"/>
              <w:noProof/>
            </w:rPr>
          </w:pPr>
          <w:ins w:id="265"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"_Toc283163476"</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bCs/>
                <w:noProof/>
                <w:lang w:bidi="en-US"/>
              </w:rPr>
              <w:t>Employees</w:t>
            </w:r>
            <w:r>
              <w:rPr>
                <w:noProof/>
                <w:webHidden/>
              </w:rPr>
              <w:tab/>
            </w:r>
            <w:r>
              <w:rPr>
                <w:noProof/>
                <w:webHidden/>
              </w:rPr>
              <w:fldChar w:fldCharType="begin"/>
            </w:r>
            <w:r>
              <w:rPr>
                <w:noProof/>
                <w:webHidden/>
              </w:rPr>
              <w:instrText xml:space="preserve"> PAGEREF _Toc283163476 \h </w:instrText>
            </w:r>
            <w:r>
              <w:rPr>
                <w:noProof/>
                <w:webHidden/>
              </w:rPr>
            </w:r>
          </w:ins>
          <w:r>
            <w:rPr>
              <w:noProof/>
              <w:webHidden/>
            </w:rPr>
            <w:fldChar w:fldCharType="separate"/>
          </w:r>
          <w:ins w:id="266" w:author="Mike Schenk" w:date="2011-01-19T01:21:00Z">
            <w:r>
              <w:rPr>
                <w:noProof/>
                <w:webHidden/>
              </w:rPr>
              <w:t>60</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267" w:author="Mike Schenk" w:date="2011-01-19T01:21:00Z"/>
              <w:noProof/>
            </w:rPr>
          </w:pPr>
          <w:ins w:id="268"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"_Toc283163477"</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Glossary</w:t>
            </w:r>
            <w:r>
              <w:rPr>
                <w:noProof/>
                <w:webHidden/>
              </w:rPr>
              <w:tab/>
            </w:r>
            <w:r>
              <w:rPr>
                <w:noProof/>
                <w:webHidden/>
              </w:rPr>
              <w:fldChar w:fldCharType="begin"/>
            </w:r>
            <w:r>
              <w:rPr>
                <w:noProof/>
                <w:webHidden/>
              </w:rPr>
              <w:instrText xml:space="preserve"> PAGEREF _Toc283163477 \h </w:instrText>
            </w:r>
            <w:r>
              <w:rPr>
                <w:noProof/>
                <w:webHidden/>
              </w:rPr>
            </w:r>
          </w:ins>
          <w:r>
            <w:rPr>
              <w:noProof/>
              <w:webHidden/>
            </w:rPr>
            <w:fldChar w:fldCharType="separate"/>
          </w:r>
          <w:ins w:id="269" w:author="Mike Schenk" w:date="2011-01-19T01:21:00Z">
            <w:r>
              <w:rPr>
                <w:noProof/>
                <w:webHidden/>
              </w:rPr>
              <w:t>61</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270" w:author="Mike Schenk" w:date="2011-01-19T01:21:00Z"/>
              <w:noProof/>
            </w:rPr>
          </w:pPr>
          <w:ins w:id="271"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"_Toc283163478"</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rFonts w:eastAsia="Arial"/>
                <w:noProof/>
                <w:lang w:bidi="en-US"/>
              </w:rPr>
              <w:t>Bibliography</w:t>
            </w:r>
            <w:r>
              <w:rPr>
                <w:noProof/>
                <w:webHidden/>
              </w:rPr>
              <w:tab/>
            </w:r>
            <w:r>
              <w:rPr>
                <w:noProof/>
                <w:webHidden/>
              </w:rPr>
              <w:fldChar w:fldCharType="begin"/>
            </w:r>
            <w:r>
              <w:rPr>
                <w:noProof/>
                <w:webHidden/>
              </w:rPr>
              <w:instrText xml:space="preserve"> PAGEREF _Toc283163478 \h </w:instrText>
            </w:r>
            <w:r>
              <w:rPr>
                <w:noProof/>
                <w:webHidden/>
              </w:rPr>
            </w:r>
          </w:ins>
          <w:r>
            <w:rPr>
              <w:noProof/>
              <w:webHidden/>
            </w:rPr>
            <w:fldChar w:fldCharType="separate"/>
          </w:r>
          <w:ins w:id="272" w:author="Mike Schenk" w:date="2011-01-19T01:21:00Z">
            <w:r>
              <w:rPr>
                <w:noProof/>
                <w:webHidden/>
              </w:rPr>
              <w:t>62</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273" w:author="Mike Schenk" w:date="2011-01-19T01:21:00Z"/>
              <w:noProof/>
            </w:rPr>
          </w:pPr>
          <w:ins w:id="274"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"_Toc283163479"</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History of Work</w:t>
            </w:r>
            <w:r>
              <w:rPr>
                <w:noProof/>
                <w:webHidden/>
              </w:rPr>
              <w:tab/>
            </w:r>
            <w:r>
              <w:rPr>
                <w:noProof/>
                <w:webHidden/>
              </w:rPr>
              <w:fldChar w:fldCharType="begin"/>
            </w:r>
            <w:r>
              <w:rPr>
                <w:noProof/>
                <w:webHidden/>
              </w:rPr>
              <w:instrText xml:space="preserve"> PAGEREF _Toc283163479 \h </w:instrText>
            </w:r>
            <w:r>
              <w:rPr>
                <w:noProof/>
                <w:webHidden/>
              </w:rPr>
            </w:r>
          </w:ins>
          <w:r>
            <w:rPr>
              <w:noProof/>
              <w:webHidden/>
            </w:rPr>
            <w:fldChar w:fldCharType="separate"/>
          </w:r>
          <w:ins w:id="275" w:author="Mike Schenk" w:date="2011-01-19T01:21:00Z">
            <w:r>
              <w:rPr>
                <w:noProof/>
                <w:webHidden/>
              </w:rPr>
              <w:t>63</w:t>
            </w:r>
            <w:r>
              <w:rPr>
                <w:noProof/>
                <w:webHidden/>
              </w:rPr>
              <w:fldChar w:fldCharType="end"/>
            </w:r>
            <w:r w:rsidRPr="00272B92">
              <w:rPr>
                <w:rStyle w:val="Hyperlink"/>
                <w:noProof/>
              </w:rPr>
              <w:fldChar w:fldCharType="end"/>
            </w:r>
          </w:ins>
        </w:p>
        <w:p w:rsidR="004069B1" w:rsidRDefault="004069B1">
          <w:pPr>
            <w:pStyle w:val="TOC1"/>
            <w:tabs>
              <w:tab w:val="right" w:leader="dot" w:pos="9350"/>
            </w:tabs>
            <w:rPr>
              <w:ins w:id="276" w:author="Mike Schenk" w:date="2011-01-19T01:21:00Z"/>
              <w:noProof/>
            </w:rPr>
          </w:pPr>
          <w:ins w:id="277" w:author="Mike Schenk" w:date="2011-01-19T01:21:00Z">
            <w:r w:rsidRPr="00272B92">
              <w:rPr>
                <w:rStyle w:val="Hyperlink"/>
                <w:noProof/>
              </w:rPr>
              <w:fldChar w:fldCharType="begin"/>
            </w:r>
            <w:r w:rsidRPr="00272B92">
              <w:rPr>
                <w:rStyle w:val="Hyperlink"/>
                <w:noProof/>
              </w:rPr>
              <w:instrText xml:space="preserve"> </w:instrText>
            </w:r>
            <w:r>
              <w:rPr>
                <w:noProof/>
              </w:rPr>
              <w:instrText>HYPERLINK \l "_Toc283163480"</w:instrText>
            </w:r>
            <w:r w:rsidRPr="00272B92">
              <w:rPr>
                <w:rStyle w:val="Hyperlink"/>
                <w:noProof/>
              </w:rPr>
              <w:instrText xml:space="preserve"> </w:instrText>
            </w:r>
            <w:r w:rsidRPr="00272B92">
              <w:rPr>
                <w:rStyle w:val="Hyperlink"/>
                <w:noProof/>
              </w:rPr>
            </w:r>
            <w:r w:rsidRPr="00272B92">
              <w:rPr>
                <w:rStyle w:val="Hyperlink"/>
                <w:noProof/>
              </w:rPr>
              <w:fldChar w:fldCharType="separate"/>
            </w:r>
            <w:r w:rsidRPr="00272B92">
              <w:rPr>
                <w:rStyle w:val="Hyperlink"/>
                <w:noProof/>
                <w:lang w:bidi="en-US"/>
              </w:rPr>
              <w:t>Gantt Chart</w:t>
            </w:r>
            <w:r>
              <w:rPr>
                <w:noProof/>
                <w:webHidden/>
              </w:rPr>
              <w:tab/>
            </w:r>
            <w:r>
              <w:rPr>
                <w:noProof/>
                <w:webHidden/>
              </w:rPr>
              <w:fldChar w:fldCharType="begin"/>
            </w:r>
            <w:r>
              <w:rPr>
                <w:noProof/>
                <w:webHidden/>
              </w:rPr>
              <w:instrText xml:space="preserve"> PAGEREF _Toc283163480 \h </w:instrText>
            </w:r>
            <w:r>
              <w:rPr>
                <w:noProof/>
                <w:webHidden/>
              </w:rPr>
            </w:r>
          </w:ins>
          <w:r>
            <w:rPr>
              <w:noProof/>
              <w:webHidden/>
            </w:rPr>
            <w:fldChar w:fldCharType="separate"/>
          </w:r>
          <w:ins w:id="278" w:author="Mike Schenk" w:date="2011-01-19T01:21:00Z">
            <w:r>
              <w:rPr>
                <w:noProof/>
                <w:webHidden/>
              </w:rPr>
              <w:t>64</w:t>
            </w:r>
            <w:r>
              <w:rPr>
                <w:noProof/>
                <w:webHidden/>
              </w:rPr>
              <w:fldChar w:fldCharType="end"/>
            </w:r>
            <w:r w:rsidRPr="00272B92">
              <w:rPr>
                <w:rStyle w:val="Hyperlink"/>
                <w:noProof/>
              </w:rPr>
              <w:fldChar w:fldCharType="end"/>
            </w:r>
          </w:ins>
        </w:p>
        <w:p w:rsidR="003A4827" w:rsidDel="004069B1" w:rsidRDefault="003A4827">
          <w:pPr>
            <w:pStyle w:val="TOC1"/>
            <w:tabs>
              <w:tab w:val="right" w:leader="dot" w:pos="9350"/>
            </w:tabs>
            <w:rPr>
              <w:ins w:id="279" w:author="Jerod Hodgkin" w:date="2011-01-18T22:53:00Z"/>
              <w:del w:id="280" w:author="Mike Schenk" w:date="2011-01-19T01:21:00Z"/>
              <w:noProof/>
            </w:rPr>
          </w:pPr>
          <w:ins w:id="281" w:author="Jerod Hodgkin" w:date="2011-01-18T22:53:00Z">
            <w:del w:id="282" w:author="Mike Schenk" w:date="2011-01-19T01:21:00Z">
              <w:r w:rsidRPr="004069B1" w:rsidDel="004069B1">
                <w:rPr>
                  <w:rStyle w:val="Hyperlink"/>
                  <w:rFonts w:eastAsia="Arial"/>
                  <w:noProof/>
                  <w:lang w:bidi="en-US"/>
                  <w:rPrChange w:id="283" w:author="Mike Schenk" w:date="2011-01-19T01:21:00Z">
                    <w:rPr>
                      <w:rStyle w:val="Hyperlink"/>
                      <w:rFonts w:eastAsia="Arial"/>
                      <w:noProof/>
                      <w:lang w:bidi="en-US"/>
                    </w:rPr>
                  </w:rPrChange>
                </w:rPr>
                <w:delText>Responsibility Matrix</w:delText>
              </w:r>
              <w:r w:rsidDel="004069B1">
                <w:rPr>
                  <w:noProof/>
                  <w:webHidden/>
                </w:rPr>
                <w:tab/>
                <w:delText>2</w:delText>
              </w:r>
            </w:del>
          </w:ins>
        </w:p>
        <w:p w:rsidR="003A4827" w:rsidDel="004069B1" w:rsidRDefault="003A4827">
          <w:pPr>
            <w:pStyle w:val="TOC1"/>
            <w:tabs>
              <w:tab w:val="right" w:leader="dot" w:pos="9350"/>
            </w:tabs>
            <w:rPr>
              <w:ins w:id="284" w:author="Jerod Hodgkin" w:date="2011-01-18T22:53:00Z"/>
              <w:del w:id="285" w:author="Mike Schenk" w:date="2011-01-19T01:21:00Z"/>
              <w:noProof/>
            </w:rPr>
          </w:pPr>
          <w:ins w:id="286" w:author="Jerod Hodgkin" w:date="2011-01-18T22:53:00Z">
            <w:del w:id="287" w:author="Mike Schenk" w:date="2011-01-19T01:21:00Z">
              <w:r w:rsidRPr="004069B1" w:rsidDel="004069B1">
                <w:rPr>
                  <w:rStyle w:val="Hyperlink"/>
                  <w:rFonts w:eastAsia="Arial"/>
                  <w:noProof/>
                  <w:lang w:bidi="en-US"/>
                  <w:rPrChange w:id="288" w:author="Mike Schenk" w:date="2011-01-19T01:21:00Z">
                    <w:rPr>
                      <w:rStyle w:val="Hyperlink"/>
                      <w:rFonts w:eastAsia="Arial"/>
                      <w:noProof/>
                      <w:lang w:bidi="en-US"/>
                    </w:rPr>
                  </w:rPrChange>
                </w:rPr>
                <w:delText>Responsibility Allocation Chart</w:delText>
              </w:r>
              <w:r w:rsidDel="004069B1">
                <w:rPr>
                  <w:noProof/>
                  <w:webHidden/>
                </w:rPr>
                <w:tab/>
                <w:delText>2</w:delText>
              </w:r>
            </w:del>
          </w:ins>
        </w:p>
        <w:p w:rsidR="003A4827" w:rsidDel="004069B1" w:rsidRDefault="003A4827">
          <w:pPr>
            <w:pStyle w:val="TOC1"/>
            <w:tabs>
              <w:tab w:val="right" w:leader="dot" w:pos="9350"/>
            </w:tabs>
            <w:rPr>
              <w:ins w:id="289" w:author="Jerod Hodgkin" w:date="2011-01-18T22:53:00Z"/>
              <w:del w:id="290" w:author="Mike Schenk" w:date="2011-01-19T01:21:00Z"/>
              <w:noProof/>
            </w:rPr>
          </w:pPr>
          <w:ins w:id="291" w:author="Jerod Hodgkin" w:date="2011-01-18T22:53:00Z">
            <w:del w:id="292" w:author="Mike Schenk" w:date="2011-01-19T01:21:00Z">
              <w:r w:rsidRPr="004069B1" w:rsidDel="004069B1">
                <w:rPr>
                  <w:rStyle w:val="Hyperlink"/>
                  <w:rFonts w:eastAsia="Arial"/>
                  <w:noProof/>
                  <w:lang w:bidi="en-US"/>
                  <w:rPrChange w:id="293" w:author="Mike Schenk" w:date="2011-01-19T01:21:00Z">
                    <w:rPr>
                      <w:rStyle w:val="Hyperlink"/>
                      <w:rFonts w:eastAsia="Arial"/>
                      <w:noProof/>
                      <w:lang w:bidi="en-US"/>
                    </w:rPr>
                  </w:rPrChange>
                </w:rPr>
                <w:delText>Summary of Changes</w:delText>
              </w:r>
              <w:r w:rsidDel="004069B1">
                <w:rPr>
                  <w:noProof/>
                  <w:webHidden/>
                </w:rPr>
                <w:tab/>
                <w:delText>3</w:delText>
              </w:r>
            </w:del>
          </w:ins>
        </w:p>
        <w:p w:rsidR="003A4827" w:rsidDel="004069B1" w:rsidRDefault="003A4827">
          <w:pPr>
            <w:pStyle w:val="TOC1"/>
            <w:tabs>
              <w:tab w:val="right" w:leader="dot" w:pos="9350"/>
            </w:tabs>
            <w:rPr>
              <w:ins w:id="294" w:author="Jerod Hodgkin" w:date="2011-01-18T22:53:00Z"/>
              <w:del w:id="295" w:author="Mike Schenk" w:date="2011-01-19T01:21:00Z"/>
              <w:noProof/>
            </w:rPr>
          </w:pPr>
          <w:ins w:id="296" w:author="Jerod Hodgkin" w:date="2011-01-18T22:53:00Z">
            <w:del w:id="297" w:author="Mike Schenk" w:date="2011-01-19T01:21:00Z">
              <w:r w:rsidRPr="004069B1" w:rsidDel="004069B1">
                <w:rPr>
                  <w:rStyle w:val="Hyperlink"/>
                  <w:rFonts w:eastAsia="Arial"/>
                  <w:noProof/>
                  <w:lang w:bidi="en-US"/>
                  <w:rPrChange w:id="298" w:author="Mike Schenk" w:date="2011-01-19T01:21:00Z">
                    <w:rPr>
                      <w:rStyle w:val="Hyperlink"/>
                      <w:rFonts w:eastAsia="Arial"/>
                      <w:noProof/>
                      <w:lang w:bidi="en-US"/>
                    </w:rPr>
                  </w:rPrChange>
                </w:rPr>
                <w:delText>Introduction (Customer Statement of Requirements)</w:delText>
              </w:r>
              <w:r w:rsidDel="004069B1">
                <w:rPr>
                  <w:noProof/>
                  <w:webHidden/>
                </w:rPr>
                <w:tab/>
                <w:delText>7</w:delText>
              </w:r>
            </w:del>
          </w:ins>
        </w:p>
        <w:p w:rsidR="003A4827" w:rsidDel="004069B1" w:rsidRDefault="003A4827">
          <w:pPr>
            <w:pStyle w:val="TOC2"/>
            <w:tabs>
              <w:tab w:val="right" w:leader="dot" w:pos="9350"/>
            </w:tabs>
            <w:rPr>
              <w:ins w:id="299" w:author="Jerod Hodgkin" w:date="2011-01-18T22:53:00Z"/>
              <w:del w:id="300" w:author="Mike Schenk" w:date="2011-01-19T01:21:00Z"/>
              <w:noProof/>
            </w:rPr>
          </w:pPr>
          <w:ins w:id="301" w:author="Jerod Hodgkin" w:date="2011-01-18T22:53:00Z">
            <w:del w:id="302" w:author="Mike Schenk" w:date="2011-01-19T01:21:00Z">
              <w:r w:rsidRPr="004069B1" w:rsidDel="004069B1">
                <w:rPr>
                  <w:rStyle w:val="Hyperlink"/>
                  <w:rFonts w:eastAsia="Arial"/>
                  <w:noProof/>
                  <w:lang w:bidi="en-US"/>
                  <w:rPrChange w:id="303" w:author="Mike Schenk" w:date="2011-01-19T01:21:00Z">
                    <w:rPr>
                      <w:rStyle w:val="Hyperlink"/>
                      <w:rFonts w:eastAsia="Arial"/>
                      <w:noProof/>
                      <w:lang w:bidi="en-US"/>
                    </w:rPr>
                  </w:rPrChange>
                </w:rPr>
                <w:delText>Purpose</w:delText>
              </w:r>
              <w:r w:rsidDel="004069B1">
                <w:rPr>
                  <w:noProof/>
                  <w:webHidden/>
                </w:rPr>
                <w:tab/>
                <w:delText>7</w:delText>
              </w:r>
            </w:del>
          </w:ins>
        </w:p>
        <w:p w:rsidR="003A4827" w:rsidDel="004069B1" w:rsidRDefault="003A4827">
          <w:pPr>
            <w:pStyle w:val="TOC2"/>
            <w:tabs>
              <w:tab w:val="right" w:leader="dot" w:pos="9350"/>
            </w:tabs>
            <w:rPr>
              <w:ins w:id="304" w:author="Jerod Hodgkin" w:date="2011-01-18T22:53:00Z"/>
              <w:del w:id="305" w:author="Mike Schenk" w:date="2011-01-19T01:21:00Z"/>
              <w:noProof/>
            </w:rPr>
          </w:pPr>
          <w:ins w:id="306" w:author="Jerod Hodgkin" w:date="2011-01-18T22:53:00Z">
            <w:del w:id="307" w:author="Mike Schenk" w:date="2011-01-19T01:21:00Z">
              <w:r w:rsidRPr="004069B1" w:rsidDel="004069B1">
                <w:rPr>
                  <w:rStyle w:val="Hyperlink"/>
                  <w:rFonts w:eastAsia="Arial"/>
                  <w:noProof/>
                  <w:lang w:bidi="en-US"/>
                  <w:rPrChange w:id="308" w:author="Mike Schenk" w:date="2011-01-19T01:21:00Z">
                    <w:rPr>
                      <w:rStyle w:val="Hyperlink"/>
                      <w:rFonts w:eastAsia="Arial"/>
                      <w:noProof/>
                      <w:lang w:bidi="en-US"/>
                    </w:rPr>
                  </w:rPrChange>
                </w:rPr>
                <w:delText>Scope</w:delText>
              </w:r>
              <w:r w:rsidDel="004069B1">
                <w:rPr>
                  <w:noProof/>
                  <w:webHidden/>
                </w:rPr>
                <w:tab/>
                <w:delText>7</w:delText>
              </w:r>
            </w:del>
          </w:ins>
        </w:p>
        <w:p w:rsidR="003A4827" w:rsidDel="004069B1" w:rsidRDefault="003A4827">
          <w:pPr>
            <w:pStyle w:val="TOC2"/>
            <w:tabs>
              <w:tab w:val="right" w:leader="dot" w:pos="9350"/>
            </w:tabs>
            <w:rPr>
              <w:ins w:id="309" w:author="Jerod Hodgkin" w:date="2011-01-18T22:53:00Z"/>
              <w:del w:id="310" w:author="Mike Schenk" w:date="2011-01-19T01:21:00Z"/>
              <w:noProof/>
            </w:rPr>
          </w:pPr>
          <w:ins w:id="311" w:author="Jerod Hodgkin" w:date="2011-01-18T22:53:00Z">
            <w:del w:id="312" w:author="Mike Schenk" w:date="2011-01-19T01:21:00Z">
              <w:r w:rsidRPr="004069B1" w:rsidDel="004069B1">
                <w:rPr>
                  <w:rStyle w:val="Hyperlink"/>
                  <w:rFonts w:eastAsia="Arial"/>
                  <w:noProof/>
                  <w:lang w:bidi="en-US"/>
                  <w:rPrChange w:id="313" w:author="Mike Schenk" w:date="2011-01-19T01:21:00Z">
                    <w:rPr>
                      <w:rStyle w:val="Hyperlink"/>
                      <w:rFonts w:eastAsia="Arial"/>
                      <w:noProof/>
                      <w:lang w:bidi="en-US"/>
                    </w:rPr>
                  </w:rPrChange>
                </w:rPr>
                <w:delText>References</w:delText>
              </w:r>
              <w:r w:rsidDel="004069B1">
                <w:rPr>
                  <w:noProof/>
                  <w:webHidden/>
                </w:rPr>
                <w:tab/>
                <w:delText>7</w:delText>
              </w:r>
            </w:del>
          </w:ins>
        </w:p>
        <w:p w:rsidR="003A4827" w:rsidDel="004069B1" w:rsidRDefault="003A4827">
          <w:pPr>
            <w:pStyle w:val="TOC2"/>
            <w:tabs>
              <w:tab w:val="right" w:leader="dot" w:pos="9350"/>
            </w:tabs>
            <w:rPr>
              <w:ins w:id="314" w:author="Jerod Hodgkin" w:date="2011-01-18T22:53:00Z"/>
              <w:del w:id="315" w:author="Mike Schenk" w:date="2011-01-19T01:21:00Z"/>
              <w:noProof/>
            </w:rPr>
          </w:pPr>
          <w:ins w:id="316" w:author="Jerod Hodgkin" w:date="2011-01-18T22:53:00Z">
            <w:del w:id="317" w:author="Mike Schenk" w:date="2011-01-19T01:21:00Z">
              <w:r w:rsidRPr="004069B1" w:rsidDel="004069B1">
                <w:rPr>
                  <w:rStyle w:val="Hyperlink"/>
                  <w:rFonts w:eastAsia="Arial"/>
                  <w:noProof/>
                  <w:lang w:bidi="en-US"/>
                  <w:rPrChange w:id="318" w:author="Mike Schenk" w:date="2011-01-19T01:21:00Z">
                    <w:rPr>
                      <w:rStyle w:val="Hyperlink"/>
                      <w:rFonts w:eastAsia="Arial"/>
                      <w:noProof/>
                      <w:lang w:bidi="en-US"/>
                    </w:rPr>
                  </w:rPrChange>
                </w:rPr>
                <w:delText>Audience</w:delText>
              </w:r>
              <w:r w:rsidDel="004069B1">
                <w:rPr>
                  <w:noProof/>
                  <w:webHidden/>
                </w:rPr>
                <w:tab/>
                <w:delText>8</w:delText>
              </w:r>
            </w:del>
          </w:ins>
        </w:p>
        <w:p w:rsidR="003A4827" w:rsidDel="004069B1" w:rsidRDefault="003A4827">
          <w:pPr>
            <w:pStyle w:val="TOC1"/>
            <w:tabs>
              <w:tab w:val="right" w:leader="dot" w:pos="9350"/>
            </w:tabs>
            <w:rPr>
              <w:ins w:id="319" w:author="Jerod Hodgkin" w:date="2011-01-18T22:53:00Z"/>
              <w:del w:id="320" w:author="Mike Schenk" w:date="2011-01-19T01:21:00Z"/>
              <w:noProof/>
            </w:rPr>
          </w:pPr>
          <w:ins w:id="321" w:author="Jerod Hodgkin" w:date="2011-01-18T22:53:00Z">
            <w:del w:id="322" w:author="Mike Schenk" w:date="2011-01-19T01:21:00Z">
              <w:r w:rsidRPr="004069B1" w:rsidDel="004069B1">
                <w:rPr>
                  <w:rStyle w:val="Hyperlink"/>
                  <w:rFonts w:eastAsia="Arial"/>
                  <w:noProof/>
                  <w:lang w:bidi="en-US"/>
                  <w:rPrChange w:id="323" w:author="Mike Schenk" w:date="2011-01-19T01:21:00Z">
                    <w:rPr>
                      <w:rStyle w:val="Hyperlink"/>
                      <w:rFonts w:eastAsia="Arial"/>
                      <w:noProof/>
                      <w:lang w:bidi="en-US"/>
                    </w:rPr>
                  </w:rPrChange>
                </w:rPr>
                <w:delText>System Overview</w:delText>
              </w:r>
              <w:r w:rsidDel="004069B1">
                <w:rPr>
                  <w:noProof/>
                  <w:webHidden/>
                </w:rPr>
                <w:tab/>
                <w:delText>9</w:delText>
              </w:r>
            </w:del>
          </w:ins>
        </w:p>
        <w:p w:rsidR="003A4827" w:rsidDel="004069B1" w:rsidRDefault="003A4827">
          <w:pPr>
            <w:pStyle w:val="TOC2"/>
            <w:tabs>
              <w:tab w:val="right" w:leader="dot" w:pos="9350"/>
            </w:tabs>
            <w:rPr>
              <w:ins w:id="324" w:author="Jerod Hodgkin" w:date="2011-01-18T22:53:00Z"/>
              <w:del w:id="325" w:author="Mike Schenk" w:date="2011-01-19T01:21:00Z"/>
              <w:noProof/>
            </w:rPr>
          </w:pPr>
          <w:ins w:id="326" w:author="Jerod Hodgkin" w:date="2011-01-18T22:53:00Z">
            <w:del w:id="327" w:author="Mike Schenk" w:date="2011-01-19T01:21:00Z">
              <w:r w:rsidRPr="004069B1" w:rsidDel="004069B1">
                <w:rPr>
                  <w:rStyle w:val="Hyperlink"/>
                  <w:noProof/>
                  <w:lang w:bidi="en-US"/>
                  <w:rPrChange w:id="328" w:author="Mike Schenk" w:date="2011-01-19T01:21:00Z">
                    <w:rPr>
                      <w:rStyle w:val="Hyperlink"/>
                      <w:noProof/>
                      <w:lang w:bidi="en-US"/>
                    </w:rPr>
                  </w:rPrChange>
                </w:rPr>
                <w:delText>System functionality</w:delText>
              </w:r>
              <w:r w:rsidDel="004069B1">
                <w:rPr>
                  <w:noProof/>
                  <w:webHidden/>
                </w:rPr>
                <w:tab/>
                <w:delText>9</w:delText>
              </w:r>
            </w:del>
          </w:ins>
        </w:p>
        <w:p w:rsidR="003A4827" w:rsidDel="004069B1" w:rsidRDefault="003A4827">
          <w:pPr>
            <w:pStyle w:val="TOC2"/>
            <w:tabs>
              <w:tab w:val="right" w:leader="dot" w:pos="9350"/>
            </w:tabs>
            <w:rPr>
              <w:ins w:id="329" w:author="Jerod Hodgkin" w:date="2011-01-18T22:53:00Z"/>
              <w:del w:id="330" w:author="Mike Schenk" w:date="2011-01-19T01:21:00Z"/>
              <w:noProof/>
            </w:rPr>
          </w:pPr>
          <w:ins w:id="331" w:author="Jerod Hodgkin" w:date="2011-01-18T22:53:00Z">
            <w:del w:id="332" w:author="Mike Schenk" w:date="2011-01-19T01:21:00Z">
              <w:r w:rsidRPr="004069B1" w:rsidDel="004069B1">
                <w:rPr>
                  <w:rStyle w:val="Hyperlink"/>
                  <w:rFonts w:eastAsia="Arial"/>
                  <w:noProof/>
                  <w:lang w:bidi="en-US"/>
                  <w:rPrChange w:id="333" w:author="Mike Schenk" w:date="2011-01-19T01:21:00Z">
                    <w:rPr>
                      <w:rStyle w:val="Hyperlink"/>
                      <w:rFonts w:eastAsia="Arial"/>
                      <w:noProof/>
                      <w:lang w:bidi="en-US"/>
                    </w:rPr>
                  </w:rPrChange>
                </w:rPr>
                <w:delText>System Components</w:delText>
              </w:r>
              <w:r w:rsidDel="004069B1">
                <w:rPr>
                  <w:noProof/>
                  <w:webHidden/>
                </w:rPr>
                <w:tab/>
                <w:delText>9</w:delText>
              </w:r>
            </w:del>
          </w:ins>
        </w:p>
        <w:p w:rsidR="003A4827" w:rsidDel="004069B1" w:rsidRDefault="003A4827">
          <w:pPr>
            <w:pStyle w:val="TOC2"/>
            <w:tabs>
              <w:tab w:val="right" w:leader="dot" w:pos="9350"/>
            </w:tabs>
            <w:rPr>
              <w:ins w:id="334" w:author="Jerod Hodgkin" w:date="2011-01-18T22:53:00Z"/>
              <w:del w:id="335" w:author="Mike Schenk" w:date="2011-01-19T01:21:00Z"/>
              <w:noProof/>
            </w:rPr>
          </w:pPr>
          <w:ins w:id="336" w:author="Jerod Hodgkin" w:date="2011-01-18T22:53:00Z">
            <w:del w:id="337" w:author="Mike Schenk" w:date="2011-01-19T01:21:00Z">
              <w:r w:rsidRPr="004069B1" w:rsidDel="004069B1">
                <w:rPr>
                  <w:rStyle w:val="Hyperlink"/>
                  <w:rFonts w:eastAsia="Arial"/>
                  <w:noProof/>
                  <w:lang w:bidi="en-US"/>
                  <w:rPrChange w:id="338" w:author="Mike Schenk" w:date="2011-01-19T01:21:00Z">
                    <w:rPr>
                      <w:rStyle w:val="Hyperlink"/>
                      <w:rFonts w:eastAsia="Arial"/>
                      <w:noProof/>
                      <w:lang w:bidi="en-US"/>
                    </w:rPr>
                  </w:rPrChange>
                </w:rPr>
                <w:delText>Basic Design Approach</w:delText>
              </w:r>
              <w:r w:rsidDel="004069B1">
                <w:rPr>
                  <w:noProof/>
                  <w:webHidden/>
                </w:rPr>
                <w:tab/>
                <w:delText>10</w:delText>
              </w:r>
            </w:del>
          </w:ins>
        </w:p>
        <w:p w:rsidR="003A4827" w:rsidDel="004069B1" w:rsidRDefault="003A4827">
          <w:pPr>
            <w:pStyle w:val="TOC1"/>
            <w:tabs>
              <w:tab w:val="right" w:leader="dot" w:pos="9350"/>
            </w:tabs>
            <w:rPr>
              <w:ins w:id="339" w:author="Jerod Hodgkin" w:date="2011-01-18T22:53:00Z"/>
              <w:del w:id="340" w:author="Mike Schenk" w:date="2011-01-19T01:21:00Z"/>
              <w:noProof/>
            </w:rPr>
          </w:pPr>
          <w:ins w:id="341" w:author="Jerod Hodgkin" w:date="2011-01-18T22:53:00Z">
            <w:del w:id="342" w:author="Mike Schenk" w:date="2011-01-19T01:21:00Z">
              <w:r w:rsidRPr="004069B1" w:rsidDel="004069B1">
                <w:rPr>
                  <w:rStyle w:val="Hyperlink"/>
                  <w:rFonts w:eastAsia="Arial"/>
                  <w:noProof/>
                  <w:lang w:bidi="en-US"/>
                  <w:rPrChange w:id="343" w:author="Mike Schenk" w:date="2011-01-19T01:21:00Z">
                    <w:rPr>
                      <w:rStyle w:val="Hyperlink"/>
                      <w:rFonts w:eastAsia="Arial"/>
                      <w:noProof/>
                      <w:lang w:bidi="en-US"/>
                    </w:rPr>
                  </w:rPrChange>
                </w:rPr>
                <w:delText>User Interface Prototypes</w:delText>
              </w:r>
              <w:r w:rsidDel="004069B1">
                <w:rPr>
                  <w:noProof/>
                  <w:webHidden/>
                </w:rPr>
                <w:tab/>
                <w:delText>11</w:delText>
              </w:r>
            </w:del>
          </w:ins>
        </w:p>
        <w:p w:rsidR="003A4827" w:rsidDel="004069B1" w:rsidRDefault="003A4827">
          <w:pPr>
            <w:pStyle w:val="TOC2"/>
            <w:tabs>
              <w:tab w:val="right" w:leader="dot" w:pos="9350"/>
            </w:tabs>
            <w:rPr>
              <w:ins w:id="344" w:author="Jerod Hodgkin" w:date="2011-01-18T22:53:00Z"/>
              <w:del w:id="345" w:author="Mike Schenk" w:date="2011-01-19T01:21:00Z"/>
              <w:noProof/>
            </w:rPr>
          </w:pPr>
          <w:ins w:id="346" w:author="Jerod Hodgkin" w:date="2011-01-18T22:53:00Z">
            <w:del w:id="347" w:author="Mike Schenk" w:date="2011-01-19T01:21:00Z">
              <w:r w:rsidRPr="004069B1" w:rsidDel="004069B1">
                <w:rPr>
                  <w:rStyle w:val="Hyperlink"/>
                  <w:rFonts w:eastAsia="Arial"/>
                  <w:noProof/>
                  <w:lang w:bidi="en-US"/>
                  <w:rPrChange w:id="348" w:author="Mike Schenk" w:date="2011-01-19T01:21:00Z">
                    <w:rPr>
                      <w:rStyle w:val="Hyperlink"/>
                      <w:rFonts w:eastAsia="Arial"/>
                      <w:noProof/>
                      <w:lang w:bidi="en-US"/>
                    </w:rPr>
                  </w:rPrChange>
                </w:rPr>
                <w:delText>Login Screen</w:delText>
              </w:r>
              <w:r w:rsidDel="004069B1">
                <w:rPr>
                  <w:noProof/>
                  <w:webHidden/>
                </w:rPr>
                <w:tab/>
                <w:delText>11</w:delText>
              </w:r>
            </w:del>
          </w:ins>
        </w:p>
        <w:p w:rsidR="003A4827" w:rsidDel="004069B1" w:rsidRDefault="003A4827">
          <w:pPr>
            <w:pStyle w:val="TOC2"/>
            <w:tabs>
              <w:tab w:val="right" w:leader="dot" w:pos="9350"/>
            </w:tabs>
            <w:rPr>
              <w:ins w:id="349" w:author="Jerod Hodgkin" w:date="2011-01-18T22:53:00Z"/>
              <w:del w:id="350" w:author="Mike Schenk" w:date="2011-01-19T01:21:00Z"/>
              <w:noProof/>
            </w:rPr>
          </w:pPr>
          <w:ins w:id="351" w:author="Jerod Hodgkin" w:date="2011-01-18T22:53:00Z">
            <w:del w:id="352" w:author="Mike Schenk" w:date="2011-01-19T01:21:00Z">
              <w:r w:rsidRPr="004069B1" w:rsidDel="004069B1">
                <w:rPr>
                  <w:rStyle w:val="Hyperlink"/>
                  <w:rFonts w:eastAsia="Arial"/>
                  <w:noProof/>
                  <w:lang w:bidi="en-US"/>
                  <w:rPrChange w:id="353" w:author="Mike Schenk" w:date="2011-01-19T01:21:00Z">
                    <w:rPr>
                      <w:rStyle w:val="Hyperlink"/>
                      <w:rFonts w:eastAsia="Arial"/>
                      <w:noProof/>
                      <w:lang w:bidi="en-US"/>
                    </w:rPr>
                  </w:rPrChange>
                </w:rPr>
                <w:delText>Order Entry Screen</w:delText>
              </w:r>
              <w:r w:rsidDel="004069B1">
                <w:rPr>
                  <w:noProof/>
                  <w:webHidden/>
                </w:rPr>
                <w:tab/>
                <w:delText>12</w:delText>
              </w:r>
            </w:del>
          </w:ins>
        </w:p>
        <w:p w:rsidR="003A4827" w:rsidDel="004069B1" w:rsidRDefault="003A4827">
          <w:pPr>
            <w:pStyle w:val="TOC2"/>
            <w:tabs>
              <w:tab w:val="right" w:leader="dot" w:pos="9350"/>
            </w:tabs>
            <w:rPr>
              <w:ins w:id="354" w:author="Jerod Hodgkin" w:date="2011-01-18T22:53:00Z"/>
              <w:del w:id="355" w:author="Mike Schenk" w:date="2011-01-19T01:21:00Z"/>
              <w:noProof/>
            </w:rPr>
          </w:pPr>
          <w:ins w:id="356" w:author="Jerod Hodgkin" w:date="2011-01-18T22:53:00Z">
            <w:del w:id="357" w:author="Mike Schenk" w:date="2011-01-19T01:21:00Z">
              <w:r w:rsidRPr="004069B1" w:rsidDel="004069B1">
                <w:rPr>
                  <w:rStyle w:val="Hyperlink"/>
                  <w:rFonts w:eastAsia="Arial"/>
                  <w:noProof/>
                  <w:lang w:bidi="en-US"/>
                  <w:rPrChange w:id="358" w:author="Mike Schenk" w:date="2011-01-19T01:21:00Z">
                    <w:rPr>
                      <w:rStyle w:val="Hyperlink"/>
                      <w:rFonts w:eastAsia="Arial"/>
                      <w:noProof/>
                      <w:lang w:bidi="en-US"/>
                    </w:rPr>
                  </w:rPrChange>
                </w:rPr>
                <w:delText>Cook’s Screen</w:delText>
              </w:r>
              <w:r w:rsidDel="004069B1">
                <w:rPr>
                  <w:noProof/>
                  <w:webHidden/>
                </w:rPr>
                <w:tab/>
                <w:delText>13</w:delText>
              </w:r>
            </w:del>
          </w:ins>
        </w:p>
        <w:p w:rsidR="003A4827" w:rsidDel="004069B1" w:rsidRDefault="003A4827">
          <w:pPr>
            <w:pStyle w:val="TOC2"/>
            <w:tabs>
              <w:tab w:val="right" w:leader="dot" w:pos="9350"/>
            </w:tabs>
            <w:rPr>
              <w:ins w:id="359" w:author="Jerod Hodgkin" w:date="2011-01-18T22:53:00Z"/>
              <w:del w:id="360" w:author="Mike Schenk" w:date="2011-01-19T01:21:00Z"/>
              <w:noProof/>
            </w:rPr>
          </w:pPr>
          <w:ins w:id="361" w:author="Jerod Hodgkin" w:date="2011-01-18T22:53:00Z">
            <w:del w:id="362" w:author="Mike Schenk" w:date="2011-01-19T01:21:00Z">
              <w:r w:rsidRPr="004069B1" w:rsidDel="004069B1">
                <w:rPr>
                  <w:rStyle w:val="Hyperlink"/>
                  <w:rFonts w:eastAsia="Arial"/>
                  <w:noProof/>
                  <w:lang w:bidi="en-US"/>
                  <w:rPrChange w:id="363" w:author="Mike Schenk" w:date="2011-01-19T01:21:00Z">
                    <w:rPr>
                      <w:rStyle w:val="Hyperlink"/>
                      <w:rFonts w:eastAsia="Arial"/>
                      <w:noProof/>
                      <w:lang w:bidi="en-US"/>
                    </w:rPr>
                  </w:rPrChange>
                </w:rPr>
                <w:delText>Inventory Management Touch-Screen</w:delText>
              </w:r>
              <w:r w:rsidDel="004069B1">
                <w:rPr>
                  <w:noProof/>
                  <w:webHidden/>
                </w:rPr>
                <w:tab/>
                <w:delText>14</w:delText>
              </w:r>
            </w:del>
          </w:ins>
        </w:p>
        <w:p w:rsidR="003A4827" w:rsidDel="004069B1" w:rsidRDefault="003A4827">
          <w:pPr>
            <w:pStyle w:val="TOC2"/>
            <w:tabs>
              <w:tab w:val="right" w:leader="dot" w:pos="9350"/>
            </w:tabs>
            <w:rPr>
              <w:ins w:id="364" w:author="Jerod Hodgkin" w:date="2011-01-18T22:53:00Z"/>
              <w:del w:id="365" w:author="Mike Schenk" w:date="2011-01-19T01:21:00Z"/>
              <w:noProof/>
            </w:rPr>
          </w:pPr>
          <w:ins w:id="366" w:author="Jerod Hodgkin" w:date="2011-01-18T22:53:00Z">
            <w:del w:id="367" w:author="Mike Schenk" w:date="2011-01-19T01:21:00Z">
              <w:r w:rsidRPr="004069B1" w:rsidDel="004069B1">
                <w:rPr>
                  <w:rStyle w:val="Hyperlink"/>
                  <w:rFonts w:eastAsia="Arial"/>
                  <w:noProof/>
                  <w:lang w:bidi="en-US"/>
                  <w:rPrChange w:id="368" w:author="Mike Schenk" w:date="2011-01-19T01:21:00Z">
                    <w:rPr>
                      <w:rStyle w:val="Hyperlink"/>
                      <w:rFonts w:eastAsia="Arial"/>
                      <w:noProof/>
                      <w:lang w:bidi="en-US"/>
                    </w:rPr>
                  </w:rPrChange>
                </w:rPr>
                <w:delText>Inventory Management</w:delText>
              </w:r>
              <w:r w:rsidDel="004069B1">
                <w:rPr>
                  <w:noProof/>
                  <w:webHidden/>
                </w:rPr>
                <w:tab/>
                <w:delText>15</w:delText>
              </w:r>
            </w:del>
          </w:ins>
        </w:p>
        <w:p w:rsidR="003A4827" w:rsidDel="004069B1" w:rsidRDefault="003A4827">
          <w:pPr>
            <w:pStyle w:val="TOC2"/>
            <w:tabs>
              <w:tab w:val="right" w:leader="dot" w:pos="9350"/>
            </w:tabs>
            <w:rPr>
              <w:ins w:id="369" w:author="Jerod Hodgkin" w:date="2011-01-18T22:53:00Z"/>
              <w:del w:id="370" w:author="Mike Schenk" w:date="2011-01-19T01:21:00Z"/>
              <w:noProof/>
            </w:rPr>
          </w:pPr>
          <w:ins w:id="371" w:author="Jerod Hodgkin" w:date="2011-01-18T22:53:00Z">
            <w:del w:id="372" w:author="Mike Schenk" w:date="2011-01-19T01:21:00Z">
              <w:r w:rsidRPr="004069B1" w:rsidDel="004069B1">
                <w:rPr>
                  <w:rStyle w:val="Hyperlink"/>
                  <w:rFonts w:eastAsia="Arial"/>
                  <w:bCs/>
                  <w:noProof/>
                  <w:lang w:bidi="en-US"/>
                  <w:rPrChange w:id="373" w:author="Mike Schenk" w:date="2011-01-19T01:21:00Z">
                    <w:rPr>
                      <w:rStyle w:val="Hyperlink"/>
                      <w:rFonts w:eastAsia="Arial"/>
                      <w:bCs/>
                      <w:noProof/>
                      <w:lang w:bidi="en-US"/>
                    </w:rPr>
                  </w:rPrChange>
                </w:rPr>
                <w:delText>Menu Management</w:delText>
              </w:r>
              <w:r w:rsidDel="004069B1">
                <w:rPr>
                  <w:noProof/>
                  <w:webHidden/>
                </w:rPr>
                <w:tab/>
                <w:delText>16</w:delText>
              </w:r>
            </w:del>
          </w:ins>
        </w:p>
        <w:p w:rsidR="003A4827" w:rsidDel="004069B1" w:rsidRDefault="003A4827">
          <w:pPr>
            <w:pStyle w:val="TOC2"/>
            <w:tabs>
              <w:tab w:val="right" w:leader="dot" w:pos="9350"/>
            </w:tabs>
            <w:rPr>
              <w:ins w:id="374" w:author="Jerod Hodgkin" w:date="2011-01-18T22:53:00Z"/>
              <w:del w:id="375" w:author="Mike Schenk" w:date="2011-01-19T01:21:00Z"/>
              <w:noProof/>
            </w:rPr>
          </w:pPr>
          <w:ins w:id="376" w:author="Jerod Hodgkin" w:date="2011-01-18T22:53:00Z">
            <w:del w:id="377" w:author="Mike Schenk" w:date="2011-01-19T01:21:00Z">
              <w:r w:rsidRPr="004069B1" w:rsidDel="004069B1">
                <w:rPr>
                  <w:rStyle w:val="Hyperlink"/>
                  <w:rFonts w:eastAsia="Arial"/>
                  <w:bCs/>
                  <w:noProof/>
                  <w:lang w:bidi="en-US"/>
                  <w:rPrChange w:id="378" w:author="Mike Schenk" w:date="2011-01-19T01:21:00Z">
                    <w:rPr>
                      <w:rStyle w:val="Hyperlink"/>
                      <w:rFonts w:eastAsia="Arial"/>
                      <w:bCs/>
                      <w:noProof/>
                      <w:lang w:bidi="en-US"/>
                    </w:rPr>
                  </w:rPrChange>
                </w:rPr>
                <w:delText>Employee Management</w:delText>
              </w:r>
              <w:r w:rsidDel="004069B1">
                <w:rPr>
                  <w:noProof/>
                  <w:webHidden/>
                </w:rPr>
                <w:tab/>
                <w:delText>17</w:delText>
              </w:r>
            </w:del>
          </w:ins>
        </w:p>
        <w:p w:rsidR="003A4827" w:rsidDel="004069B1" w:rsidRDefault="003A4827">
          <w:pPr>
            <w:pStyle w:val="TOC2"/>
            <w:tabs>
              <w:tab w:val="right" w:leader="dot" w:pos="9350"/>
            </w:tabs>
            <w:rPr>
              <w:ins w:id="379" w:author="Jerod Hodgkin" w:date="2011-01-18T22:53:00Z"/>
              <w:del w:id="380" w:author="Mike Schenk" w:date="2011-01-19T01:21:00Z"/>
              <w:noProof/>
            </w:rPr>
          </w:pPr>
          <w:ins w:id="381" w:author="Jerod Hodgkin" w:date="2011-01-18T22:53:00Z">
            <w:del w:id="382" w:author="Mike Schenk" w:date="2011-01-19T01:21:00Z">
              <w:r w:rsidRPr="004069B1" w:rsidDel="004069B1">
                <w:rPr>
                  <w:rStyle w:val="Hyperlink"/>
                  <w:rFonts w:eastAsia="Arial"/>
                  <w:bCs/>
                  <w:noProof/>
                  <w:lang w:bidi="en-US"/>
                  <w:rPrChange w:id="383" w:author="Mike Schenk" w:date="2011-01-19T01:21:00Z">
                    <w:rPr>
                      <w:rStyle w:val="Hyperlink"/>
                      <w:rFonts w:eastAsia="Arial"/>
                      <w:bCs/>
                      <w:noProof/>
                      <w:lang w:bidi="en-US"/>
                    </w:rPr>
                  </w:rPrChange>
                </w:rPr>
                <w:delText>Report Selection</w:delText>
              </w:r>
              <w:r w:rsidDel="004069B1">
                <w:rPr>
                  <w:noProof/>
                  <w:webHidden/>
                </w:rPr>
                <w:tab/>
                <w:delText>18</w:delText>
              </w:r>
            </w:del>
          </w:ins>
        </w:p>
        <w:p w:rsidR="003A4827" w:rsidDel="004069B1" w:rsidRDefault="003A4827">
          <w:pPr>
            <w:pStyle w:val="TOC2"/>
            <w:tabs>
              <w:tab w:val="right" w:leader="dot" w:pos="9350"/>
            </w:tabs>
            <w:rPr>
              <w:ins w:id="384" w:author="Jerod Hodgkin" w:date="2011-01-18T22:53:00Z"/>
              <w:del w:id="385" w:author="Mike Schenk" w:date="2011-01-19T01:21:00Z"/>
              <w:noProof/>
            </w:rPr>
          </w:pPr>
          <w:ins w:id="386" w:author="Jerod Hodgkin" w:date="2011-01-18T22:53:00Z">
            <w:del w:id="387" w:author="Mike Schenk" w:date="2011-01-19T01:21:00Z">
              <w:r w:rsidRPr="004069B1" w:rsidDel="004069B1">
                <w:rPr>
                  <w:rStyle w:val="Hyperlink"/>
                  <w:rFonts w:eastAsia="Arial"/>
                  <w:bCs/>
                  <w:noProof/>
                  <w:lang w:bidi="en-US"/>
                  <w:rPrChange w:id="388" w:author="Mike Schenk" w:date="2011-01-19T01:21:00Z">
                    <w:rPr>
                      <w:rStyle w:val="Hyperlink"/>
                      <w:rFonts w:eastAsia="Arial"/>
                      <w:bCs/>
                      <w:noProof/>
                      <w:lang w:bidi="en-US"/>
                    </w:rPr>
                  </w:rPrChange>
                </w:rPr>
                <w:delText>Running Reports</w:delText>
              </w:r>
              <w:r w:rsidDel="004069B1">
                <w:rPr>
                  <w:noProof/>
                  <w:webHidden/>
                </w:rPr>
                <w:tab/>
                <w:delText>19</w:delText>
              </w:r>
            </w:del>
          </w:ins>
        </w:p>
        <w:p w:rsidR="003A4827" w:rsidDel="004069B1" w:rsidRDefault="003A4827">
          <w:pPr>
            <w:pStyle w:val="TOC1"/>
            <w:tabs>
              <w:tab w:val="right" w:leader="dot" w:pos="9350"/>
            </w:tabs>
            <w:rPr>
              <w:ins w:id="389" w:author="Jerod Hodgkin" w:date="2011-01-18T22:53:00Z"/>
              <w:del w:id="390" w:author="Mike Schenk" w:date="2011-01-19T01:21:00Z"/>
              <w:noProof/>
            </w:rPr>
          </w:pPr>
          <w:ins w:id="391" w:author="Jerod Hodgkin" w:date="2011-01-18T22:53:00Z">
            <w:del w:id="392" w:author="Mike Schenk" w:date="2011-01-19T01:21:00Z">
              <w:r w:rsidRPr="004069B1" w:rsidDel="004069B1">
                <w:rPr>
                  <w:rStyle w:val="Hyperlink"/>
                  <w:rFonts w:eastAsia="Arial"/>
                  <w:noProof/>
                  <w:lang w:bidi="en-US"/>
                  <w:rPrChange w:id="393" w:author="Mike Schenk" w:date="2011-01-19T01:21:00Z">
                    <w:rPr>
                      <w:rStyle w:val="Hyperlink"/>
                      <w:rFonts w:eastAsia="Arial"/>
                      <w:noProof/>
                      <w:lang w:bidi="en-US"/>
                    </w:rPr>
                  </w:rPrChange>
                </w:rPr>
                <w:delText>Design Considerations</w:delText>
              </w:r>
              <w:r w:rsidDel="004069B1">
                <w:rPr>
                  <w:noProof/>
                  <w:webHidden/>
                </w:rPr>
                <w:tab/>
                <w:delText>20</w:delText>
              </w:r>
            </w:del>
          </w:ins>
        </w:p>
        <w:p w:rsidR="003A4827" w:rsidDel="004069B1" w:rsidRDefault="003A4827">
          <w:pPr>
            <w:pStyle w:val="TOC2"/>
            <w:tabs>
              <w:tab w:val="right" w:leader="dot" w:pos="9350"/>
            </w:tabs>
            <w:rPr>
              <w:ins w:id="394" w:author="Jerod Hodgkin" w:date="2011-01-18T22:53:00Z"/>
              <w:del w:id="395" w:author="Mike Schenk" w:date="2011-01-19T01:21:00Z"/>
              <w:noProof/>
            </w:rPr>
          </w:pPr>
          <w:ins w:id="396" w:author="Jerod Hodgkin" w:date="2011-01-18T22:53:00Z">
            <w:del w:id="397" w:author="Mike Schenk" w:date="2011-01-19T01:21:00Z">
              <w:r w:rsidRPr="004069B1" w:rsidDel="004069B1">
                <w:rPr>
                  <w:rStyle w:val="Hyperlink"/>
                  <w:rFonts w:eastAsia="Arial"/>
                  <w:noProof/>
                  <w:lang w:bidi="en-US"/>
                  <w:rPrChange w:id="398" w:author="Mike Schenk" w:date="2011-01-19T01:21:00Z">
                    <w:rPr>
                      <w:rStyle w:val="Hyperlink"/>
                      <w:rFonts w:eastAsia="Arial"/>
                      <w:noProof/>
                      <w:lang w:bidi="en-US"/>
                    </w:rPr>
                  </w:rPrChange>
                </w:rPr>
                <w:delText>Assumptions and Dependencies</w:delText>
              </w:r>
              <w:r w:rsidDel="004069B1">
                <w:rPr>
                  <w:noProof/>
                  <w:webHidden/>
                </w:rPr>
                <w:tab/>
                <w:delText>20</w:delText>
              </w:r>
            </w:del>
          </w:ins>
        </w:p>
        <w:p w:rsidR="003A4827" w:rsidDel="004069B1" w:rsidRDefault="003A4827">
          <w:pPr>
            <w:pStyle w:val="TOC2"/>
            <w:tabs>
              <w:tab w:val="right" w:leader="dot" w:pos="9350"/>
            </w:tabs>
            <w:rPr>
              <w:ins w:id="399" w:author="Jerod Hodgkin" w:date="2011-01-18T22:53:00Z"/>
              <w:del w:id="400" w:author="Mike Schenk" w:date="2011-01-19T01:21:00Z"/>
              <w:noProof/>
            </w:rPr>
          </w:pPr>
          <w:ins w:id="401" w:author="Jerod Hodgkin" w:date="2011-01-18T22:53:00Z">
            <w:del w:id="402" w:author="Mike Schenk" w:date="2011-01-19T01:21:00Z">
              <w:r w:rsidRPr="004069B1" w:rsidDel="004069B1">
                <w:rPr>
                  <w:rStyle w:val="Hyperlink"/>
                  <w:rFonts w:eastAsia="Arial"/>
                  <w:noProof/>
                  <w:lang w:bidi="en-US"/>
                  <w:rPrChange w:id="403" w:author="Mike Schenk" w:date="2011-01-19T01:21:00Z">
                    <w:rPr>
                      <w:rStyle w:val="Hyperlink"/>
                      <w:rFonts w:eastAsia="Arial"/>
                      <w:noProof/>
                      <w:lang w:bidi="en-US"/>
                    </w:rPr>
                  </w:rPrChange>
                </w:rPr>
                <w:delText>General Constraints</w:delText>
              </w:r>
              <w:r w:rsidDel="004069B1">
                <w:rPr>
                  <w:noProof/>
                  <w:webHidden/>
                </w:rPr>
                <w:tab/>
                <w:delText>20</w:delText>
              </w:r>
            </w:del>
          </w:ins>
        </w:p>
        <w:p w:rsidR="003A4827" w:rsidDel="004069B1" w:rsidRDefault="003A4827">
          <w:pPr>
            <w:pStyle w:val="TOC2"/>
            <w:tabs>
              <w:tab w:val="right" w:leader="dot" w:pos="9350"/>
            </w:tabs>
            <w:rPr>
              <w:ins w:id="404" w:author="Jerod Hodgkin" w:date="2011-01-18T22:53:00Z"/>
              <w:del w:id="405" w:author="Mike Schenk" w:date="2011-01-19T01:21:00Z"/>
              <w:noProof/>
            </w:rPr>
          </w:pPr>
          <w:ins w:id="406" w:author="Jerod Hodgkin" w:date="2011-01-18T22:53:00Z">
            <w:del w:id="407" w:author="Mike Schenk" w:date="2011-01-19T01:21:00Z">
              <w:r w:rsidRPr="004069B1" w:rsidDel="004069B1">
                <w:rPr>
                  <w:rStyle w:val="Hyperlink"/>
                  <w:rFonts w:eastAsia="Arial"/>
                  <w:noProof/>
                  <w:lang w:bidi="en-US"/>
                  <w:rPrChange w:id="408" w:author="Mike Schenk" w:date="2011-01-19T01:21:00Z">
                    <w:rPr>
                      <w:rStyle w:val="Hyperlink"/>
                      <w:rFonts w:eastAsia="Arial"/>
                      <w:noProof/>
                      <w:lang w:bidi="en-US"/>
                    </w:rPr>
                  </w:rPrChange>
                </w:rPr>
                <w:delText>Architectural Strategies</w:delText>
              </w:r>
              <w:r w:rsidDel="004069B1">
                <w:rPr>
                  <w:noProof/>
                  <w:webHidden/>
                </w:rPr>
                <w:tab/>
                <w:delText>20</w:delText>
              </w:r>
            </w:del>
          </w:ins>
        </w:p>
        <w:p w:rsidR="003A4827" w:rsidDel="004069B1" w:rsidRDefault="003A4827">
          <w:pPr>
            <w:pStyle w:val="TOC1"/>
            <w:tabs>
              <w:tab w:val="right" w:leader="dot" w:pos="9350"/>
            </w:tabs>
            <w:rPr>
              <w:ins w:id="409" w:author="Jerod Hodgkin" w:date="2011-01-18T22:53:00Z"/>
              <w:del w:id="410" w:author="Mike Schenk" w:date="2011-01-19T01:21:00Z"/>
              <w:noProof/>
            </w:rPr>
          </w:pPr>
          <w:ins w:id="411" w:author="Jerod Hodgkin" w:date="2011-01-18T22:53:00Z">
            <w:del w:id="412" w:author="Mike Schenk" w:date="2011-01-19T01:21:00Z">
              <w:r w:rsidRPr="004069B1" w:rsidDel="004069B1">
                <w:rPr>
                  <w:rStyle w:val="Hyperlink"/>
                  <w:rFonts w:eastAsia="Arial"/>
                  <w:noProof/>
                  <w:lang w:bidi="en-US"/>
                  <w:rPrChange w:id="413" w:author="Mike Schenk" w:date="2011-01-19T01:21:00Z">
                    <w:rPr>
                      <w:rStyle w:val="Hyperlink"/>
                      <w:rFonts w:eastAsia="Arial"/>
                      <w:noProof/>
                      <w:lang w:bidi="en-US"/>
                    </w:rPr>
                  </w:rPrChange>
                </w:rPr>
                <w:delText>System Architecture</w:delText>
              </w:r>
              <w:r w:rsidDel="004069B1">
                <w:rPr>
                  <w:noProof/>
                  <w:webHidden/>
                </w:rPr>
                <w:tab/>
                <w:delText>22</w:delText>
              </w:r>
            </w:del>
          </w:ins>
        </w:p>
        <w:p w:rsidR="003A4827" w:rsidDel="004069B1" w:rsidRDefault="003A4827">
          <w:pPr>
            <w:pStyle w:val="TOC2"/>
            <w:tabs>
              <w:tab w:val="right" w:leader="dot" w:pos="9350"/>
            </w:tabs>
            <w:rPr>
              <w:ins w:id="414" w:author="Jerod Hodgkin" w:date="2011-01-18T22:53:00Z"/>
              <w:del w:id="415" w:author="Mike Schenk" w:date="2011-01-19T01:21:00Z"/>
              <w:noProof/>
            </w:rPr>
          </w:pPr>
          <w:ins w:id="416" w:author="Jerod Hodgkin" w:date="2011-01-18T22:53:00Z">
            <w:del w:id="417" w:author="Mike Schenk" w:date="2011-01-19T01:21:00Z">
              <w:r w:rsidRPr="004069B1" w:rsidDel="004069B1">
                <w:rPr>
                  <w:rStyle w:val="Hyperlink"/>
                  <w:rFonts w:eastAsia="Arial"/>
                  <w:noProof/>
                  <w:lang w:bidi="en-US"/>
                  <w:rPrChange w:id="418" w:author="Mike Schenk" w:date="2011-01-19T01:21:00Z">
                    <w:rPr>
                      <w:rStyle w:val="Hyperlink"/>
                      <w:rFonts w:eastAsia="Arial"/>
                      <w:noProof/>
                      <w:lang w:bidi="en-US"/>
                    </w:rPr>
                  </w:rPrChange>
                </w:rPr>
                <w:delText>Use Cases</w:delText>
              </w:r>
              <w:r w:rsidDel="004069B1">
                <w:rPr>
                  <w:noProof/>
                  <w:webHidden/>
                </w:rPr>
                <w:tab/>
                <w:delText>22</w:delText>
              </w:r>
            </w:del>
          </w:ins>
        </w:p>
        <w:p w:rsidR="003A4827" w:rsidDel="004069B1" w:rsidRDefault="003A4827">
          <w:pPr>
            <w:pStyle w:val="TOC2"/>
            <w:tabs>
              <w:tab w:val="right" w:leader="dot" w:pos="9350"/>
            </w:tabs>
            <w:rPr>
              <w:ins w:id="419" w:author="Jerod Hodgkin" w:date="2011-01-18T22:53:00Z"/>
              <w:del w:id="420" w:author="Mike Schenk" w:date="2011-01-19T01:21:00Z"/>
              <w:noProof/>
            </w:rPr>
          </w:pPr>
          <w:ins w:id="421" w:author="Jerod Hodgkin" w:date="2011-01-18T22:53:00Z">
            <w:del w:id="422" w:author="Mike Schenk" w:date="2011-01-19T01:21:00Z">
              <w:r w:rsidRPr="004069B1" w:rsidDel="004069B1">
                <w:rPr>
                  <w:rStyle w:val="Hyperlink"/>
                  <w:rFonts w:eastAsia="Arial"/>
                  <w:bCs/>
                  <w:noProof/>
                  <w:lang w:bidi="en-US"/>
                  <w:rPrChange w:id="423" w:author="Mike Schenk" w:date="2011-01-19T01:21:00Z">
                    <w:rPr>
                      <w:rStyle w:val="Hyperlink"/>
                      <w:rFonts w:eastAsia="Arial"/>
                      <w:bCs/>
                      <w:noProof/>
                      <w:lang w:bidi="en-US"/>
                    </w:rPr>
                  </w:rPrChange>
                </w:rPr>
                <w:delText>Menu Management</w:delText>
              </w:r>
              <w:r w:rsidDel="004069B1">
                <w:rPr>
                  <w:noProof/>
                  <w:webHidden/>
                </w:rPr>
                <w:tab/>
                <w:delText>23</w:delText>
              </w:r>
            </w:del>
          </w:ins>
        </w:p>
        <w:p w:rsidR="003A4827" w:rsidDel="004069B1" w:rsidRDefault="003A4827">
          <w:pPr>
            <w:pStyle w:val="TOC3"/>
            <w:tabs>
              <w:tab w:val="right" w:leader="dot" w:pos="9350"/>
            </w:tabs>
            <w:rPr>
              <w:ins w:id="424" w:author="Jerod Hodgkin" w:date="2011-01-18T22:53:00Z"/>
              <w:del w:id="425" w:author="Mike Schenk" w:date="2011-01-19T01:21:00Z"/>
              <w:noProof/>
            </w:rPr>
          </w:pPr>
          <w:ins w:id="426" w:author="Jerod Hodgkin" w:date="2011-01-18T22:53:00Z">
            <w:del w:id="427" w:author="Mike Schenk" w:date="2011-01-19T01:21:00Z">
              <w:r w:rsidRPr="004069B1" w:rsidDel="004069B1">
                <w:rPr>
                  <w:rStyle w:val="Hyperlink"/>
                  <w:noProof/>
                  <w:lang w:bidi="en-US"/>
                  <w:rPrChange w:id="428" w:author="Mike Schenk" w:date="2011-01-19T01:21:00Z">
                    <w:rPr>
                      <w:rStyle w:val="Hyperlink"/>
                      <w:noProof/>
                      <w:lang w:bidi="en-US"/>
                    </w:rPr>
                  </w:rPrChange>
                </w:rPr>
                <w:delText xml:space="preserve">Create/Update menu </w:delText>
              </w:r>
              <w:r w:rsidRPr="004069B1" w:rsidDel="004069B1">
                <w:rPr>
                  <w:rStyle w:val="Hyperlink"/>
                  <w:rFonts w:eastAsia="Arial"/>
                  <w:bCs/>
                  <w:noProof/>
                  <w:lang w:bidi="en-US"/>
                  <w:rPrChange w:id="429" w:author="Mike Schenk" w:date="2011-01-19T01:21:00Z">
                    <w:rPr>
                      <w:rStyle w:val="Hyperlink"/>
                      <w:rFonts w:eastAsia="Arial"/>
                      <w:bCs/>
                      <w:noProof/>
                      <w:lang w:bidi="en-US"/>
                    </w:rPr>
                  </w:rPrChange>
                </w:rPr>
                <w:delText>– BBQRMS-56</w:delText>
              </w:r>
              <w:r w:rsidDel="004069B1">
                <w:rPr>
                  <w:noProof/>
                  <w:webHidden/>
                </w:rPr>
                <w:tab/>
                <w:delText>23</w:delText>
              </w:r>
            </w:del>
          </w:ins>
        </w:p>
        <w:p w:rsidR="003A4827" w:rsidDel="004069B1" w:rsidRDefault="003A4827">
          <w:pPr>
            <w:pStyle w:val="TOC3"/>
            <w:tabs>
              <w:tab w:val="right" w:leader="dot" w:pos="9350"/>
            </w:tabs>
            <w:rPr>
              <w:ins w:id="430" w:author="Jerod Hodgkin" w:date="2011-01-18T22:53:00Z"/>
              <w:del w:id="431" w:author="Mike Schenk" w:date="2011-01-19T01:21:00Z"/>
              <w:noProof/>
            </w:rPr>
          </w:pPr>
          <w:ins w:id="432" w:author="Jerod Hodgkin" w:date="2011-01-18T22:53:00Z">
            <w:del w:id="433" w:author="Mike Schenk" w:date="2011-01-19T01:21:00Z">
              <w:r w:rsidRPr="004069B1" w:rsidDel="004069B1">
                <w:rPr>
                  <w:rStyle w:val="Hyperlink"/>
                  <w:rFonts w:eastAsia="Arial"/>
                  <w:bCs/>
                  <w:noProof/>
                  <w:lang w:bidi="en-US"/>
                  <w:rPrChange w:id="434" w:author="Mike Schenk" w:date="2011-01-19T01:21:00Z">
                    <w:rPr>
                      <w:rStyle w:val="Hyperlink"/>
                      <w:rFonts w:eastAsia="Arial"/>
                      <w:bCs/>
                      <w:noProof/>
                      <w:lang w:bidi="en-US"/>
                    </w:rPr>
                  </w:rPrChange>
                </w:rPr>
                <w:delText>Create menu item – BBQRMS-31</w:delText>
              </w:r>
              <w:r w:rsidDel="004069B1">
                <w:rPr>
                  <w:noProof/>
                  <w:webHidden/>
                </w:rPr>
                <w:tab/>
                <w:delText>23</w:delText>
              </w:r>
            </w:del>
          </w:ins>
        </w:p>
        <w:p w:rsidR="003A4827" w:rsidDel="004069B1" w:rsidRDefault="003A4827">
          <w:pPr>
            <w:pStyle w:val="TOC2"/>
            <w:tabs>
              <w:tab w:val="right" w:leader="dot" w:pos="9350"/>
            </w:tabs>
            <w:rPr>
              <w:ins w:id="435" w:author="Jerod Hodgkin" w:date="2011-01-18T22:53:00Z"/>
              <w:del w:id="436" w:author="Mike Schenk" w:date="2011-01-19T01:21:00Z"/>
              <w:noProof/>
            </w:rPr>
          </w:pPr>
          <w:ins w:id="437" w:author="Jerod Hodgkin" w:date="2011-01-18T22:53:00Z">
            <w:del w:id="438" w:author="Mike Schenk" w:date="2011-01-19T01:21:00Z">
              <w:r w:rsidRPr="004069B1" w:rsidDel="004069B1">
                <w:rPr>
                  <w:rStyle w:val="Hyperlink"/>
                  <w:rFonts w:eastAsia="Arial"/>
                  <w:bCs/>
                  <w:noProof/>
                  <w:lang w:bidi="en-US"/>
                  <w:rPrChange w:id="439" w:author="Mike Schenk" w:date="2011-01-19T01:21:00Z">
                    <w:rPr>
                      <w:rStyle w:val="Hyperlink"/>
                      <w:rFonts w:eastAsia="Arial"/>
                      <w:bCs/>
                      <w:noProof/>
                      <w:lang w:bidi="en-US"/>
                    </w:rPr>
                  </w:rPrChange>
                </w:rPr>
                <w:delText>Inventory Management</w:delText>
              </w:r>
              <w:r w:rsidDel="004069B1">
                <w:rPr>
                  <w:noProof/>
                  <w:webHidden/>
                </w:rPr>
                <w:tab/>
                <w:delText>25</w:delText>
              </w:r>
            </w:del>
          </w:ins>
        </w:p>
        <w:p w:rsidR="003A4827" w:rsidDel="004069B1" w:rsidRDefault="003A4827">
          <w:pPr>
            <w:pStyle w:val="TOC3"/>
            <w:tabs>
              <w:tab w:val="right" w:leader="dot" w:pos="9350"/>
            </w:tabs>
            <w:rPr>
              <w:ins w:id="440" w:author="Jerod Hodgkin" w:date="2011-01-18T22:53:00Z"/>
              <w:del w:id="441" w:author="Mike Schenk" w:date="2011-01-19T01:21:00Z"/>
              <w:noProof/>
            </w:rPr>
          </w:pPr>
          <w:ins w:id="442" w:author="Jerod Hodgkin" w:date="2011-01-18T22:53:00Z">
            <w:del w:id="443" w:author="Mike Schenk" w:date="2011-01-19T01:21:00Z">
              <w:r w:rsidRPr="004069B1" w:rsidDel="004069B1">
                <w:rPr>
                  <w:rStyle w:val="Hyperlink"/>
                  <w:rFonts w:eastAsia="Arial"/>
                  <w:bCs/>
                  <w:noProof/>
                  <w:lang w:bidi="en-US"/>
                  <w:rPrChange w:id="444" w:author="Mike Schenk" w:date="2011-01-19T01:21:00Z">
                    <w:rPr>
                      <w:rStyle w:val="Hyperlink"/>
                      <w:rFonts w:eastAsia="Arial"/>
                      <w:bCs/>
                      <w:noProof/>
                      <w:lang w:bidi="en-US"/>
                    </w:rPr>
                  </w:rPrChange>
                </w:rPr>
                <w:delText>Add Supplier – BBQRMS-17</w:delText>
              </w:r>
              <w:r w:rsidDel="004069B1">
                <w:rPr>
                  <w:noProof/>
                  <w:webHidden/>
                </w:rPr>
                <w:tab/>
                <w:delText>25</w:delText>
              </w:r>
            </w:del>
          </w:ins>
        </w:p>
        <w:p w:rsidR="003A4827" w:rsidDel="004069B1" w:rsidRDefault="003A4827">
          <w:pPr>
            <w:pStyle w:val="TOC3"/>
            <w:tabs>
              <w:tab w:val="right" w:leader="dot" w:pos="9350"/>
            </w:tabs>
            <w:rPr>
              <w:ins w:id="445" w:author="Jerod Hodgkin" w:date="2011-01-18T22:53:00Z"/>
              <w:del w:id="446" w:author="Mike Schenk" w:date="2011-01-19T01:21:00Z"/>
              <w:noProof/>
            </w:rPr>
          </w:pPr>
          <w:ins w:id="447" w:author="Jerod Hodgkin" w:date="2011-01-18T22:53:00Z">
            <w:del w:id="448" w:author="Mike Schenk" w:date="2011-01-19T01:21:00Z">
              <w:r w:rsidRPr="004069B1" w:rsidDel="004069B1">
                <w:rPr>
                  <w:rStyle w:val="Hyperlink"/>
                  <w:rFonts w:eastAsia="Arial"/>
                  <w:bCs/>
                  <w:noProof/>
                  <w:lang w:bidi="en-US"/>
                  <w:rPrChange w:id="449" w:author="Mike Schenk" w:date="2011-01-19T01:21:00Z">
                    <w:rPr>
                      <w:rStyle w:val="Hyperlink"/>
                      <w:rFonts w:eastAsia="Arial"/>
                      <w:bCs/>
                      <w:noProof/>
                      <w:lang w:bidi="en-US"/>
                    </w:rPr>
                  </w:rPrChange>
                </w:rPr>
                <w:delText>Receive an Inventory Order – BBQRMS-18</w:delText>
              </w:r>
              <w:r w:rsidDel="004069B1">
                <w:rPr>
                  <w:noProof/>
                  <w:webHidden/>
                </w:rPr>
                <w:tab/>
                <w:delText>25</w:delText>
              </w:r>
            </w:del>
          </w:ins>
        </w:p>
        <w:p w:rsidR="003A4827" w:rsidDel="004069B1" w:rsidRDefault="003A4827">
          <w:pPr>
            <w:pStyle w:val="TOC3"/>
            <w:tabs>
              <w:tab w:val="right" w:leader="dot" w:pos="9350"/>
            </w:tabs>
            <w:rPr>
              <w:ins w:id="450" w:author="Jerod Hodgkin" w:date="2011-01-18T22:53:00Z"/>
              <w:del w:id="451" w:author="Mike Schenk" w:date="2011-01-19T01:21:00Z"/>
              <w:noProof/>
            </w:rPr>
          </w:pPr>
          <w:ins w:id="452" w:author="Jerod Hodgkin" w:date="2011-01-18T22:53:00Z">
            <w:del w:id="453" w:author="Mike Schenk" w:date="2011-01-19T01:21:00Z">
              <w:r w:rsidRPr="004069B1" w:rsidDel="004069B1">
                <w:rPr>
                  <w:rStyle w:val="Hyperlink"/>
                  <w:rFonts w:eastAsia="Arial"/>
                  <w:bCs/>
                  <w:noProof/>
                  <w:lang w:bidi="en-US"/>
                  <w:rPrChange w:id="454" w:author="Mike Schenk" w:date="2011-01-19T01:21:00Z">
                    <w:rPr>
                      <w:rStyle w:val="Hyperlink"/>
                      <w:rFonts w:eastAsia="Arial"/>
                      <w:bCs/>
                      <w:noProof/>
                      <w:lang w:bidi="en-US"/>
                    </w:rPr>
                  </w:rPrChange>
                </w:rPr>
                <w:delText>Reconcile Inventory – BBQRMS-19</w:delText>
              </w:r>
              <w:r w:rsidDel="004069B1">
                <w:rPr>
                  <w:noProof/>
                  <w:webHidden/>
                </w:rPr>
                <w:tab/>
                <w:delText>26</w:delText>
              </w:r>
            </w:del>
          </w:ins>
        </w:p>
        <w:p w:rsidR="003A4827" w:rsidDel="004069B1" w:rsidRDefault="003A4827">
          <w:pPr>
            <w:pStyle w:val="TOC3"/>
            <w:tabs>
              <w:tab w:val="right" w:leader="dot" w:pos="9350"/>
            </w:tabs>
            <w:rPr>
              <w:ins w:id="455" w:author="Jerod Hodgkin" w:date="2011-01-18T22:53:00Z"/>
              <w:del w:id="456" w:author="Mike Schenk" w:date="2011-01-19T01:21:00Z"/>
              <w:noProof/>
            </w:rPr>
          </w:pPr>
          <w:ins w:id="457" w:author="Jerod Hodgkin" w:date="2011-01-18T22:53:00Z">
            <w:del w:id="458" w:author="Mike Schenk" w:date="2011-01-19T01:21:00Z">
              <w:r w:rsidRPr="004069B1" w:rsidDel="004069B1">
                <w:rPr>
                  <w:rStyle w:val="Hyperlink"/>
                  <w:rFonts w:eastAsia="Arial"/>
                  <w:bCs/>
                  <w:noProof/>
                  <w:lang w:bidi="en-US"/>
                  <w:rPrChange w:id="459" w:author="Mike Schenk" w:date="2011-01-19T01:21:00Z">
                    <w:rPr>
                      <w:rStyle w:val="Hyperlink"/>
                      <w:rFonts w:eastAsia="Arial"/>
                      <w:bCs/>
                      <w:noProof/>
                      <w:lang w:bidi="en-US"/>
                    </w:rPr>
                  </w:rPrChange>
                </w:rPr>
                <w:delText>Place an Inventory Order – BBQRMS-57</w:delText>
              </w:r>
              <w:r w:rsidDel="004069B1">
                <w:rPr>
                  <w:noProof/>
                  <w:webHidden/>
                </w:rPr>
                <w:tab/>
                <w:delText>27</w:delText>
              </w:r>
            </w:del>
          </w:ins>
        </w:p>
        <w:p w:rsidR="003A4827" w:rsidDel="004069B1" w:rsidRDefault="003A4827">
          <w:pPr>
            <w:pStyle w:val="TOC2"/>
            <w:tabs>
              <w:tab w:val="right" w:leader="dot" w:pos="9350"/>
            </w:tabs>
            <w:rPr>
              <w:ins w:id="460" w:author="Jerod Hodgkin" w:date="2011-01-18T22:53:00Z"/>
              <w:del w:id="461" w:author="Mike Schenk" w:date="2011-01-19T01:21:00Z"/>
              <w:noProof/>
            </w:rPr>
          </w:pPr>
          <w:ins w:id="462" w:author="Jerod Hodgkin" w:date="2011-01-18T22:53:00Z">
            <w:del w:id="463" w:author="Mike Schenk" w:date="2011-01-19T01:21:00Z">
              <w:r w:rsidRPr="004069B1" w:rsidDel="004069B1">
                <w:rPr>
                  <w:rStyle w:val="Hyperlink"/>
                  <w:rFonts w:eastAsia="Arial"/>
                  <w:bCs/>
                  <w:noProof/>
                  <w:lang w:bidi="en-US"/>
                  <w:rPrChange w:id="464" w:author="Mike Schenk" w:date="2011-01-19T01:21:00Z">
                    <w:rPr>
                      <w:rStyle w:val="Hyperlink"/>
                      <w:rFonts w:eastAsia="Arial"/>
                      <w:bCs/>
                      <w:noProof/>
                      <w:lang w:bidi="en-US"/>
                    </w:rPr>
                  </w:rPrChange>
                </w:rPr>
                <w:delText>Cooks interface</w:delText>
              </w:r>
              <w:r w:rsidDel="004069B1">
                <w:rPr>
                  <w:noProof/>
                  <w:webHidden/>
                </w:rPr>
                <w:tab/>
                <w:delText>28</w:delText>
              </w:r>
            </w:del>
          </w:ins>
        </w:p>
        <w:p w:rsidR="003A4827" w:rsidDel="004069B1" w:rsidRDefault="003A4827">
          <w:pPr>
            <w:pStyle w:val="TOC3"/>
            <w:tabs>
              <w:tab w:val="right" w:leader="dot" w:pos="9350"/>
            </w:tabs>
            <w:rPr>
              <w:ins w:id="465" w:author="Jerod Hodgkin" w:date="2011-01-18T22:53:00Z"/>
              <w:del w:id="466" w:author="Mike Schenk" w:date="2011-01-19T01:21:00Z"/>
              <w:noProof/>
            </w:rPr>
          </w:pPr>
          <w:ins w:id="467" w:author="Jerod Hodgkin" w:date="2011-01-18T22:53:00Z">
            <w:del w:id="468" w:author="Mike Schenk" w:date="2011-01-19T01:21:00Z">
              <w:r w:rsidRPr="004069B1" w:rsidDel="004069B1">
                <w:rPr>
                  <w:rStyle w:val="Hyperlink"/>
                  <w:rFonts w:eastAsia="Arial"/>
                  <w:bCs/>
                  <w:noProof/>
                  <w:lang w:bidi="en-US"/>
                  <w:rPrChange w:id="469" w:author="Mike Schenk" w:date="2011-01-19T01:21:00Z">
                    <w:rPr>
                      <w:rStyle w:val="Hyperlink"/>
                      <w:rFonts w:eastAsia="Arial"/>
                      <w:bCs/>
                      <w:noProof/>
                      <w:lang w:bidi="en-US"/>
                    </w:rPr>
                  </w:rPrChange>
                </w:rPr>
                <w:delText>Complete a customer order – BBQRMS-32</w:delText>
              </w:r>
              <w:r w:rsidDel="004069B1">
                <w:rPr>
                  <w:noProof/>
                  <w:webHidden/>
                </w:rPr>
                <w:tab/>
                <w:delText>28</w:delText>
              </w:r>
            </w:del>
          </w:ins>
        </w:p>
        <w:p w:rsidR="003A4827" w:rsidDel="004069B1" w:rsidRDefault="003A4827">
          <w:pPr>
            <w:pStyle w:val="TOC2"/>
            <w:tabs>
              <w:tab w:val="right" w:leader="dot" w:pos="9350"/>
            </w:tabs>
            <w:rPr>
              <w:ins w:id="470" w:author="Jerod Hodgkin" w:date="2011-01-18T22:53:00Z"/>
              <w:del w:id="471" w:author="Mike Schenk" w:date="2011-01-19T01:21:00Z"/>
              <w:noProof/>
            </w:rPr>
          </w:pPr>
          <w:ins w:id="472" w:author="Jerod Hodgkin" w:date="2011-01-18T22:53:00Z">
            <w:del w:id="473" w:author="Mike Schenk" w:date="2011-01-19T01:21:00Z">
              <w:r w:rsidRPr="004069B1" w:rsidDel="004069B1">
                <w:rPr>
                  <w:rStyle w:val="Hyperlink"/>
                  <w:rFonts w:eastAsia="Arial"/>
                  <w:bCs/>
                  <w:noProof/>
                  <w:lang w:bidi="en-US"/>
                  <w:rPrChange w:id="474" w:author="Mike Schenk" w:date="2011-01-19T01:21:00Z">
                    <w:rPr>
                      <w:rStyle w:val="Hyperlink"/>
                      <w:rFonts w:eastAsia="Arial"/>
                      <w:bCs/>
                      <w:noProof/>
                      <w:lang w:bidi="en-US"/>
                    </w:rPr>
                  </w:rPrChange>
                </w:rPr>
                <w:delText>Customer Order Entry Subsystem</w:delText>
              </w:r>
              <w:r w:rsidDel="004069B1">
                <w:rPr>
                  <w:noProof/>
                  <w:webHidden/>
                </w:rPr>
                <w:tab/>
                <w:delText>29</w:delText>
              </w:r>
            </w:del>
          </w:ins>
        </w:p>
        <w:p w:rsidR="003A4827" w:rsidDel="004069B1" w:rsidRDefault="003A4827">
          <w:pPr>
            <w:pStyle w:val="TOC3"/>
            <w:tabs>
              <w:tab w:val="right" w:leader="dot" w:pos="9350"/>
            </w:tabs>
            <w:rPr>
              <w:ins w:id="475" w:author="Jerod Hodgkin" w:date="2011-01-18T22:53:00Z"/>
              <w:del w:id="476" w:author="Mike Schenk" w:date="2011-01-19T01:21:00Z"/>
              <w:noProof/>
            </w:rPr>
          </w:pPr>
          <w:ins w:id="477" w:author="Jerod Hodgkin" w:date="2011-01-18T22:53:00Z">
            <w:del w:id="478" w:author="Mike Schenk" w:date="2011-01-19T01:21:00Z">
              <w:r w:rsidRPr="004069B1" w:rsidDel="004069B1">
                <w:rPr>
                  <w:rStyle w:val="Hyperlink"/>
                  <w:rFonts w:eastAsia="Arial"/>
                  <w:bCs/>
                  <w:noProof/>
                  <w:lang w:bidi="en-US"/>
                  <w:rPrChange w:id="479" w:author="Mike Schenk" w:date="2011-01-19T01:21:00Z">
                    <w:rPr>
                      <w:rStyle w:val="Hyperlink"/>
                      <w:rFonts w:eastAsia="Arial"/>
                      <w:bCs/>
                      <w:noProof/>
                      <w:lang w:bidi="en-US"/>
                    </w:rPr>
                  </w:rPrChange>
                </w:rPr>
                <w:delText>Place and save customer order without taking payment – BBQRMS-33</w:delText>
              </w:r>
              <w:r w:rsidDel="004069B1">
                <w:rPr>
                  <w:noProof/>
                  <w:webHidden/>
                </w:rPr>
                <w:tab/>
                <w:delText>29</w:delText>
              </w:r>
            </w:del>
          </w:ins>
        </w:p>
        <w:p w:rsidR="003A4827" w:rsidDel="004069B1" w:rsidRDefault="003A4827">
          <w:pPr>
            <w:pStyle w:val="TOC3"/>
            <w:tabs>
              <w:tab w:val="right" w:leader="dot" w:pos="9350"/>
            </w:tabs>
            <w:rPr>
              <w:ins w:id="480" w:author="Jerod Hodgkin" w:date="2011-01-18T22:53:00Z"/>
              <w:del w:id="481" w:author="Mike Schenk" w:date="2011-01-19T01:21:00Z"/>
              <w:noProof/>
            </w:rPr>
          </w:pPr>
          <w:ins w:id="482" w:author="Jerod Hodgkin" w:date="2011-01-18T22:53:00Z">
            <w:del w:id="483" w:author="Mike Schenk" w:date="2011-01-19T01:21:00Z">
              <w:r w:rsidRPr="004069B1" w:rsidDel="004069B1">
                <w:rPr>
                  <w:rStyle w:val="Hyperlink"/>
                  <w:rFonts w:eastAsia="Arial"/>
                  <w:noProof/>
                  <w:lang w:bidi="en-US"/>
                  <w:rPrChange w:id="484" w:author="Mike Schenk" w:date="2011-01-19T01:21:00Z">
                    <w:rPr>
                      <w:rStyle w:val="Hyperlink"/>
                      <w:rFonts w:eastAsia="Arial"/>
                      <w:noProof/>
                      <w:lang w:bidi="en-US"/>
                    </w:rPr>
                  </w:rPrChange>
                </w:rPr>
                <w:delText>Take a customer order and accept payment – BBQRMS-35</w:delText>
              </w:r>
              <w:r w:rsidDel="004069B1">
                <w:rPr>
                  <w:noProof/>
                  <w:webHidden/>
                </w:rPr>
                <w:tab/>
                <w:delText>29</w:delText>
              </w:r>
            </w:del>
          </w:ins>
        </w:p>
        <w:p w:rsidR="003A4827" w:rsidDel="004069B1" w:rsidRDefault="003A4827">
          <w:pPr>
            <w:pStyle w:val="TOC3"/>
            <w:tabs>
              <w:tab w:val="right" w:leader="dot" w:pos="9350"/>
            </w:tabs>
            <w:rPr>
              <w:ins w:id="485" w:author="Jerod Hodgkin" w:date="2011-01-18T22:53:00Z"/>
              <w:del w:id="486" w:author="Mike Schenk" w:date="2011-01-19T01:21:00Z"/>
              <w:noProof/>
            </w:rPr>
          </w:pPr>
          <w:ins w:id="487" w:author="Jerod Hodgkin" w:date="2011-01-18T22:53:00Z">
            <w:del w:id="488" w:author="Mike Schenk" w:date="2011-01-19T01:21:00Z">
              <w:r w:rsidRPr="004069B1" w:rsidDel="004069B1">
                <w:rPr>
                  <w:rStyle w:val="Hyperlink"/>
                  <w:rFonts w:eastAsia="Arial"/>
                  <w:bCs/>
                  <w:noProof/>
                  <w:lang w:bidi="en-US"/>
                  <w:rPrChange w:id="489" w:author="Mike Schenk" w:date="2011-01-19T01:21:00Z">
                    <w:rPr>
                      <w:rStyle w:val="Hyperlink"/>
                      <w:rFonts w:eastAsia="Arial"/>
                      <w:bCs/>
                      <w:noProof/>
                      <w:lang w:bidi="en-US"/>
                    </w:rPr>
                  </w:rPrChange>
                </w:rPr>
                <w:delText>Recall and modify saved customer order – BBQRMS-37</w:delText>
              </w:r>
              <w:r w:rsidDel="004069B1">
                <w:rPr>
                  <w:noProof/>
                  <w:webHidden/>
                </w:rPr>
                <w:tab/>
                <w:delText>30</w:delText>
              </w:r>
            </w:del>
          </w:ins>
        </w:p>
        <w:p w:rsidR="003A4827" w:rsidDel="004069B1" w:rsidRDefault="003A4827">
          <w:pPr>
            <w:pStyle w:val="TOC2"/>
            <w:tabs>
              <w:tab w:val="right" w:leader="dot" w:pos="9350"/>
            </w:tabs>
            <w:rPr>
              <w:ins w:id="490" w:author="Jerod Hodgkin" w:date="2011-01-18T22:53:00Z"/>
              <w:del w:id="491" w:author="Mike Schenk" w:date="2011-01-19T01:21:00Z"/>
              <w:noProof/>
            </w:rPr>
          </w:pPr>
          <w:ins w:id="492" w:author="Jerod Hodgkin" w:date="2011-01-18T22:53:00Z">
            <w:del w:id="493" w:author="Mike Schenk" w:date="2011-01-19T01:21:00Z">
              <w:r w:rsidRPr="004069B1" w:rsidDel="004069B1">
                <w:rPr>
                  <w:rStyle w:val="Hyperlink"/>
                  <w:rFonts w:eastAsia="Arial"/>
                  <w:noProof/>
                  <w:lang w:bidi="en-US"/>
                  <w:rPrChange w:id="494" w:author="Mike Schenk" w:date="2011-01-19T01:21:00Z">
                    <w:rPr>
                      <w:rStyle w:val="Hyperlink"/>
                      <w:rFonts w:eastAsia="Arial"/>
                      <w:noProof/>
                      <w:lang w:bidi="en-US"/>
                    </w:rPr>
                  </w:rPrChange>
                </w:rPr>
                <w:delText>Cashiering Subsystem</w:delText>
              </w:r>
              <w:r w:rsidDel="004069B1">
                <w:rPr>
                  <w:noProof/>
                  <w:webHidden/>
                </w:rPr>
                <w:tab/>
                <w:delText>32</w:delText>
              </w:r>
            </w:del>
          </w:ins>
        </w:p>
        <w:p w:rsidR="003A4827" w:rsidDel="004069B1" w:rsidRDefault="003A4827">
          <w:pPr>
            <w:pStyle w:val="TOC3"/>
            <w:tabs>
              <w:tab w:val="right" w:leader="dot" w:pos="9350"/>
            </w:tabs>
            <w:rPr>
              <w:ins w:id="495" w:author="Jerod Hodgkin" w:date="2011-01-18T22:53:00Z"/>
              <w:del w:id="496" w:author="Mike Schenk" w:date="2011-01-19T01:21:00Z"/>
              <w:noProof/>
            </w:rPr>
          </w:pPr>
          <w:ins w:id="497" w:author="Jerod Hodgkin" w:date="2011-01-18T22:53:00Z">
            <w:del w:id="498" w:author="Mike Schenk" w:date="2011-01-19T01:21:00Z">
              <w:r w:rsidRPr="004069B1" w:rsidDel="004069B1">
                <w:rPr>
                  <w:rStyle w:val="Hyperlink"/>
                  <w:rFonts w:eastAsia="Arial"/>
                  <w:bCs/>
                  <w:noProof/>
                  <w:lang w:bidi="en-US"/>
                  <w:rPrChange w:id="499" w:author="Mike Schenk" w:date="2011-01-19T01:21:00Z">
                    <w:rPr>
                      <w:rStyle w:val="Hyperlink"/>
                      <w:rFonts w:eastAsia="Arial"/>
                      <w:bCs/>
                      <w:noProof/>
                      <w:lang w:bidi="en-US"/>
                    </w:rPr>
                  </w:rPrChange>
                </w:rPr>
                <w:delText>Split a check – BBQRMS-34</w:delText>
              </w:r>
              <w:r w:rsidDel="004069B1">
                <w:rPr>
                  <w:noProof/>
                  <w:webHidden/>
                </w:rPr>
                <w:tab/>
                <w:delText>32</w:delText>
              </w:r>
            </w:del>
          </w:ins>
        </w:p>
        <w:p w:rsidR="003A4827" w:rsidDel="004069B1" w:rsidRDefault="003A4827">
          <w:pPr>
            <w:pStyle w:val="TOC3"/>
            <w:tabs>
              <w:tab w:val="right" w:leader="dot" w:pos="9350"/>
            </w:tabs>
            <w:rPr>
              <w:ins w:id="500" w:author="Jerod Hodgkin" w:date="2011-01-18T22:53:00Z"/>
              <w:del w:id="501" w:author="Mike Schenk" w:date="2011-01-19T01:21:00Z"/>
              <w:noProof/>
            </w:rPr>
          </w:pPr>
          <w:ins w:id="502" w:author="Jerod Hodgkin" w:date="2011-01-18T22:53:00Z">
            <w:del w:id="503" w:author="Mike Schenk" w:date="2011-01-19T01:21:00Z">
              <w:r w:rsidRPr="004069B1" w:rsidDel="004069B1">
                <w:rPr>
                  <w:rStyle w:val="Hyperlink"/>
                  <w:rFonts w:eastAsia="Arial"/>
                  <w:bCs/>
                  <w:noProof/>
                  <w:lang w:bidi="en-US"/>
                  <w:rPrChange w:id="504" w:author="Mike Schenk" w:date="2011-01-19T01:21:00Z">
                    <w:rPr>
                      <w:rStyle w:val="Hyperlink"/>
                      <w:rFonts w:eastAsia="Arial"/>
                      <w:bCs/>
                      <w:noProof/>
                      <w:lang w:bidi="en-US"/>
                    </w:rPr>
                  </w:rPrChange>
                </w:rPr>
                <w:delText>Accept payment for saved customer order – BBQRMS-36</w:delText>
              </w:r>
              <w:r w:rsidDel="004069B1">
                <w:rPr>
                  <w:noProof/>
                  <w:webHidden/>
                </w:rPr>
                <w:tab/>
                <w:delText>32</w:delText>
              </w:r>
            </w:del>
          </w:ins>
        </w:p>
        <w:p w:rsidR="003A4827" w:rsidDel="004069B1" w:rsidRDefault="003A4827">
          <w:pPr>
            <w:pStyle w:val="TOC3"/>
            <w:tabs>
              <w:tab w:val="right" w:leader="dot" w:pos="9350"/>
            </w:tabs>
            <w:rPr>
              <w:ins w:id="505" w:author="Jerod Hodgkin" w:date="2011-01-18T22:53:00Z"/>
              <w:del w:id="506" w:author="Mike Schenk" w:date="2011-01-19T01:21:00Z"/>
              <w:noProof/>
            </w:rPr>
          </w:pPr>
          <w:ins w:id="507" w:author="Jerod Hodgkin" w:date="2011-01-18T22:53:00Z">
            <w:del w:id="508" w:author="Mike Schenk" w:date="2011-01-19T01:21:00Z">
              <w:r w:rsidRPr="004069B1" w:rsidDel="004069B1">
                <w:rPr>
                  <w:rStyle w:val="Hyperlink"/>
                  <w:rFonts w:eastAsia="Arial"/>
                  <w:bCs/>
                  <w:noProof/>
                  <w:lang w:bidi="en-US"/>
                  <w:rPrChange w:id="509" w:author="Mike Schenk" w:date="2011-01-19T01:21:00Z">
                    <w:rPr>
                      <w:rStyle w:val="Hyperlink"/>
                      <w:rFonts w:eastAsia="Arial"/>
                      <w:bCs/>
                      <w:noProof/>
                      <w:lang w:bidi="en-US"/>
                    </w:rPr>
                  </w:rPrChange>
                </w:rPr>
                <w:delText>Take multiple payments for a customer order – BBQRMS-38</w:delText>
              </w:r>
              <w:r w:rsidDel="004069B1">
                <w:rPr>
                  <w:noProof/>
                  <w:webHidden/>
                </w:rPr>
                <w:tab/>
                <w:delText>33</w:delText>
              </w:r>
            </w:del>
          </w:ins>
        </w:p>
        <w:p w:rsidR="003A4827" w:rsidDel="004069B1" w:rsidRDefault="003A4827">
          <w:pPr>
            <w:pStyle w:val="TOC3"/>
            <w:tabs>
              <w:tab w:val="right" w:leader="dot" w:pos="9350"/>
            </w:tabs>
            <w:rPr>
              <w:ins w:id="510" w:author="Jerod Hodgkin" w:date="2011-01-18T22:53:00Z"/>
              <w:del w:id="511" w:author="Mike Schenk" w:date="2011-01-19T01:21:00Z"/>
              <w:noProof/>
            </w:rPr>
          </w:pPr>
          <w:ins w:id="512" w:author="Jerod Hodgkin" w:date="2011-01-18T22:53:00Z">
            <w:del w:id="513" w:author="Mike Schenk" w:date="2011-01-19T01:21:00Z">
              <w:r w:rsidRPr="004069B1" w:rsidDel="004069B1">
                <w:rPr>
                  <w:rStyle w:val="Hyperlink"/>
                  <w:rFonts w:eastAsia="Arial"/>
                  <w:noProof/>
                  <w:lang w:bidi="en-US"/>
                  <w:rPrChange w:id="514" w:author="Mike Schenk" w:date="2011-01-19T01:21:00Z">
                    <w:rPr>
                      <w:rStyle w:val="Hyperlink"/>
                      <w:rFonts w:eastAsia="Arial"/>
                      <w:noProof/>
                      <w:lang w:bidi="en-US"/>
                    </w:rPr>
                  </w:rPrChange>
                </w:rPr>
                <w:delText>Process Credit Card – BBQRMS-53 (INCOMPLETE)</w:delText>
              </w:r>
              <w:r w:rsidDel="004069B1">
                <w:rPr>
                  <w:noProof/>
                  <w:webHidden/>
                </w:rPr>
                <w:tab/>
                <w:delText>33</w:delText>
              </w:r>
            </w:del>
          </w:ins>
        </w:p>
        <w:p w:rsidR="003A4827" w:rsidDel="004069B1" w:rsidRDefault="003A4827">
          <w:pPr>
            <w:pStyle w:val="TOC3"/>
            <w:tabs>
              <w:tab w:val="right" w:leader="dot" w:pos="9350"/>
            </w:tabs>
            <w:rPr>
              <w:ins w:id="515" w:author="Jerod Hodgkin" w:date="2011-01-18T22:53:00Z"/>
              <w:del w:id="516" w:author="Mike Schenk" w:date="2011-01-19T01:21:00Z"/>
              <w:noProof/>
            </w:rPr>
          </w:pPr>
          <w:ins w:id="517" w:author="Jerod Hodgkin" w:date="2011-01-18T22:53:00Z">
            <w:del w:id="518" w:author="Mike Schenk" w:date="2011-01-19T01:21:00Z">
              <w:r w:rsidRPr="004069B1" w:rsidDel="004069B1">
                <w:rPr>
                  <w:rStyle w:val="Hyperlink"/>
                  <w:rFonts w:eastAsia="Arial"/>
                  <w:noProof/>
                  <w:lang w:bidi="en-US"/>
                  <w:rPrChange w:id="519" w:author="Mike Schenk" w:date="2011-01-19T01:21:00Z">
                    <w:rPr>
                      <w:rStyle w:val="Hyperlink"/>
                      <w:rFonts w:eastAsia="Arial"/>
                      <w:noProof/>
                      <w:lang w:bidi="en-US"/>
                    </w:rPr>
                  </w:rPrChange>
                </w:rPr>
                <w:delText>Print Receipt – BBQRMS-48 (INCOMPLETE)</w:delText>
              </w:r>
              <w:r w:rsidDel="004069B1">
                <w:rPr>
                  <w:noProof/>
                  <w:webHidden/>
                </w:rPr>
                <w:tab/>
                <w:delText>34</w:delText>
              </w:r>
            </w:del>
          </w:ins>
        </w:p>
        <w:p w:rsidR="003A4827" w:rsidDel="004069B1" w:rsidRDefault="003A4827">
          <w:pPr>
            <w:pStyle w:val="TOC3"/>
            <w:tabs>
              <w:tab w:val="right" w:leader="dot" w:pos="9350"/>
            </w:tabs>
            <w:rPr>
              <w:ins w:id="520" w:author="Jerod Hodgkin" w:date="2011-01-18T22:53:00Z"/>
              <w:del w:id="521" w:author="Mike Schenk" w:date="2011-01-19T01:21:00Z"/>
              <w:noProof/>
            </w:rPr>
          </w:pPr>
          <w:ins w:id="522" w:author="Jerod Hodgkin" w:date="2011-01-18T22:53:00Z">
            <w:del w:id="523" w:author="Mike Schenk" w:date="2011-01-19T01:21:00Z">
              <w:r w:rsidRPr="004069B1" w:rsidDel="004069B1">
                <w:rPr>
                  <w:rStyle w:val="Hyperlink"/>
                  <w:rFonts w:eastAsia="Arial"/>
                  <w:noProof/>
                  <w:lang w:bidi="en-US"/>
                  <w:rPrChange w:id="524" w:author="Mike Schenk" w:date="2011-01-19T01:21:00Z">
                    <w:rPr>
                      <w:rStyle w:val="Hyperlink"/>
                      <w:rFonts w:eastAsia="Arial"/>
                      <w:noProof/>
                      <w:lang w:bidi="en-US"/>
                    </w:rPr>
                  </w:rPrChange>
                </w:rPr>
                <w:delText>Open Cash Drawer – BBQRMS-52 (INCOMPLETE)</w:delText>
              </w:r>
              <w:r w:rsidDel="004069B1">
                <w:rPr>
                  <w:noProof/>
                  <w:webHidden/>
                </w:rPr>
                <w:tab/>
                <w:delText>34</w:delText>
              </w:r>
            </w:del>
          </w:ins>
        </w:p>
        <w:p w:rsidR="003A4827" w:rsidDel="004069B1" w:rsidRDefault="003A4827">
          <w:pPr>
            <w:pStyle w:val="TOC2"/>
            <w:tabs>
              <w:tab w:val="right" w:leader="dot" w:pos="9350"/>
            </w:tabs>
            <w:rPr>
              <w:ins w:id="525" w:author="Jerod Hodgkin" w:date="2011-01-18T22:53:00Z"/>
              <w:del w:id="526" w:author="Mike Schenk" w:date="2011-01-19T01:21:00Z"/>
              <w:noProof/>
            </w:rPr>
          </w:pPr>
          <w:ins w:id="527" w:author="Jerod Hodgkin" w:date="2011-01-18T22:53:00Z">
            <w:del w:id="528" w:author="Mike Schenk" w:date="2011-01-19T01:21:00Z">
              <w:r w:rsidRPr="004069B1" w:rsidDel="004069B1">
                <w:rPr>
                  <w:rStyle w:val="Hyperlink"/>
                  <w:rFonts w:eastAsia="Arial"/>
                  <w:noProof/>
                  <w:lang w:bidi="en-US"/>
                  <w:rPrChange w:id="529" w:author="Mike Schenk" w:date="2011-01-19T01:21:00Z">
                    <w:rPr>
                      <w:rStyle w:val="Hyperlink"/>
                      <w:rFonts w:eastAsia="Arial"/>
                      <w:noProof/>
                      <w:lang w:bidi="en-US"/>
                    </w:rPr>
                  </w:rPrChange>
                </w:rPr>
                <w:delText>Admin Functions</w:delText>
              </w:r>
              <w:r w:rsidDel="004069B1">
                <w:rPr>
                  <w:noProof/>
                  <w:webHidden/>
                </w:rPr>
                <w:tab/>
                <w:delText>35</w:delText>
              </w:r>
            </w:del>
          </w:ins>
        </w:p>
        <w:p w:rsidR="003A4827" w:rsidDel="004069B1" w:rsidRDefault="003A4827">
          <w:pPr>
            <w:pStyle w:val="TOC3"/>
            <w:tabs>
              <w:tab w:val="right" w:leader="dot" w:pos="9350"/>
            </w:tabs>
            <w:rPr>
              <w:ins w:id="530" w:author="Jerod Hodgkin" w:date="2011-01-18T22:53:00Z"/>
              <w:del w:id="531" w:author="Mike Schenk" w:date="2011-01-19T01:21:00Z"/>
              <w:noProof/>
            </w:rPr>
          </w:pPr>
          <w:ins w:id="532" w:author="Jerod Hodgkin" w:date="2011-01-18T22:53:00Z">
            <w:del w:id="533" w:author="Mike Schenk" w:date="2011-01-19T01:21:00Z">
              <w:r w:rsidRPr="004069B1" w:rsidDel="004069B1">
                <w:rPr>
                  <w:rStyle w:val="Hyperlink"/>
                  <w:rFonts w:eastAsia="Arial"/>
                  <w:bCs/>
                  <w:noProof/>
                  <w:lang w:bidi="en-US"/>
                  <w:rPrChange w:id="534" w:author="Mike Schenk" w:date="2011-01-19T01:21:00Z">
                    <w:rPr>
                      <w:rStyle w:val="Hyperlink"/>
                      <w:rFonts w:eastAsia="Arial"/>
                      <w:bCs/>
                      <w:noProof/>
                      <w:lang w:bidi="en-US"/>
                    </w:rPr>
                  </w:rPrChange>
                </w:rPr>
                <w:delText>Managers Dashboard – BBQRMS-50</w:delText>
              </w:r>
              <w:r w:rsidDel="004069B1">
                <w:rPr>
                  <w:noProof/>
                  <w:webHidden/>
                </w:rPr>
                <w:tab/>
                <w:delText>35</w:delText>
              </w:r>
            </w:del>
          </w:ins>
        </w:p>
        <w:p w:rsidR="003A4827" w:rsidDel="004069B1" w:rsidRDefault="003A4827">
          <w:pPr>
            <w:pStyle w:val="TOC3"/>
            <w:tabs>
              <w:tab w:val="right" w:leader="dot" w:pos="9350"/>
            </w:tabs>
            <w:rPr>
              <w:ins w:id="535" w:author="Jerod Hodgkin" w:date="2011-01-18T22:53:00Z"/>
              <w:del w:id="536" w:author="Mike Schenk" w:date="2011-01-19T01:21:00Z"/>
              <w:noProof/>
            </w:rPr>
          </w:pPr>
          <w:ins w:id="537" w:author="Jerod Hodgkin" w:date="2011-01-18T22:53:00Z">
            <w:del w:id="538" w:author="Mike Schenk" w:date="2011-01-19T01:21:00Z">
              <w:r w:rsidRPr="004069B1" w:rsidDel="004069B1">
                <w:rPr>
                  <w:rStyle w:val="Hyperlink"/>
                  <w:rFonts w:eastAsia="Arial"/>
                  <w:noProof/>
                  <w:lang w:bidi="en-US"/>
                  <w:rPrChange w:id="539" w:author="Mike Schenk" w:date="2011-01-19T01:21:00Z">
                    <w:rPr>
                      <w:rStyle w:val="Hyperlink"/>
                      <w:rFonts w:eastAsia="Arial"/>
                      <w:noProof/>
                      <w:lang w:bidi="en-US"/>
                    </w:rPr>
                  </w:rPrChange>
                </w:rPr>
                <w:delText>Display whose on the clock – BBQRMS-51 (INCOMPLETE)</w:delText>
              </w:r>
              <w:r w:rsidDel="004069B1">
                <w:rPr>
                  <w:noProof/>
                  <w:webHidden/>
                </w:rPr>
                <w:tab/>
                <w:delText>35</w:delText>
              </w:r>
            </w:del>
          </w:ins>
        </w:p>
        <w:p w:rsidR="003A4827" w:rsidDel="004069B1" w:rsidRDefault="003A4827">
          <w:pPr>
            <w:pStyle w:val="TOC3"/>
            <w:tabs>
              <w:tab w:val="right" w:leader="dot" w:pos="9350"/>
            </w:tabs>
            <w:rPr>
              <w:ins w:id="540" w:author="Jerod Hodgkin" w:date="2011-01-18T22:53:00Z"/>
              <w:del w:id="541" w:author="Mike Schenk" w:date="2011-01-19T01:21:00Z"/>
              <w:noProof/>
            </w:rPr>
          </w:pPr>
          <w:ins w:id="542" w:author="Jerod Hodgkin" w:date="2011-01-18T22:53:00Z">
            <w:del w:id="543" w:author="Mike Schenk" w:date="2011-01-19T01:21:00Z">
              <w:r w:rsidRPr="004069B1" w:rsidDel="004069B1">
                <w:rPr>
                  <w:rStyle w:val="Hyperlink"/>
                  <w:noProof/>
                  <w:lang w:bidi="en-US"/>
                  <w:rPrChange w:id="544" w:author="Mike Schenk" w:date="2011-01-19T01:21:00Z">
                    <w:rPr>
                      <w:rStyle w:val="Hyperlink"/>
                      <w:noProof/>
                      <w:lang w:bidi="en-US"/>
                    </w:rPr>
                  </w:rPrChange>
                </w:rPr>
                <w:delText>Display Estimated Daily Profit – BBQRMS-54</w:delText>
              </w:r>
              <w:r w:rsidRPr="004069B1" w:rsidDel="004069B1">
                <w:rPr>
                  <w:rStyle w:val="Hyperlink"/>
                  <w:rFonts w:eastAsia="Arial"/>
                  <w:noProof/>
                  <w:lang w:bidi="en-US"/>
                  <w:rPrChange w:id="545" w:author="Mike Schenk" w:date="2011-01-19T01:21:00Z">
                    <w:rPr>
                      <w:rStyle w:val="Hyperlink"/>
                      <w:rFonts w:eastAsia="Arial"/>
                      <w:noProof/>
                      <w:lang w:bidi="en-US"/>
                    </w:rPr>
                  </w:rPrChange>
                </w:rPr>
                <w:delText xml:space="preserve"> (INCOMPLETE)</w:delText>
              </w:r>
              <w:r w:rsidDel="004069B1">
                <w:rPr>
                  <w:noProof/>
                  <w:webHidden/>
                </w:rPr>
                <w:tab/>
                <w:delText>35</w:delText>
              </w:r>
            </w:del>
          </w:ins>
        </w:p>
        <w:p w:rsidR="003A4827" w:rsidDel="004069B1" w:rsidRDefault="003A4827">
          <w:pPr>
            <w:pStyle w:val="TOC3"/>
            <w:tabs>
              <w:tab w:val="right" w:leader="dot" w:pos="9350"/>
            </w:tabs>
            <w:rPr>
              <w:ins w:id="546" w:author="Jerod Hodgkin" w:date="2011-01-18T22:53:00Z"/>
              <w:del w:id="547" w:author="Mike Schenk" w:date="2011-01-19T01:21:00Z"/>
              <w:noProof/>
            </w:rPr>
          </w:pPr>
          <w:ins w:id="548" w:author="Jerod Hodgkin" w:date="2011-01-18T22:53:00Z">
            <w:del w:id="549" w:author="Mike Schenk" w:date="2011-01-19T01:21:00Z">
              <w:r w:rsidRPr="004069B1" w:rsidDel="004069B1">
                <w:rPr>
                  <w:rStyle w:val="Hyperlink"/>
                  <w:noProof/>
                  <w:lang w:bidi="en-US"/>
                  <w:rPrChange w:id="550" w:author="Mike Schenk" w:date="2011-01-19T01:21:00Z">
                    <w:rPr>
                      <w:rStyle w:val="Hyperlink"/>
                      <w:noProof/>
                      <w:lang w:bidi="en-US"/>
                    </w:rPr>
                  </w:rPrChange>
                </w:rPr>
                <w:delText>Display Estimated Cost of Goods – BBQRMS-55</w:delText>
              </w:r>
              <w:r w:rsidRPr="004069B1" w:rsidDel="004069B1">
                <w:rPr>
                  <w:rStyle w:val="Hyperlink"/>
                  <w:rFonts w:eastAsia="Arial"/>
                  <w:noProof/>
                  <w:lang w:bidi="en-US"/>
                  <w:rPrChange w:id="551" w:author="Mike Schenk" w:date="2011-01-19T01:21:00Z">
                    <w:rPr>
                      <w:rStyle w:val="Hyperlink"/>
                      <w:rFonts w:eastAsia="Arial"/>
                      <w:noProof/>
                      <w:lang w:bidi="en-US"/>
                    </w:rPr>
                  </w:rPrChange>
                </w:rPr>
                <w:delText xml:space="preserve"> (INCOMPLETE)</w:delText>
              </w:r>
              <w:r w:rsidDel="004069B1">
                <w:rPr>
                  <w:noProof/>
                  <w:webHidden/>
                </w:rPr>
                <w:tab/>
                <w:delText>35</w:delText>
              </w:r>
            </w:del>
          </w:ins>
        </w:p>
        <w:p w:rsidR="003A4827" w:rsidDel="004069B1" w:rsidRDefault="003A4827">
          <w:pPr>
            <w:pStyle w:val="TOC3"/>
            <w:tabs>
              <w:tab w:val="right" w:leader="dot" w:pos="9350"/>
            </w:tabs>
            <w:rPr>
              <w:ins w:id="552" w:author="Jerod Hodgkin" w:date="2011-01-18T22:53:00Z"/>
              <w:del w:id="553" w:author="Mike Schenk" w:date="2011-01-19T01:21:00Z"/>
              <w:noProof/>
            </w:rPr>
          </w:pPr>
          <w:ins w:id="554" w:author="Jerod Hodgkin" w:date="2011-01-18T22:53:00Z">
            <w:del w:id="555" w:author="Mike Schenk" w:date="2011-01-19T01:21:00Z">
              <w:r w:rsidRPr="004069B1" w:rsidDel="004069B1">
                <w:rPr>
                  <w:rStyle w:val="Hyperlink"/>
                  <w:rFonts w:eastAsia="Arial"/>
                  <w:bCs/>
                  <w:noProof/>
                  <w:lang w:bidi="en-US"/>
                  <w:rPrChange w:id="556" w:author="Mike Schenk" w:date="2011-01-19T01:21:00Z">
                    <w:rPr>
                      <w:rStyle w:val="Hyperlink"/>
                      <w:rFonts w:eastAsia="Arial"/>
                      <w:bCs/>
                      <w:noProof/>
                      <w:lang w:bidi="en-US"/>
                    </w:rPr>
                  </w:rPrChange>
                </w:rPr>
                <w:delText>Add/Edit Roles and Privileges – BBQRMS-40</w:delText>
              </w:r>
              <w:r w:rsidRPr="004069B1" w:rsidDel="004069B1">
                <w:rPr>
                  <w:rStyle w:val="Hyperlink"/>
                  <w:rFonts w:eastAsia="Arial"/>
                  <w:noProof/>
                  <w:lang w:bidi="en-US"/>
                  <w:rPrChange w:id="557" w:author="Mike Schenk" w:date="2011-01-19T01:21:00Z">
                    <w:rPr>
                      <w:rStyle w:val="Hyperlink"/>
                      <w:rFonts w:eastAsia="Arial"/>
                      <w:noProof/>
                      <w:lang w:bidi="en-US"/>
                    </w:rPr>
                  </w:rPrChange>
                </w:rPr>
                <w:delText xml:space="preserve"> (INCOMPLETE)</w:delText>
              </w:r>
              <w:r w:rsidDel="004069B1">
                <w:rPr>
                  <w:noProof/>
                  <w:webHidden/>
                </w:rPr>
                <w:tab/>
                <w:delText>35</w:delText>
              </w:r>
            </w:del>
          </w:ins>
        </w:p>
        <w:p w:rsidR="003A4827" w:rsidDel="004069B1" w:rsidRDefault="003A4827">
          <w:pPr>
            <w:pStyle w:val="TOC3"/>
            <w:tabs>
              <w:tab w:val="right" w:leader="dot" w:pos="9350"/>
            </w:tabs>
            <w:rPr>
              <w:ins w:id="558" w:author="Jerod Hodgkin" w:date="2011-01-18T22:53:00Z"/>
              <w:del w:id="559" w:author="Mike Schenk" w:date="2011-01-19T01:21:00Z"/>
              <w:noProof/>
            </w:rPr>
          </w:pPr>
          <w:ins w:id="560" w:author="Jerod Hodgkin" w:date="2011-01-18T22:53:00Z">
            <w:del w:id="561" w:author="Mike Schenk" w:date="2011-01-19T01:21:00Z">
              <w:r w:rsidRPr="004069B1" w:rsidDel="004069B1">
                <w:rPr>
                  <w:rStyle w:val="Hyperlink"/>
                  <w:rFonts w:eastAsia="Arial"/>
                  <w:bCs/>
                  <w:noProof/>
                  <w:lang w:bidi="en-US"/>
                  <w:rPrChange w:id="562" w:author="Mike Schenk" w:date="2011-01-19T01:21:00Z">
                    <w:rPr>
                      <w:rStyle w:val="Hyperlink"/>
                      <w:rFonts w:eastAsia="Arial"/>
                      <w:bCs/>
                      <w:noProof/>
                      <w:lang w:bidi="en-US"/>
                    </w:rPr>
                  </w:rPrChange>
                </w:rPr>
                <w:delText>Add/Edit Employees – BBQRMS-39</w:delText>
              </w:r>
              <w:r w:rsidDel="004069B1">
                <w:rPr>
                  <w:noProof/>
                  <w:webHidden/>
                </w:rPr>
                <w:tab/>
                <w:delText>35</w:delText>
              </w:r>
            </w:del>
          </w:ins>
        </w:p>
        <w:p w:rsidR="003A4827" w:rsidDel="004069B1" w:rsidRDefault="003A4827">
          <w:pPr>
            <w:pStyle w:val="TOC2"/>
            <w:tabs>
              <w:tab w:val="right" w:leader="dot" w:pos="9350"/>
            </w:tabs>
            <w:rPr>
              <w:ins w:id="563" w:author="Jerod Hodgkin" w:date="2011-01-18T22:53:00Z"/>
              <w:del w:id="564" w:author="Mike Schenk" w:date="2011-01-19T01:21:00Z"/>
              <w:noProof/>
            </w:rPr>
          </w:pPr>
          <w:ins w:id="565" w:author="Jerod Hodgkin" w:date="2011-01-18T22:53:00Z">
            <w:del w:id="566" w:author="Mike Schenk" w:date="2011-01-19T01:21:00Z">
              <w:r w:rsidRPr="004069B1" w:rsidDel="004069B1">
                <w:rPr>
                  <w:rStyle w:val="Hyperlink"/>
                  <w:rFonts w:eastAsia="Arial"/>
                  <w:noProof/>
                  <w:lang w:bidi="en-US"/>
                  <w:rPrChange w:id="567" w:author="Mike Schenk" w:date="2011-01-19T01:21:00Z">
                    <w:rPr>
                      <w:rStyle w:val="Hyperlink"/>
                      <w:rFonts w:eastAsia="Arial"/>
                      <w:noProof/>
                      <w:lang w:bidi="en-US"/>
                    </w:rPr>
                  </w:rPrChange>
                </w:rPr>
                <w:delText>Security</w:delText>
              </w:r>
              <w:r w:rsidDel="004069B1">
                <w:rPr>
                  <w:noProof/>
                  <w:webHidden/>
                </w:rPr>
                <w:tab/>
                <w:delText>36</w:delText>
              </w:r>
            </w:del>
          </w:ins>
        </w:p>
        <w:p w:rsidR="003A4827" w:rsidDel="004069B1" w:rsidRDefault="003A4827">
          <w:pPr>
            <w:pStyle w:val="TOC3"/>
            <w:tabs>
              <w:tab w:val="right" w:leader="dot" w:pos="9350"/>
            </w:tabs>
            <w:rPr>
              <w:ins w:id="568" w:author="Jerod Hodgkin" w:date="2011-01-18T22:53:00Z"/>
              <w:del w:id="569" w:author="Mike Schenk" w:date="2011-01-19T01:21:00Z"/>
              <w:noProof/>
            </w:rPr>
          </w:pPr>
          <w:ins w:id="570" w:author="Jerod Hodgkin" w:date="2011-01-18T22:53:00Z">
            <w:del w:id="571" w:author="Mike Schenk" w:date="2011-01-19T01:21:00Z">
              <w:r w:rsidRPr="004069B1" w:rsidDel="004069B1">
                <w:rPr>
                  <w:rStyle w:val="Hyperlink"/>
                  <w:rFonts w:eastAsia="Arial"/>
                  <w:noProof/>
                  <w:lang w:bidi="en-US"/>
                  <w:rPrChange w:id="572" w:author="Mike Schenk" w:date="2011-01-19T01:21:00Z">
                    <w:rPr>
                      <w:rStyle w:val="Hyperlink"/>
                      <w:rFonts w:eastAsia="Arial"/>
                      <w:noProof/>
                      <w:lang w:bidi="en-US"/>
                    </w:rPr>
                  </w:rPrChange>
                </w:rPr>
                <w:delText>Program Features are limited by assigned user role – BBQRMS-24</w:delText>
              </w:r>
              <w:r w:rsidRPr="004069B1" w:rsidDel="004069B1">
                <w:rPr>
                  <w:rStyle w:val="Hyperlink"/>
                  <w:rFonts w:eastAsia="Arial"/>
                  <w:bCs/>
                  <w:noProof/>
                  <w:lang w:bidi="en-US"/>
                  <w:rPrChange w:id="573" w:author="Mike Schenk" w:date="2011-01-19T01:21:00Z">
                    <w:rPr>
                      <w:rStyle w:val="Hyperlink"/>
                      <w:rFonts w:eastAsia="Arial"/>
                      <w:bCs/>
                      <w:noProof/>
                      <w:lang w:bidi="en-US"/>
                    </w:rPr>
                  </w:rPrChange>
                </w:rPr>
                <w:delText>(INCOMPLETE)</w:delText>
              </w:r>
              <w:r w:rsidDel="004069B1">
                <w:rPr>
                  <w:noProof/>
                  <w:webHidden/>
                </w:rPr>
                <w:tab/>
                <w:delText>36</w:delText>
              </w:r>
            </w:del>
          </w:ins>
        </w:p>
        <w:p w:rsidR="003A4827" w:rsidDel="004069B1" w:rsidRDefault="003A4827">
          <w:pPr>
            <w:pStyle w:val="TOC3"/>
            <w:tabs>
              <w:tab w:val="right" w:leader="dot" w:pos="9350"/>
            </w:tabs>
            <w:rPr>
              <w:ins w:id="574" w:author="Jerod Hodgkin" w:date="2011-01-18T22:53:00Z"/>
              <w:del w:id="575" w:author="Mike Schenk" w:date="2011-01-19T01:21:00Z"/>
              <w:noProof/>
            </w:rPr>
          </w:pPr>
          <w:ins w:id="576" w:author="Jerod Hodgkin" w:date="2011-01-18T22:53:00Z">
            <w:del w:id="577" w:author="Mike Schenk" w:date="2011-01-19T01:21:00Z">
              <w:r w:rsidRPr="004069B1" w:rsidDel="004069B1">
                <w:rPr>
                  <w:rStyle w:val="Hyperlink"/>
                  <w:rFonts w:eastAsia="Arial"/>
                  <w:noProof/>
                  <w:lang w:bidi="en-US"/>
                  <w:rPrChange w:id="578" w:author="Mike Schenk" w:date="2011-01-19T01:21:00Z">
                    <w:rPr>
                      <w:rStyle w:val="Hyperlink"/>
                      <w:rFonts w:eastAsia="Arial"/>
                      <w:noProof/>
                      <w:lang w:bidi="en-US"/>
                    </w:rPr>
                  </w:rPrChange>
                </w:rPr>
                <w:delText>Change Pin – BBQRMS-25</w:delText>
              </w:r>
              <w:r w:rsidRPr="004069B1" w:rsidDel="004069B1">
                <w:rPr>
                  <w:rStyle w:val="Hyperlink"/>
                  <w:rFonts w:eastAsia="Arial"/>
                  <w:bCs/>
                  <w:noProof/>
                  <w:lang w:bidi="en-US"/>
                  <w:rPrChange w:id="579" w:author="Mike Schenk" w:date="2011-01-19T01:21:00Z">
                    <w:rPr>
                      <w:rStyle w:val="Hyperlink"/>
                      <w:rFonts w:eastAsia="Arial"/>
                      <w:bCs/>
                      <w:noProof/>
                      <w:lang w:bidi="en-US"/>
                    </w:rPr>
                  </w:rPrChange>
                </w:rPr>
                <w:delText>(INCOMPLETE)</w:delText>
              </w:r>
              <w:r w:rsidDel="004069B1">
                <w:rPr>
                  <w:noProof/>
                  <w:webHidden/>
                </w:rPr>
                <w:tab/>
                <w:delText>36</w:delText>
              </w:r>
            </w:del>
          </w:ins>
        </w:p>
        <w:p w:rsidR="003A4827" w:rsidDel="004069B1" w:rsidRDefault="003A4827">
          <w:pPr>
            <w:pStyle w:val="TOC3"/>
            <w:tabs>
              <w:tab w:val="right" w:leader="dot" w:pos="9350"/>
            </w:tabs>
            <w:rPr>
              <w:ins w:id="580" w:author="Jerod Hodgkin" w:date="2011-01-18T22:53:00Z"/>
              <w:del w:id="581" w:author="Mike Schenk" w:date="2011-01-19T01:21:00Z"/>
              <w:noProof/>
            </w:rPr>
          </w:pPr>
          <w:ins w:id="582" w:author="Jerod Hodgkin" w:date="2011-01-18T22:53:00Z">
            <w:del w:id="583" w:author="Mike Schenk" w:date="2011-01-19T01:21:00Z">
              <w:r w:rsidRPr="004069B1" w:rsidDel="004069B1">
                <w:rPr>
                  <w:rStyle w:val="Hyperlink"/>
                  <w:noProof/>
                  <w:lang w:bidi="en-US"/>
                  <w:rPrChange w:id="584" w:author="Mike Schenk" w:date="2011-01-19T01:21:00Z">
                    <w:rPr>
                      <w:rStyle w:val="Hyperlink"/>
                      <w:noProof/>
                      <w:lang w:bidi="en-US"/>
                    </w:rPr>
                  </w:rPrChange>
                </w:rPr>
                <w:delText>Clock-in/out – BBQRMS-30</w:delText>
              </w:r>
              <w:r w:rsidRPr="004069B1" w:rsidDel="004069B1">
                <w:rPr>
                  <w:rStyle w:val="Hyperlink"/>
                  <w:rFonts w:eastAsia="Arial"/>
                  <w:bCs/>
                  <w:noProof/>
                  <w:lang w:bidi="en-US"/>
                  <w:rPrChange w:id="585" w:author="Mike Schenk" w:date="2011-01-19T01:21:00Z">
                    <w:rPr>
                      <w:rStyle w:val="Hyperlink"/>
                      <w:rFonts w:eastAsia="Arial"/>
                      <w:bCs/>
                      <w:noProof/>
                      <w:lang w:bidi="en-US"/>
                    </w:rPr>
                  </w:rPrChange>
                </w:rPr>
                <w:delText>(INCOMPLETE)</w:delText>
              </w:r>
              <w:r w:rsidDel="004069B1">
                <w:rPr>
                  <w:noProof/>
                  <w:webHidden/>
                </w:rPr>
                <w:tab/>
                <w:delText>36</w:delText>
              </w:r>
            </w:del>
          </w:ins>
        </w:p>
        <w:p w:rsidR="003A4827" w:rsidDel="004069B1" w:rsidRDefault="003A4827">
          <w:pPr>
            <w:pStyle w:val="TOC3"/>
            <w:tabs>
              <w:tab w:val="right" w:leader="dot" w:pos="9350"/>
            </w:tabs>
            <w:rPr>
              <w:ins w:id="586" w:author="Jerod Hodgkin" w:date="2011-01-18T22:53:00Z"/>
              <w:del w:id="587" w:author="Mike Schenk" w:date="2011-01-19T01:21:00Z"/>
              <w:noProof/>
            </w:rPr>
          </w:pPr>
          <w:ins w:id="588" w:author="Jerod Hodgkin" w:date="2011-01-18T22:53:00Z">
            <w:del w:id="589" w:author="Mike Schenk" w:date="2011-01-19T01:21:00Z">
              <w:r w:rsidRPr="004069B1" w:rsidDel="004069B1">
                <w:rPr>
                  <w:rStyle w:val="Hyperlink"/>
                  <w:rFonts w:eastAsia="Arial"/>
                  <w:noProof/>
                  <w:lang w:bidi="en-US"/>
                  <w:rPrChange w:id="590" w:author="Mike Schenk" w:date="2011-01-19T01:21:00Z">
                    <w:rPr>
                      <w:rStyle w:val="Hyperlink"/>
                      <w:rFonts w:eastAsia="Arial"/>
                      <w:noProof/>
                      <w:lang w:bidi="en-US"/>
                    </w:rPr>
                  </w:rPrChange>
                </w:rPr>
                <w:delText>Log-in – BBQRMS-22</w:delText>
              </w:r>
              <w:r w:rsidRPr="004069B1" w:rsidDel="004069B1">
                <w:rPr>
                  <w:rStyle w:val="Hyperlink"/>
                  <w:rFonts w:eastAsia="Arial"/>
                  <w:bCs/>
                  <w:noProof/>
                  <w:lang w:bidi="en-US"/>
                  <w:rPrChange w:id="591" w:author="Mike Schenk" w:date="2011-01-19T01:21:00Z">
                    <w:rPr>
                      <w:rStyle w:val="Hyperlink"/>
                      <w:rFonts w:eastAsia="Arial"/>
                      <w:bCs/>
                      <w:noProof/>
                      <w:lang w:bidi="en-US"/>
                    </w:rPr>
                  </w:rPrChange>
                </w:rPr>
                <w:delText>(INCOMPLETE)</w:delText>
              </w:r>
              <w:r w:rsidDel="004069B1">
                <w:rPr>
                  <w:noProof/>
                  <w:webHidden/>
                </w:rPr>
                <w:tab/>
                <w:delText>36</w:delText>
              </w:r>
            </w:del>
          </w:ins>
        </w:p>
        <w:p w:rsidR="003A4827" w:rsidDel="004069B1" w:rsidRDefault="003A4827">
          <w:pPr>
            <w:pStyle w:val="TOC3"/>
            <w:tabs>
              <w:tab w:val="right" w:leader="dot" w:pos="9350"/>
            </w:tabs>
            <w:rPr>
              <w:ins w:id="592" w:author="Jerod Hodgkin" w:date="2011-01-18T22:53:00Z"/>
              <w:del w:id="593" w:author="Mike Schenk" w:date="2011-01-19T01:21:00Z"/>
              <w:noProof/>
            </w:rPr>
          </w:pPr>
          <w:ins w:id="594" w:author="Jerod Hodgkin" w:date="2011-01-18T22:53:00Z">
            <w:del w:id="595" w:author="Mike Schenk" w:date="2011-01-19T01:21:00Z">
              <w:r w:rsidRPr="004069B1" w:rsidDel="004069B1">
                <w:rPr>
                  <w:rStyle w:val="Hyperlink"/>
                  <w:rFonts w:eastAsia="Arial"/>
                  <w:noProof/>
                  <w:lang w:bidi="en-US"/>
                  <w:rPrChange w:id="596" w:author="Mike Schenk" w:date="2011-01-19T01:21:00Z">
                    <w:rPr>
                      <w:rStyle w:val="Hyperlink"/>
                      <w:rFonts w:eastAsia="Arial"/>
                      <w:noProof/>
                      <w:lang w:bidi="en-US"/>
                    </w:rPr>
                  </w:rPrChange>
                </w:rPr>
                <w:delText>Log-out – BBQRMS-23</w:delText>
              </w:r>
              <w:r w:rsidRPr="004069B1" w:rsidDel="004069B1">
                <w:rPr>
                  <w:rStyle w:val="Hyperlink"/>
                  <w:rFonts w:eastAsia="Arial"/>
                  <w:bCs/>
                  <w:noProof/>
                  <w:lang w:bidi="en-US"/>
                  <w:rPrChange w:id="597" w:author="Mike Schenk" w:date="2011-01-19T01:21:00Z">
                    <w:rPr>
                      <w:rStyle w:val="Hyperlink"/>
                      <w:rFonts w:eastAsia="Arial"/>
                      <w:bCs/>
                      <w:noProof/>
                      <w:lang w:bidi="en-US"/>
                    </w:rPr>
                  </w:rPrChange>
                </w:rPr>
                <w:delText>(INCOMPLETE)</w:delText>
              </w:r>
              <w:r w:rsidDel="004069B1">
                <w:rPr>
                  <w:noProof/>
                  <w:webHidden/>
                </w:rPr>
                <w:tab/>
                <w:delText>36</w:delText>
              </w:r>
            </w:del>
          </w:ins>
        </w:p>
        <w:p w:rsidR="003A4827" w:rsidDel="004069B1" w:rsidRDefault="003A4827">
          <w:pPr>
            <w:pStyle w:val="TOC2"/>
            <w:tabs>
              <w:tab w:val="right" w:leader="dot" w:pos="9350"/>
            </w:tabs>
            <w:rPr>
              <w:ins w:id="598" w:author="Jerod Hodgkin" w:date="2011-01-18T22:53:00Z"/>
              <w:del w:id="599" w:author="Mike Schenk" w:date="2011-01-19T01:21:00Z"/>
              <w:noProof/>
            </w:rPr>
          </w:pPr>
          <w:ins w:id="600" w:author="Jerod Hodgkin" w:date="2011-01-18T22:53:00Z">
            <w:del w:id="601" w:author="Mike Schenk" w:date="2011-01-19T01:21:00Z">
              <w:r w:rsidRPr="004069B1" w:rsidDel="004069B1">
                <w:rPr>
                  <w:rStyle w:val="Hyperlink"/>
                  <w:rFonts w:eastAsia="Arial"/>
                  <w:bCs/>
                  <w:noProof/>
                  <w:lang w:bidi="en-US"/>
                  <w:rPrChange w:id="602" w:author="Mike Schenk" w:date="2011-01-19T01:21:00Z">
                    <w:rPr>
                      <w:rStyle w:val="Hyperlink"/>
                      <w:rFonts w:eastAsia="Arial"/>
                      <w:bCs/>
                      <w:noProof/>
                      <w:lang w:bidi="en-US"/>
                    </w:rPr>
                  </w:rPrChange>
                </w:rPr>
                <w:delText>Reporting</w:delText>
              </w:r>
              <w:r w:rsidDel="004069B1">
                <w:rPr>
                  <w:noProof/>
                  <w:webHidden/>
                </w:rPr>
                <w:tab/>
                <w:delText>37</w:delText>
              </w:r>
            </w:del>
          </w:ins>
        </w:p>
        <w:p w:rsidR="003A4827" w:rsidDel="004069B1" w:rsidRDefault="003A4827">
          <w:pPr>
            <w:pStyle w:val="TOC3"/>
            <w:tabs>
              <w:tab w:val="right" w:leader="dot" w:pos="9350"/>
            </w:tabs>
            <w:rPr>
              <w:ins w:id="603" w:author="Jerod Hodgkin" w:date="2011-01-18T22:53:00Z"/>
              <w:del w:id="604" w:author="Mike Schenk" w:date="2011-01-19T01:21:00Z"/>
              <w:noProof/>
            </w:rPr>
          </w:pPr>
          <w:ins w:id="605" w:author="Jerod Hodgkin" w:date="2011-01-18T22:53:00Z">
            <w:del w:id="606" w:author="Mike Schenk" w:date="2011-01-19T01:21:00Z">
              <w:r w:rsidRPr="004069B1" w:rsidDel="004069B1">
                <w:rPr>
                  <w:rStyle w:val="Hyperlink"/>
                  <w:rFonts w:eastAsia="Arial"/>
                  <w:bCs/>
                  <w:noProof/>
                  <w:lang w:bidi="en-US"/>
                  <w:rPrChange w:id="607" w:author="Mike Schenk" w:date="2011-01-19T01:21:00Z">
                    <w:rPr>
                      <w:rStyle w:val="Hyperlink"/>
                      <w:rFonts w:eastAsia="Arial"/>
                      <w:bCs/>
                      <w:noProof/>
                      <w:lang w:bidi="en-US"/>
                    </w:rPr>
                  </w:rPrChange>
                </w:rPr>
                <w:delText>Sales Reporting – BBQRMS-28</w:delText>
              </w:r>
              <w:r w:rsidDel="004069B1">
                <w:rPr>
                  <w:noProof/>
                  <w:webHidden/>
                </w:rPr>
                <w:tab/>
                <w:delText>37</w:delText>
              </w:r>
            </w:del>
          </w:ins>
        </w:p>
        <w:p w:rsidR="003A4827" w:rsidDel="004069B1" w:rsidRDefault="003A4827">
          <w:pPr>
            <w:pStyle w:val="TOC3"/>
            <w:tabs>
              <w:tab w:val="right" w:leader="dot" w:pos="9350"/>
            </w:tabs>
            <w:rPr>
              <w:ins w:id="608" w:author="Jerod Hodgkin" w:date="2011-01-18T22:53:00Z"/>
              <w:del w:id="609" w:author="Mike Schenk" w:date="2011-01-19T01:21:00Z"/>
              <w:noProof/>
            </w:rPr>
          </w:pPr>
          <w:ins w:id="610" w:author="Jerod Hodgkin" w:date="2011-01-18T22:53:00Z">
            <w:del w:id="611" w:author="Mike Schenk" w:date="2011-01-19T01:21:00Z">
              <w:r w:rsidRPr="004069B1" w:rsidDel="004069B1">
                <w:rPr>
                  <w:rStyle w:val="Hyperlink"/>
                  <w:rFonts w:eastAsia="Arial"/>
                  <w:noProof/>
                  <w:lang w:bidi="en-US"/>
                  <w:rPrChange w:id="612" w:author="Mike Schenk" w:date="2011-01-19T01:21:00Z">
                    <w:rPr>
                      <w:rStyle w:val="Hyperlink"/>
                      <w:rFonts w:eastAsia="Arial"/>
                      <w:noProof/>
                      <w:lang w:bidi="en-US"/>
                    </w:rPr>
                  </w:rPrChange>
                </w:rPr>
                <w:delText>Integrated Reporting Tool – BBQRMS-43</w:delText>
              </w:r>
              <w:r w:rsidRPr="004069B1" w:rsidDel="004069B1">
                <w:rPr>
                  <w:rStyle w:val="Hyperlink"/>
                  <w:rFonts w:eastAsia="Arial"/>
                  <w:bCs/>
                  <w:noProof/>
                  <w:lang w:bidi="en-US"/>
                  <w:rPrChange w:id="613" w:author="Mike Schenk" w:date="2011-01-19T01:21:00Z">
                    <w:rPr>
                      <w:rStyle w:val="Hyperlink"/>
                      <w:rFonts w:eastAsia="Arial"/>
                      <w:bCs/>
                      <w:noProof/>
                      <w:lang w:bidi="en-US"/>
                    </w:rPr>
                  </w:rPrChange>
                </w:rPr>
                <w:delText>(INCOMPLETE)</w:delText>
              </w:r>
              <w:r w:rsidDel="004069B1">
                <w:rPr>
                  <w:noProof/>
                  <w:webHidden/>
                </w:rPr>
                <w:tab/>
                <w:delText>37</w:delText>
              </w:r>
            </w:del>
          </w:ins>
        </w:p>
        <w:p w:rsidR="003A4827" w:rsidDel="004069B1" w:rsidRDefault="003A4827">
          <w:pPr>
            <w:pStyle w:val="TOC3"/>
            <w:tabs>
              <w:tab w:val="right" w:leader="dot" w:pos="9350"/>
            </w:tabs>
            <w:rPr>
              <w:ins w:id="614" w:author="Jerod Hodgkin" w:date="2011-01-18T22:53:00Z"/>
              <w:del w:id="615" w:author="Mike Schenk" w:date="2011-01-19T01:21:00Z"/>
              <w:noProof/>
            </w:rPr>
          </w:pPr>
          <w:ins w:id="616" w:author="Jerod Hodgkin" w:date="2011-01-18T22:53:00Z">
            <w:del w:id="617" w:author="Mike Schenk" w:date="2011-01-19T01:21:00Z">
              <w:r w:rsidRPr="004069B1" w:rsidDel="004069B1">
                <w:rPr>
                  <w:rStyle w:val="Hyperlink"/>
                  <w:rFonts w:eastAsia="Arial"/>
                  <w:noProof/>
                  <w:lang w:bidi="en-US"/>
                  <w:rPrChange w:id="618" w:author="Mike Schenk" w:date="2011-01-19T01:21:00Z">
                    <w:rPr>
                      <w:rStyle w:val="Hyperlink"/>
                      <w:rFonts w:eastAsia="Arial"/>
                      <w:noProof/>
                      <w:lang w:bidi="en-US"/>
                    </w:rPr>
                  </w:rPrChange>
                </w:rPr>
                <w:delText>Daily Shopping List – BBQRMS-2</w:delText>
              </w:r>
              <w:r w:rsidRPr="004069B1" w:rsidDel="004069B1">
                <w:rPr>
                  <w:rStyle w:val="Hyperlink"/>
                  <w:rFonts w:eastAsia="Arial"/>
                  <w:bCs/>
                  <w:noProof/>
                  <w:lang w:bidi="en-US"/>
                  <w:rPrChange w:id="619" w:author="Mike Schenk" w:date="2011-01-19T01:21:00Z">
                    <w:rPr>
                      <w:rStyle w:val="Hyperlink"/>
                      <w:rFonts w:eastAsia="Arial"/>
                      <w:bCs/>
                      <w:noProof/>
                      <w:lang w:bidi="en-US"/>
                    </w:rPr>
                  </w:rPrChange>
                </w:rPr>
                <w:delText>(INCOMPLETE)</w:delText>
              </w:r>
              <w:r w:rsidDel="004069B1">
                <w:rPr>
                  <w:noProof/>
                  <w:webHidden/>
                </w:rPr>
                <w:tab/>
                <w:delText>37</w:delText>
              </w:r>
            </w:del>
          </w:ins>
        </w:p>
        <w:p w:rsidR="003A4827" w:rsidDel="004069B1" w:rsidRDefault="003A4827">
          <w:pPr>
            <w:pStyle w:val="TOC3"/>
            <w:tabs>
              <w:tab w:val="right" w:leader="dot" w:pos="9350"/>
            </w:tabs>
            <w:rPr>
              <w:ins w:id="620" w:author="Jerod Hodgkin" w:date="2011-01-18T22:53:00Z"/>
              <w:del w:id="621" w:author="Mike Schenk" w:date="2011-01-19T01:21:00Z"/>
              <w:noProof/>
            </w:rPr>
          </w:pPr>
          <w:ins w:id="622" w:author="Jerod Hodgkin" w:date="2011-01-18T22:53:00Z">
            <w:del w:id="623" w:author="Mike Schenk" w:date="2011-01-19T01:21:00Z">
              <w:r w:rsidRPr="004069B1" w:rsidDel="004069B1">
                <w:rPr>
                  <w:rStyle w:val="Hyperlink"/>
                  <w:noProof/>
                  <w:lang w:bidi="en-US"/>
                  <w:rPrChange w:id="624" w:author="Mike Schenk" w:date="2011-01-19T01:21:00Z">
                    <w:rPr>
                      <w:rStyle w:val="Hyperlink"/>
                      <w:noProof/>
                      <w:lang w:bidi="en-US"/>
                    </w:rPr>
                  </w:rPrChange>
                </w:rPr>
                <w:delText>Income Statement – BBQRMS-26</w:delText>
              </w:r>
              <w:r w:rsidRPr="004069B1" w:rsidDel="004069B1">
                <w:rPr>
                  <w:rStyle w:val="Hyperlink"/>
                  <w:rFonts w:eastAsia="Arial"/>
                  <w:bCs/>
                  <w:noProof/>
                  <w:lang w:bidi="en-US"/>
                  <w:rPrChange w:id="625" w:author="Mike Schenk" w:date="2011-01-19T01:21:00Z">
                    <w:rPr>
                      <w:rStyle w:val="Hyperlink"/>
                      <w:rFonts w:eastAsia="Arial"/>
                      <w:bCs/>
                      <w:noProof/>
                      <w:lang w:bidi="en-US"/>
                    </w:rPr>
                  </w:rPrChange>
                </w:rPr>
                <w:delText xml:space="preserve"> (INCOMPLETE)</w:delText>
              </w:r>
              <w:r w:rsidDel="004069B1">
                <w:rPr>
                  <w:noProof/>
                  <w:webHidden/>
                </w:rPr>
                <w:tab/>
                <w:delText>38</w:delText>
              </w:r>
            </w:del>
          </w:ins>
        </w:p>
        <w:p w:rsidR="003A4827" w:rsidDel="004069B1" w:rsidRDefault="003A4827">
          <w:pPr>
            <w:pStyle w:val="TOC3"/>
            <w:tabs>
              <w:tab w:val="right" w:leader="dot" w:pos="9350"/>
            </w:tabs>
            <w:rPr>
              <w:ins w:id="626" w:author="Jerod Hodgkin" w:date="2011-01-18T22:53:00Z"/>
              <w:del w:id="627" w:author="Mike Schenk" w:date="2011-01-19T01:21:00Z"/>
              <w:noProof/>
            </w:rPr>
          </w:pPr>
          <w:ins w:id="628" w:author="Jerod Hodgkin" w:date="2011-01-18T22:53:00Z">
            <w:del w:id="629" w:author="Mike Schenk" w:date="2011-01-19T01:21:00Z">
              <w:r w:rsidRPr="004069B1" w:rsidDel="004069B1">
                <w:rPr>
                  <w:rStyle w:val="Hyperlink"/>
                  <w:noProof/>
                  <w:lang w:bidi="en-US"/>
                  <w:rPrChange w:id="630" w:author="Mike Schenk" w:date="2011-01-19T01:21:00Z">
                    <w:rPr>
                      <w:rStyle w:val="Hyperlink"/>
                      <w:noProof/>
                      <w:lang w:bidi="en-US"/>
                    </w:rPr>
                  </w:rPrChange>
                </w:rPr>
                <w:delText>Inventory Turns – BBQRMS-29</w:delText>
              </w:r>
              <w:r w:rsidRPr="004069B1" w:rsidDel="004069B1">
                <w:rPr>
                  <w:rStyle w:val="Hyperlink"/>
                  <w:rFonts w:eastAsia="Arial"/>
                  <w:bCs/>
                  <w:noProof/>
                  <w:lang w:bidi="en-US"/>
                  <w:rPrChange w:id="631" w:author="Mike Schenk" w:date="2011-01-19T01:21:00Z">
                    <w:rPr>
                      <w:rStyle w:val="Hyperlink"/>
                      <w:rFonts w:eastAsia="Arial"/>
                      <w:bCs/>
                      <w:noProof/>
                      <w:lang w:bidi="en-US"/>
                    </w:rPr>
                  </w:rPrChange>
                </w:rPr>
                <w:delText>(INCOMPLETE)</w:delText>
              </w:r>
              <w:r w:rsidDel="004069B1">
                <w:rPr>
                  <w:noProof/>
                  <w:webHidden/>
                </w:rPr>
                <w:tab/>
                <w:delText>38</w:delText>
              </w:r>
            </w:del>
          </w:ins>
        </w:p>
        <w:p w:rsidR="003A4827" w:rsidDel="004069B1" w:rsidRDefault="003A4827">
          <w:pPr>
            <w:pStyle w:val="TOC3"/>
            <w:tabs>
              <w:tab w:val="right" w:leader="dot" w:pos="9350"/>
            </w:tabs>
            <w:rPr>
              <w:ins w:id="632" w:author="Jerod Hodgkin" w:date="2011-01-18T22:53:00Z"/>
              <w:del w:id="633" w:author="Mike Schenk" w:date="2011-01-19T01:21:00Z"/>
              <w:noProof/>
            </w:rPr>
          </w:pPr>
          <w:ins w:id="634" w:author="Jerod Hodgkin" w:date="2011-01-18T22:53:00Z">
            <w:del w:id="635" w:author="Mike Schenk" w:date="2011-01-19T01:21:00Z">
              <w:r w:rsidRPr="004069B1" w:rsidDel="004069B1">
                <w:rPr>
                  <w:rStyle w:val="Hyperlink"/>
                  <w:noProof/>
                  <w:lang w:bidi="en-US"/>
                  <w:rPrChange w:id="636" w:author="Mike Schenk" w:date="2011-01-19T01:21:00Z">
                    <w:rPr>
                      <w:rStyle w:val="Hyperlink"/>
                      <w:noProof/>
                      <w:lang w:bidi="en-US"/>
                    </w:rPr>
                  </w:rPrChange>
                </w:rPr>
                <w:delText>Weekly Prime Cost Report – BBQRMS-27</w:delText>
              </w:r>
              <w:r w:rsidRPr="004069B1" w:rsidDel="004069B1">
                <w:rPr>
                  <w:rStyle w:val="Hyperlink"/>
                  <w:rFonts w:eastAsia="Arial"/>
                  <w:bCs/>
                  <w:noProof/>
                  <w:lang w:bidi="en-US"/>
                  <w:rPrChange w:id="637" w:author="Mike Schenk" w:date="2011-01-19T01:21:00Z">
                    <w:rPr>
                      <w:rStyle w:val="Hyperlink"/>
                      <w:rFonts w:eastAsia="Arial"/>
                      <w:bCs/>
                      <w:noProof/>
                      <w:lang w:bidi="en-US"/>
                    </w:rPr>
                  </w:rPrChange>
                </w:rPr>
                <w:delText>(INCOMPLETE)</w:delText>
              </w:r>
              <w:r w:rsidDel="004069B1">
                <w:rPr>
                  <w:noProof/>
                  <w:webHidden/>
                </w:rPr>
                <w:tab/>
                <w:delText>38</w:delText>
              </w:r>
            </w:del>
          </w:ins>
        </w:p>
        <w:p w:rsidR="003A4827" w:rsidDel="004069B1" w:rsidRDefault="003A4827">
          <w:pPr>
            <w:pStyle w:val="TOC2"/>
            <w:tabs>
              <w:tab w:val="right" w:leader="dot" w:pos="9350"/>
            </w:tabs>
            <w:rPr>
              <w:ins w:id="638" w:author="Jerod Hodgkin" w:date="2011-01-18T22:53:00Z"/>
              <w:del w:id="639" w:author="Mike Schenk" w:date="2011-01-19T01:21:00Z"/>
              <w:noProof/>
            </w:rPr>
          </w:pPr>
          <w:ins w:id="640" w:author="Jerod Hodgkin" w:date="2011-01-18T22:53:00Z">
            <w:del w:id="641" w:author="Mike Schenk" w:date="2011-01-19T01:21:00Z">
              <w:r w:rsidRPr="004069B1" w:rsidDel="004069B1">
                <w:rPr>
                  <w:rStyle w:val="Hyperlink"/>
                  <w:rFonts w:eastAsia="Arial"/>
                  <w:bCs/>
                  <w:noProof/>
                  <w:lang w:bidi="en-US"/>
                  <w:rPrChange w:id="642" w:author="Mike Schenk" w:date="2011-01-19T01:21:00Z">
                    <w:rPr>
                      <w:rStyle w:val="Hyperlink"/>
                      <w:rFonts w:eastAsia="Arial"/>
                      <w:bCs/>
                      <w:noProof/>
                      <w:lang w:bidi="en-US"/>
                    </w:rPr>
                  </w:rPrChange>
                </w:rPr>
                <w:delText>Logical View</w:delText>
              </w:r>
              <w:r w:rsidDel="004069B1">
                <w:rPr>
                  <w:noProof/>
                  <w:webHidden/>
                </w:rPr>
                <w:tab/>
                <w:delText>39</w:delText>
              </w:r>
            </w:del>
          </w:ins>
        </w:p>
        <w:p w:rsidR="003A4827" w:rsidDel="004069B1" w:rsidRDefault="003A4827">
          <w:pPr>
            <w:pStyle w:val="TOC3"/>
            <w:tabs>
              <w:tab w:val="right" w:leader="dot" w:pos="9350"/>
            </w:tabs>
            <w:rPr>
              <w:ins w:id="643" w:author="Jerod Hodgkin" w:date="2011-01-18T22:53:00Z"/>
              <w:del w:id="644" w:author="Mike Schenk" w:date="2011-01-19T01:21:00Z"/>
              <w:noProof/>
            </w:rPr>
          </w:pPr>
          <w:ins w:id="645" w:author="Jerod Hodgkin" w:date="2011-01-18T22:53:00Z">
            <w:del w:id="646" w:author="Mike Schenk" w:date="2011-01-19T01:21:00Z">
              <w:r w:rsidRPr="004069B1" w:rsidDel="004069B1">
                <w:rPr>
                  <w:rStyle w:val="Hyperlink"/>
                  <w:noProof/>
                  <w:lang w:bidi="en-US"/>
                  <w:rPrChange w:id="647" w:author="Mike Schenk" w:date="2011-01-19T01:21:00Z">
                    <w:rPr>
                      <w:rStyle w:val="Hyperlink"/>
                      <w:noProof/>
                      <w:lang w:bidi="en-US"/>
                    </w:rPr>
                  </w:rPrChange>
                </w:rPr>
                <w:delText>Class Diagrams</w:delText>
              </w:r>
              <w:r w:rsidDel="004069B1">
                <w:rPr>
                  <w:noProof/>
                  <w:webHidden/>
                </w:rPr>
                <w:tab/>
                <w:delText>40</w:delText>
              </w:r>
            </w:del>
          </w:ins>
        </w:p>
        <w:p w:rsidR="003A4827" w:rsidDel="004069B1" w:rsidRDefault="003A4827">
          <w:pPr>
            <w:pStyle w:val="TOC2"/>
            <w:tabs>
              <w:tab w:val="right" w:leader="dot" w:pos="9350"/>
            </w:tabs>
            <w:rPr>
              <w:ins w:id="648" w:author="Jerod Hodgkin" w:date="2011-01-18T22:53:00Z"/>
              <w:del w:id="649" w:author="Mike Schenk" w:date="2011-01-19T01:21:00Z"/>
              <w:noProof/>
            </w:rPr>
          </w:pPr>
          <w:ins w:id="650" w:author="Jerod Hodgkin" w:date="2011-01-18T22:53:00Z">
            <w:del w:id="651" w:author="Mike Schenk" w:date="2011-01-19T01:21:00Z">
              <w:r w:rsidRPr="004069B1" w:rsidDel="004069B1">
                <w:rPr>
                  <w:rStyle w:val="Hyperlink"/>
                  <w:rFonts w:eastAsia="Arial"/>
                  <w:bCs/>
                  <w:noProof/>
                  <w:lang w:bidi="en-US"/>
                  <w:rPrChange w:id="652" w:author="Mike Schenk" w:date="2011-01-19T01:21:00Z">
                    <w:rPr>
                      <w:rStyle w:val="Hyperlink"/>
                      <w:rFonts w:eastAsia="Arial"/>
                      <w:bCs/>
                      <w:noProof/>
                      <w:lang w:bidi="en-US"/>
                    </w:rPr>
                  </w:rPrChange>
                </w:rPr>
                <w:delText>Development View</w:delText>
              </w:r>
              <w:r w:rsidDel="004069B1">
                <w:rPr>
                  <w:noProof/>
                  <w:webHidden/>
                </w:rPr>
                <w:tab/>
                <w:delText>45</w:delText>
              </w:r>
            </w:del>
          </w:ins>
        </w:p>
        <w:p w:rsidR="003A4827" w:rsidDel="004069B1" w:rsidRDefault="003A4827">
          <w:pPr>
            <w:pStyle w:val="TOC3"/>
            <w:tabs>
              <w:tab w:val="right" w:leader="dot" w:pos="9350"/>
            </w:tabs>
            <w:rPr>
              <w:ins w:id="653" w:author="Jerod Hodgkin" w:date="2011-01-18T22:53:00Z"/>
              <w:del w:id="654" w:author="Mike Schenk" w:date="2011-01-19T01:21:00Z"/>
              <w:noProof/>
            </w:rPr>
          </w:pPr>
          <w:ins w:id="655" w:author="Jerod Hodgkin" w:date="2011-01-18T22:53:00Z">
            <w:del w:id="656" w:author="Mike Schenk" w:date="2011-01-19T01:21:00Z">
              <w:r w:rsidRPr="004069B1" w:rsidDel="004069B1">
                <w:rPr>
                  <w:rStyle w:val="Hyperlink"/>
                  <w:rFonts w:eastAsia="Arial"/>
                  <w:noProof/>
                  <w:lang w:bidi="en-US"/>
                  <w:rPrChange w:id="657" w:author="Mike Schenk" w:date="2011-01-19T01:21:00Z">
                    <w:rPr>
                      <w:rStyle w:val="Hyperlink"/>
                      <w:rFonts w:eastAsia="Arial"/>
                      <w:noProof/>
                      <w:lang w:bidi="en-US"/>
                    </w:rPr>
                  </w:rPrChange>
                </w:rPr>
                <w:delText>Algorithms and Data structures</w:delText>
              </w:r>
              <w:r w:rsidDel="004069B1">
                <w:rPr>
                  <w:noProof/>
                  <w:webHidden/>
                </w:rPr>
                <w:tab/>
                <w:delText>46</w:delText>
              </w:r>
            </w:del>
          </w:ins>
        </w:p>
        <w:p w:rsidR="003A4827" w:rsidDel="004069B1" w:rsidRDefault="003A4827">
          <w:pPr>
            <w:pStyle w:val="TOC2"/>
            <w:tabs>
              <w:tab w:val="right" w:leader="dot" w:pos="9350"/>
            </w:tabs>
            <w:rPr>
              <w:ins w:id="658" w:author="Jerod Hodgkin" w:date="2011-01-18T22:53:00Z"/>
              <w:del w:id="659" w:author="Mike Schenk" w:date="2011-01-19T01:21:00Z"/>
              <w:noProof/>
            </w:rPr>
          </w:pPr>
          <w:ins w:id="660" w:author="Jerod Hodgkin" w:date="2011-01-18T22:53:00Z">
            <w:del w:id="661" w:author="Mike Schenk" w:date="2011-01-19T01:21:00Z">
              <w:r w:rsidRPr="004069B1" w:rsidDel="004069B1">
                <w:rPr>
                  <w:rStyle w:val="Hyperlink"/>
                  <w:rFonts w:eastAsia="Arial"/>
                  <w:bCs/>
                  <w:noProof/>
                  <w:lang w:bidi="en-US"/>
                  <w:rPrChange w:id="662" w:author="Mike Schenk" w:date="2011-01-19T01:21:00Z">
                    <w:rPr>
                      <w:rStyle w:val="Hyperlink"/>
                      <w:rFonts w:eastAsia="Arial"/>
                      <w:bCs/>
                      <w:noProof/>
                      <w:lang w:bidi="en-US"/>
                    </w:rPr>
                  </w:rPrChange>
                </w:rPr>
                <w:delText>Process View</w:delText>
              </w:r>
              <w:r w:rsidDel="004069B1">
                <w:rPr>
                  <w:noProof/>
                  <w:webHidden/>
                </w:rPr>
                <w:tab/>
                <w:delText>46</w:delText>
              </w:r>
            </w:del>
          </w:ins>
        </w:p>
        <w:p w:rsidR="003A4827" w:rsidDel="004069B1" w:rsidRDefault="003A4827">
          <w:pPr>
            <w:pStyle w:val="TOC3"/>
            <w:tabs>
              <w:tab w:val="right" w:leader="dot" w:pos="9350"/>
            </w:tabs>
            <w:rPr>
              <w:ins w:id="663" w:author="Jerod Hodgkin" w:date="2011-01-18T22:53:00Z"/>
              <w:del w:id="664" w:author="Mike Schenk" w:date="2011-01-19T01:21:00Z"/>
              <w:noProof/>
            </w:rPr>
          </w:pPr>
          <w:ins w:id="665" w:author="Jerod Hodgkin" w:date="2011-01-18T22:53:00Z">
            <w:del w:id="666" w:author="Mike Schenk" w:date="2011-01-19T01:21:00Z">
              <w:r w:rsidRPr="004069B1" w:rsidDel="004069B1">
                <w:rPr>
                  <w:rStyle w:val="Hyperlink"/>
                  <w:rFonts w:eastAsia="Arial"/>
                  <w:bCs/>
                  <w:noProof/>
                  <w:lang w:bidi="en-US"/>
                  <w:rPrChange w:id="667" w:author="Mike Schenk" w:date="2011-01-19T01:21:00Z">
                    <w:rPr>
                      <w:rStyle w:val="Hyperlink"/>
                      <w:rFonts w:eastAsia="Arial"/>
                      <w:bCs/>
                      <w:noProof/>
                      <w:lang w:bidi="en-US"/>
                    </w:rPr>
                  </w:rPrChange>
                </w:rPr>
                <w:delText>Order Placement and Completion</w:delText>
              </w:r>
              <w:r w:rsidDel="004069B1">
                <w:rPr>
                  <w:noProof/>
                  <w:webHidden/>
                </w:rPr>
                <w:tab/>
                <w:delText>46</w:delText>
              </w:r>
            </w:del>
          </w:ins>
        </w:p>
        <w:p w:rsidR="003A4827" w:rsidDel="004069B1" w:rsidRDefault="003A4827">
          <w:pPr>
            <w:pStyle w:val="TOC3"/>
            <w:tabs>
              <w:tab w:val="right" w:leader="dot" w:pos="9350"/>
            </w:tabs>
            <w:rPr>
              <w:ins w:id="668" w:author="Jerod Hodgkin" w:date="2011-01-18T22:53:00Z"/>
              <w:del w:id="669" w:author="Mike Schenk" w:date="2011-01-19T01:21:00Z"/>
              <w:noProof/>
            </w:rPr>
          </w:pPr>
          <w:ins w:id="670" w:author="Jerod Hodgkin" w:date="2011-01-18T22:53:00Z">
            <w:del w:id="671" w:author="Mike Schenk" w:date="2011-01-19T01:21:00Z">
              <w:r w:rsidRPr="004069B1" w:rsidDel="004069B1">
                <w:rPr>
                  <w:rStyle w:val="Hyperlink"/>
                  <w:rFonts w:eastAsia="Arial"/>
                  <w:bCs/>
                  <w:noProof/>
                  <w:lang w:bidi="en-US"/>
                  <w:rPrChange w:id="672" w:author="Mike Schenk" w:date="2011-01-19T01:21:00Z">
                    <w:rPr>
                      <w:rStyle w:val="Hyperlink"/>
                      <w:rFonts w:eastAsia="Arial"/>
                      <w:bCs/>
                      <w:noProof/>
                      <w:lang w:bidi="en-US"/>
                    </w:rPr>
                  </w:rPrChange>
                </w:rPr>
                <w:delText>Run Report</w:delText>
              </w:r>
              <w:r w:rsidDel="004069B1">
                <w:rPr>
                  <w:noProof/>
                  <w:webHidden/>
                </w:rPr>
                <w:tab/>
                <w:delText>47</w:delText>
              </w:r>
            </w:del>
          </w:ins>
        </w:p>
        <w:p w:rsidR="003A4827" w:rsidDel="004069B1" w:rsidRDefault="003A4827">
          <w:pPr>
            <w:pStyle w:val="TOC3"/>
            <w:tabs>
              <w:tab w:val="right" w:leader="dot" w:pos="9350"/>
            </w:tabs>
            <w:rPr>
              <w:ins w:id="673" w:author="Jerod Hodgkin" w:date="2011-01-18T22:53:00Z"/>
              <w:del w:id="674" w:author="Mike Schenk" w:date="2011-01-19T01:21:00Z"/>
              <w:noProof/>
            </w:rPr>
          </w:pPr>
          <w:ins w:id="675" w:author="Jerod Hodgkin" w:date="2011-01-18T22:53:00Z">
            <w:del w:id="676" w:author="Mike Schenk" w:date="2011-01-19T01:21:00Z">
              <w:r w:rsidRPr="004069B1" w:rsidDel="004069B1">
                <w:rPr>
                  <w:rStyle w:val="Hyperlink"/>
                  <w:rFonts w:eastAsia="Arial"/>
                  <w:bCs/>
                  <w:noProof/>
                  <w:lang w:bidi="en-US"/>
                  <w:rPrChange w:id="677" w:author="Mike Schenk" w:date="2011-01-19T01:21:00Z">
                    <w:rPr>
                      <w:rStyle w:val="Hyperlink"/>
                      <w:rFonts w:eastAsia="Arial"/>
                      <w:bCs/>
                      <w:noProof/>
                      <w:lang w:bidi="en-US"/>
                    </w:rPr>
                  </w:rPrChange>
                </w:rPr>
                <w:delText>Menu Management</w:delText>
              </w:r>
              <w:r w:rsidDel="004069B1">
                <w:rPr>
                  <w:noProof/>
                  <w:webHidden/>
                </w:rPr>
                <w:tab/>
                <w:delText>48</w:delText>
              </w:r>
            </w:del>
          </w:ins>
        </w:p>
        <w:p w:rsidR="003A4827" w:rsidDel="004069B1" w:rsidRDefault="003A4827">
          <w:pPr>
            <w:pStyle w:val="TOC3"/>
            <w:tabs>
              <w:tab w:val="right" w:leader="dot" w:pos="9350"/>
            </w:tabs>
            <w:rPr>
              <w:ins w:id="678" w:author="Jerod Hodgkin" w:date="2011-01-18T22:53:00Z"/>
              <w:del w:id="679" w:author="Mike Schenk" w:date="2011-01-19T01:21:00Z"/>
              <w:noProof/>
            </w:rPr>
          </w:pPr>
          <w:ins w:id="680" w:author="Jerod Hodgkin" w:date="2011-01-18T22:53:00Z">
            <w:del w:id="681" w:author="Mike Schenk" w:date="2011-01-19T01:21:00Z">
              <w:r w:rsidRPr="004069B1" w:rsidDel="004069B1">
                <w:rPr>
                  <w:rStyle w:val="Hyperlink"/>
                  <w:rFonts w:eastAsia="Arial"/>
                  <w:bCs/>
                  <w:noProof/>
                  <w:shd w:val="solid" w:color="FFFFFF" w:fill="FFFFFF"/>
                  <w:lang w:bidi="en-US"/>
                  <w:rPrChange w:id="682" w:author="Mike Schenk" w:date="2011-01-19T01:21:00Z">
                    <w:rPr>
                      <w:rStyle w:val="Hyperlink"/>
                      <w:rFonts w:eastAsia="Arial"/>
                      <w:bCs/>
                      <w:noProof/>
                      <w:shd w:val="solid" w:color="FFFFFF" w:fill="FFFFFF"/>
                      <w:lang w:bidi="en-US"/>
                    </w:rPr>
                  </w:rPrChange>
                </w:rPr>
                <w:delText>Inventory Management</w:delText>
              </w:r>
              <w:r w:rsidDel="004069B1">
                <w:rPr>
                  <w:noProof/>
                  <w:webHidden/>
                </w:rPr>
                <w:tab/>
                <w:delText>49</w:delText>
              </w:r>
            </w:del>
          </w:ins>
        </w:p>
        <w:p w:rsidR="003A4827" w:rsidDel="004069B1" w:rsidRDefault="003A4827">
          <w:pPr>
            <w:pStyle w:val="TOC3"/>
            <w:tabs>
              <w:tab w:val="right" w:leader="dot" w:pos="9350"/>
            </w:tabs>
            <w:rPr>
              <w:ins w:id="683" w:author="Jerod Hodgkin" w:date="2011-01-18T22:53:00Z"/>
              <w:del w:id="684" w:author="Mike Schenk" w:date="2011-01-19T01:21:00Z"/>
              <w:noProof/>
            </w:rPr>
          </w:pPr>
          <w:ins w:id="685" w:author="Jerod Hodgkin" w:date="2011-01-18T22:53:00Z">
            <w:del w:id="686" w:author="Mike Schenk" w:date="2011-01-19T01:21:00Z">
              <w:r w:rsidRPr="004069B1" w:rsidDel="004069B1">
                <w:rPr>
                  <w:rStyle w:val="Hyperlink"/>
                  <w:rFonts w:eastAsia="Arial"/>
                  <w:bCs/>
                  <w:noProof/>
                  <w:shd w:val="solid" w:color="FFFFFF" w:fill="FFFFFF"/>
                  <w:lang w:bidi="en-US"/>
                  <w:rPrChange w:id="687" w:author="Mike Schenk" w:date="2011-01-19T01:21:00Z">
                    <w:rPr>
                      <w:rStyle w:val="Hyperlink"/>
                      <w:rFonts w:eastAsia="Arial"/>
                      <w:bCs/>
                      <w:noProof/>
                      <w:shd w:val="solid" w:color="FFFFFF" w:fill="FFFFFF"/>
                      <w:lang w:bidi="en-US"/>
                    </w:rPr>
                  </w:rPrChange>
                </w:rPr>
                <w:delText>Employee Management Activity Diagram</w:delText>
              </w:r>
              <w:r w:rsidDel="004069B1">
                <w:rPr>
                  <w:noProof/>
                  <w:webHidden/>
                </w:rPr>
                <w:tab/>
                <w:delText>50</w:delText>
              </w:r>
            </w:del>
          </w:ins>
        </w:p>
        <w:p w:rsidR="003A4827" w:rsidDel="004069B1" w:rsidRDefault="003A4827">
          <w:pPr>
            <w:pStyle w:val="TOC2"/>
            <w:tabs>
              <w:tab w:val="right" w:leader="dot" w:pos="9350"/>
            </w:tabs>
            <w:rPr>
              <w:ins w:id="688" w:author="Jerod Hodgkin" w:date="2011-01-18T22:53:00Z"/>
              <w:del w:id="689" w:author="Mike Schenk" w:date="2011-01-19T01:21:00Z"/>
              <w:noProof/>
            </w:rPr>
          </w:pPr>
          <w:ins w:id="690" w:author="Jerod Hodgkin" w:date="2011-01-18T22:53:00Z">
            <w:del w:id="691" w:author="Mike Schenk" w:date="2011-01-19T01:21:00Z">
              <w:r w:rsidRPr="004069B1" w:rsidDel="004069B1">
                <w:rPr>
                  <w:rStyle w:val="Hyperlink"/>
                  <w:rFonts w:eastAsia="Arial"/>
                  <w:bCs/>
                  <w:noProof/>
                  <w:lang w:bidi="en-US"/>
                  <w:rPrChange w:id="692" w:author="Mike Schenk" w:date="2011-01-19T01:21:00Z">
                    <w:rPr>
                      <w:rStyle w:val="Hyperlink"/>
                      <w:rFonts w:eastAsia="Arial"/>
                      <w:bCs/>
                      <w:noProof/>
                      <w:lang w:bidi="en-US"/>
                    </w:rPr>
                  </w:rPrChange>
                </w:rPr>
                <w:delText>Physical View</w:delText>
              </w:r>
              <w:r w:rsidDel="004069B1">
                <w:rPr>
                  <w:noProof/>
                  <w:webHidden/>
                </w:rPr>
                <w:tab/>
                <w:delText>51</w:delText>
              </w:r>
            </w:del>
          </w:ins>
        </w:p>
        <w:p w:rsidR="003A4827" w:rsidDel="004069B1" w:rsidRDefault="003A4827">
          <w:pPr>
            <w:pStyle w:val="TOC1"/>
            <w:tabs>
              <w:tab w:val="right" w:leader="dot" w:pos="9350"/>
            </w:tabs>
            <w:rPr>
              <w:ins w:id="693" w:author="Jerod Hodgkin" w:date="2011-01-18T22:53:00Z"/>
              <w:del w:id="694" w:author="Mike Schenk" w:date="2011-01-19T01:21:00Z"/>
              <w:noProof/>
            </w:rPr>
          </w:pPr>
          <w:ins w:id="695" w:author="Jerod Hodgkin" w:date="2011-01-18T22:53:00Z">
            <w:del w:id="696" w:author="Mike Schenk" w:date="2011-01-19T01:21:00Z">
              <w:r w:rsidRPr="004069B1" w:rsidDel="004069B1">
                <w:rPr>
                  <w:rStyle w:val="Hyperlink"/>
                  <w:rFonts w:eastAsia="Arial"/>
                  <w:noProof/>
                  <w:lang w:bidi="en-US"/>
                  <w:rPrChange w:id="697" w:author="Mike Schenk" w:date="2011-01-19T01:21:00Z">
                    <w:rPr>
                      <w:rStyle w:val="Hyperlink"/>
                      <w:rFonts w:eastAsia="Arial"/>
                      <w:noProof/>
                      <w:lang w:bidi="en-US"/>
                    </w:rPr>
                  </w:rPrChange>
                </w:rPr>
                <w:delText>Policies and Tactics</w:delText>
              </w:r>
              <w:r w:rsidDel="004069B1">
                <w:rPr>
                  <w:noProof/>
                  <w:webHidden/>
                </w:rPr>
                <w:tab/>
                <w:delText>52</w:delText>
              </w:r>
            </w:del>
          </w:ins>
        </w:p>
        <w:p w:rsidR="003A4827" w:rsidDel="004069B1" w:rsidRDefault="003A4827">
          <w:pPr>
            <w:pStyle w:val="TOC1"/>
            <w:tabs>
              <w:tab w:val="right" w:leader="dot" w:pos="9350"/>
            </w:tabs>
            <w:rPr>
              <w:ins w:id="698" w:author="Jerod Hodgkin" w:date="2011-01-18T22:53:00Z"/>
              <w:del w:id="699" w:author="Mike Schenk" w:date="2011-01-19T01:21:00Z"/>
              <w:noProof/>
            </w:rPr>
          </w:pPr>
          <w:ins w:id="700" w:author="Jerod Hodgkin" w:date="2011-01-18T22:53:00Z">
            <w:del w:id="701" w:author="Mike Schenk" w:date="2011-01-19T01:21:00Z">
              <w:r w:rsidRPr="004069B1" w:rsidDel="004069B1">
                <w:rPr>
                  <w:rStyle w:val="Hyperlink"/>
                  <w:rFonts w:eastAsia="Arial"/>
                  <w:noProof/>
                  <w:lang w:bidi="en-US"/>
                  <w:rPrChange w:id="702" w:author="Mike Schenk" w:date="2011-01-19T01:21:00Z">
                    <w:rPr>
                      <w:rStyle w:val="Hyperlink"/>
                      <w:rFonts w:eastAsia="Arial"/>
                      <w:noProof/>
                      <w:lang w:bidi="en-US"/>
                    </w:rPr>
                  </w:rPrChange>
                </w:rPr>
                <w:delText>Detailed System Design</w:delText>
              </w:r>
              <w:r w:rsidDel="004069B1">
                <w:rPr>
                  <w:noProof/>
                  <w:webHidden/>
                </w:rPr>
                <w:tab/>
                <w:delText>52</w:delText>
              </w:r>
            </w:del>
          </w:ins>
        </w:p>
        <w:p w:rsidR="003A4827" w:rsidDel="004069B1" w:rsidRDefault="003A4827">
          <w:pPr>
            <w:pStyle w:val="TOC2"/>
            <w:tabs>
              <w:tab w:val="right" w:leader="dot" w:pos="9350"/>
            </w:tabs>
            <w:rPr>
              <w:ins w:id="703" w:author="Jerod Hodgkin" w:date="2011-01-18T22:53:00Z"/>
              <w:del w:id="704" w:author="Mike Schenk" w:date="2011-01-19T01:21:00Z"/>
              <w:noProof/>
            </w:rPr>
          </w:pPr>
          <w:ins w:id="705" w:author="Jerod Hodgkin" w:date="2011-01-18T22:53:00Z">
            <w:del w:id="706" w:author="Mike Schenk" w:date="2011-01-19T01:21:00Z">
              <w:r w:rsidRPr="004069B1" w:rsidDel="004069B1">
                <w:rPr>
                  <w:rStyle w:val="Hyperlink"/>
                  <w:rFonts w:eastAsia="Arial"/>
                  <w:bCs/>
                  <w:noProof/>
                  <w:lang w:bidi="en-US"/>
                  <w:rPrChange w:id="707" w:author="Mike Schenk" w:date="2011-01-19T01:21:00Z">
                    <w:rPr>
                      <w:rStyle w:val="Hyperlink"/>
                      <w:rFonts w:eastAsia="Arial"/>
                      <w:bCs/>
                      <w:noProof/>
                      <w:lang w:bidi="en-US"/>
                    </w:rPr>
                  </w:rPrChange>
                </w:rPr>
                <w:delText>Database</w:delText>
              </w:r>
              <w:r w:rsidDel="004069B1">
                <w:rPr>
                  <w:noProof/>
                  <w:webHidden/>
                </w:rPr>
                <w:tab/>
                <w:delText>52</w:delText>
              </w:r>
            </w:del>
          </w:ins>
        </w:p>
        <w:p w:rsidR="003A4827" w:rsidDel="004069B1" w:rsidRDefault="003A4827">
          <w:pPr>
            <w:pStyle w:val="TOC3"/>
            <w:tabs>
              <w:tab w:val="right" w:leader="dot" w:pos="9350"/>
            </w:tabs>
            <w:rPr>
              <w:ins w:id="708" w:author="Jerod Hodgkin" w:date="2011-01-18T22:53:00Z"/>
              <w:del w:id="709" w:author="Mike Schenk" w:date="2011-01-19T01:21:00Z"/>
              <w:noProof/>
            </w:rPr>
          </w:pPr>
          <w:ins w:id="710" w:author="Jerod Hodgkin" w:date="2011-01-18T22:53:00Z">
            <w:del w:id="711" w:author="Mike Schenk" w:date="2011-01-19T01:21:00Z">
              <w:r w:rsidRPr="004069B1" w:rsidDel="004069B1">
                <w:rPr>
                  <w:rStyle w:val="Hyperlink"/>
                  <w:rFonts w:eastAsia="Arial"/>
                  <w:bCs/>
                  <w:noProof/>
                  <w:lang w:bidi="en-US"/>
                  <w:rPrChange w:id="712" w:author="Mike Schenk" w:date="2011-01-19T01:21:00Z">
                    <w:rPr>
                      <w:rStyle w:val="Hyperlink"/>
                      <w:rFonts w:eastAsia="Arial"/>
                      <w:bCs/>
                      <w:noProof/>
                      <w:lang w:bidi="en-US"/>
                    </w:rPr>
                  </w:rPrChange>
                </w:rPr>
                <w:delText>Orders and menus</w:delText>
              </w:r>
              <w:r w:rsidDel="004069B1">
                <w:rPr>
                  <w:noProof/>
                  <w:webHidden/>
                </w:rPr>
                <w:tab/>
                <w:delText>52</w:delText>
              </w:r>
            </w:del>
          </w:ins>
        </w:p>
        <w:p w:rsidR="003A4827" w:rsidDel="004069B1" w:rsidRDefault="003A4827">
          <w:pPr>
            <w:pStyle w:val="TOC3"/>
            <w:tabs>
              <w:tab w:val="right" w:leader="dot" w:pos="9350"/>
            </w:tabs>
            <w:rPr>
              <w:ins w:id="713" w:author="Jerod Hodgkin" w:date="2011-01-18T22:53:00Z"/>
              <w:del w:id="714" w:author="Mike Schenk" w:date="2011-01-19T01:21:00Z"/>
              <w:noProof/>
            </w:rPr>
          </w:pPr>
          <w:ins w:id="715" w:author="Jerod Hodgkin" w:date="2011-01-18T22:53:00Z">
            <w:del w:id="716" w:author="Mike Schenk" w:date="2011-01-19T01:21:00Z">
              <w:r w:rsidRPr="004069B1" w:rsidDel="004069B1">
                <w:rPr>
                  <w:rStyle w:val="Hyperlink"/>
                  <w:rFonts w:eastAsia="Arial"/>
                  <w:bCs/>
                  <w:noProof/>
                  <w:lang w:bidi="en-US"/>
                  <w:rPrChange w:id="717" w:author="Mike Schenk" w:date="2011-01-19T01:21:00Z">
                    <w:rPr>
                      <w:rStyle w:val="Hyperlink"/>
                      <w:rFonts w:eastAsia="Arial"/>
                      <w:bCs/>
                      <w:noProof/>
                      <w:lang w:bidi="en-US"/>
                    </w:rPr>
                  </w:rPrChange>
                </w:rPr>
                <w:delText>Inventory</w:delText>
              </w:r>
              <w:r w:rsidDel="004069B1">
                <w:rPr>
                  <w:noProof/>
                  <w:webHidden/>
                </w:rPr>
                <w:tab/>
                <w:delText>53</w:delText>
              </w:r>
            </w:del>
          </w:ins>
        </w:p>
        <w:p w:rsidR="003A4827" w:rsidDel="004069B1" w:rsidRDefault="003A4827">
          <w:pPr>
            <w:pStyle w:val="TOC3"/>
            <w:tabs>
              <w:tab w:val="right" w:leader="dot" w:pos="9350"/>
            </w:tabs>
            <w:rPr>
              <w:ins w:id="718" w:author="Jerod Hodgkin" w:date="2011-01-18T22:53:00Z"/>
              <w:del w:id="719" w:author="Mike Schenk" w:date="2011-01-19T01:21:00Z"/>
              <w:noProof/>
            </w:rPr>
          </w:pPr>
          <w:ins w:id="720" w:author="Jerod Hodgkin" w:date="2011-01-18T22:53:00Z">
            <w:del w:id="721" w:author="Mike Schenk" w:date="2011-01-19T01:21:00Z">
              <w:r w:rsidRPr="004069B1" w:rsidDel="004069B1">
                <w:rPr>
                  <w:rStyle w:val="Hyperlink"/>
                  <w:rFonts w:eastAsia="Arial"/>
                  <w:bCs/>
                  <w:noProof/>
                  <w:lang w:bidi="en-US"/>
                  <w:rPrChange w:id="722" w:author="Mike Schenk" w:date="2011-01-19T01:21:00Z">
                    <w:rPr>
                      <w:rStyle w:val="Hyperlink"/>
                      <w:rFonts w:eastAsia="Arial"/>
                      <w:bCs/>
                      <w:noProof/>
                      <w:lang w:bidi="en-US"/>
                    </w:rPr>
                  </w:rPrChange>
                </w:rPr>
                <w:delText>Employees</w:delText>
              </w:r>
              <w:r w:rsidDel="004069B1">
                <w:rPr>
                  <w:noProof/>
                  <w:webHidden/>
                </w:rPr>
                <w:tab/>
                <w:delText>53</w:delText>
              </w:r>
            </w:del>
          </w:ins>
        </w:p>
        <w:p w:rsidR="003A4827" w:rsidDel="004069B1" w:rsidRDefault="003A4827">
          <w:pPr>
            <w:pStyle w:val="TOC1"/>
            <w:tabs>
              <w:tab w:val="right" w:leader="dot" w:pos="9350"/>
            </w:tabs>
            <w:rPr>
              <w:ins w:id="723" w:author="Jerod Hodgkin" w:date="2011-01-18T22:53:00Z"/>
              <w:del w:id="724" w:author="Mike Schenk" w:date="2011-01-19T01:21:00Z"/>
              <w:noProof/>
            </w:rPr>
          </w:pPr>
          <w:ins w:id="725" w:author="Jerod Hodgkin" w:date="2011-01-18T22:53:00Z">
            <w:del w:id="726" w:author="Mike Schenk" w:date="2011-01-19T01:21:00Z">
              <w:r w:rsidRPr="004069B1" w:rsidDel="004069B1">
                <w:rPr>
                  <w:rStyle w:val="Hyperlink"/>
                  <w:noProof/>
                  <w:lang w:bidi="en-US"/>
                  <w:rPrChange w:id="727" w:author="Mike Schenk" w:date="2011-01-19T01:21:00Z">
                    <w:rPr>
                      <w:rStyle w:val="Hyperlink"/>
                      <w:noProof/>
                      <w:lang w:bidi="en-US"/>
                    </w:rPr>
                  </w:rPrChange>
                </w:rPr>
                <w:delText>Glossary</w:delText>
              </w:r>
              <w:r w:rsidDel="004069B1">
                <w:rPr>
                  <w:noProof/>
                  <w:webHidden/>
                </w:rPr>
                <w:tab/>
                <w:delText>54</w:delText>
              </w:r>
            </w:del>
          </w:ins>
        </w:p>
        <w:p w:rsidR="003A4827" w:rsidDel="004069B1" w:rsidRDefault="003A4827">
          <w:pPr>
            <w:pStyle w:val="TOC1"/>
            <w:tabs>
              <w:tab w:val="right" w:leader="dot" w:pos="9350"/>
            </w:tabs>
            <w:rPr>
              <w:ins w:id="728" w:author="Jerod Hodgkin" w:date="2011-01-18T22:53:00Z"/>
              <w:del w:id="729" w:author="Mike Schenk" w:date="2011-01-19T01:21:00Z"/>
              <w:noProof/>
            </w:rPr>
          </w:pPr>
          <w:ins w:id="730" w:author="Jerod Hodgkin" w:date="2011-01-18T22:53:00Z">
            <w:del w:id="731" w:author="Mike Schenk" w:date="2011-01-19T01:21:00Z">
              <w:r w:rsidRPr="004069B1" w:rsidDel="004069B1">
                <w:rPr>
                  <w:rStyle w:val="Hyperlink"/>
                  <w:rFonts w:eastAsia="Arial"/>
                  <w:noProof/>
                  <w:lang w:bidi="en-US"/>
                  <w:rPrChange w:id="732" w:author="Mike Schenk" w:date="2011-01-19T01:21:00Z">
                    <w:rPr>
                      <w:rStyle w:val="Hyperlink"/>
                      <w:rFonts w:eastAsia="Arial"/>
                      <w:noProof/>
                      <w:lang w:bidi="en-US"/>
                    </w:rPr>
                  </w:rPrChange>
                </w:rPr>
                <w:delText>Bibliography</w:delText>
              </w:r>
              <w:r w:rsidDel="004069B1">
                <w:rPr>
                  <w:noProof/>
                  <w:webHidden/>
                </w:rPr>
                <w:tab/>
                <w:delText>55</w:delText>
              </w:r>
            </w:del>
          </w:ins>
        </w:p>
        <w:p w:rsidR="003A4827" w:rsidDel="004069B1" w:rsidRDefault="003A4827">
          <w:pPr>
            <w:pStyle w:val="TOC1"/>
            <w:tabs>
              <w:tab w:val="right" w:leader="dot" w:pos="9350"/>
            </w:tabs>
            <w:rPr>
              <w:ins w:id="733" w:author="Jerod Hodgkin" w:date="2011-01-18T22:53:00Z"/>
              <w:del w:id="734" w:author="Mike Schenk" w:date="2011-01-19T01:21:00Z"/>
              <w:noProof/>
            </w:rPr>
          </w:pPr>
          <w:ins w:id="735" w:author="Jerod Hodgkin" w:date="2011-01-18T22:53:00Z">
            <w:del w:id="736" w:author="Mike Schenk" w:date="2011-01-19T01:21:00Z">
              <w:r w:rsidRPr="004069B1" w:rsidDel="004069B1">
                <w:rPr>
                  <w:rStyle w:val="Hyperlink"/>
                  <w:noProof/>
                  <w:lang w:bidi="en-US"/>
                  <w:rPrChange w:id="737" w:author="Mike Schenk" w:date="2011-01-19T01:21:00Z">
                    <w:rPr>
                      <w:rStyle w:val="Hyperlink"/>
                      <w:noProof/>
                      <w:lang w:bidi="en-US"/>
                    </w:rPr>
                  </w:rPrChange>
                </w:rPr>
                <w:delText>History of Work</w:delText>
              </w:r>
              <w:r w:rsidDel="004069B1">
                <w:rPr>
                  <w:noProof/>
                  <w:webHidden/>
                </w:rPr>
                <w:tab/>
                <w:delText>56</w:delText>
              </w:r>
            </w:del>
          </w:ins>
        </w:p>
        <w:p w:rsidR="003A4827" w:rsidDel="004069B1" w:rsidRDefault="003A4827">
          <w:pPr>
            <w:pStyle w:val="TOC1"/>
            <w:tabs>
              <w:tab w:val="right" w:leader="dot" w:pos="9350"/>
            </w:tabs>
            <w:rPr>
              <w:ins w:id="738" w:author="Jerod Hodgkin" w:date="2011-01-18T22:53:00Z"/>
              <w:del w:id="739" w:author="Mike Schenk" w:date="2011-01-19T01:21:00Z"/>
              <w:noProof/>
            </w:rPr>
          </w:pPr>
          <w:ins w:id="740" w:author="Jerod Hodgkin" w:date="2011-01-18T22:53:00Z">
            <w:del w:id="741" w:author="Mike Schenk" w:date="2011-01-19T01:21:00Z">
              <w:r w:rsidRPr="004069B1" w:rsidDel="004069B1">
                <w:rPr>
                  <w:rStyle w:val="Hyperlink"/>
                  <w:noProof/>
                  <w:lang w:bidi="en-US"/>
                  <w:rPrChange w:id="742" w:author="Mike Schenk" w:date="2011-01-19T01:21:00Z">
                    <w:rPr>
                      <w:rStyle w:val="Hyperlink"/>
                      <w:noProof/>
                      <w:lang w:bidi="en-US"/>
                    </w:rPr>
                  </w:rPrChange>
                </w:rPr>
                <w:delText>Gantt Chart</w:delText>
              </w:r>
              <w:r w:rsidDel="004069B1">
                <w:rPr>
                  <w:noProof/>
                  <w:webHidden/>
                </w:rPr>
                <w:tab/>
                <w:delText>57</w:delText>
              </w:r>
            </w:del>
          </w:ins>
        </w:p>
        <w:p w:rsidR="00387E88" w:rsidDel="004069B1" w:rsidRDefault="00C9294D">
          <w:pPr>
            <w:pStyle w:val="TOC1"/>
            <w:tabs>
              <w:tab w:val="right" w:leader="dot" w:pos="9350"/>
            </w:tabs>
            <w:rPr>
              <w:del w:id="743" w:author="Mike Schenk" w:date="2011-01-19T01:21:00Z"/>
              <w:noProof/>
            </w:rPr>
          </w:pPr>
          <w:del w:id="744" w:author="Mike Schenk" w:date="2011-01-19T01:21:00Z">
            <w:r w:rsidRPr="00C9294D" w:rsidDel="004069B1">
              <w:rPr>
                <w:noProof/>
                <w:rPrChange w:id="745" w:author="Jerod Hodgkin" w:date="2011-01-18T22:53:00Z">
                  <w:rPr>
                    <w:rStyle w:val="Hyperlink"/>
                    <w:rFonts w:eastAsia="Arial"/>
                    <w:noProof/>
                  </w:rPr>
                </w:rPrChange>
              </w:rPr>
              <w:delText>Responsibility Matrix</w:delText>
            </w:r>
            <w:r w:rsidR="00387E88" w:rsidDel="004069B1">
              <w:rPr>
                <w:noProof/>
                <w:webHidden/>
              </w:rPr>
              <w:tab/>
              <w:delText>2</w:delText>
            </w:r>
          </w:del>
        </w:p>
        <w:p w:rsidR="00387E88" w:rsidDel="004069B1" w:rsidRDefault="00C9294D">
          <w:pPr>
            <w:pStyle w:val="TOC1"/>
            <w:tabs>
              <w:tab w:val="right" w:leader="dot" w:pos="9350"/>
            </w:tabs>
            <w:rPr>
              <w:del w:id="746" w:author="Mike Schenk" w:date="2011-01-19T01:21:00Z"/>
              <w:noProof/>
            </w:rPr>
          </w:pPr>
          <w:del w:id="747" w:author="Mike Schenk" w:date="2011-01-19T01:21:00Z">
            <w:r w:rsidRPr="00C9294D" w:rsidDel="004069B1">
              <w:rPr>
                <w:noProof/>
                <w:rPrChange w:id="748" w:author="Jerod Hodgkin" w:date="2011-01-18T22:53:00Z">
                  <w:rPr>
                    <w:rStyle w:val="Hyperlink"/>
                    <w:rFonts w:eastAsia="Arial"/>
                    <w:noProof/>
                  </w:rPr>
                </w:rPrChange>
              </w:rPr>
              <w:delText>Responsibility Allocation Chart</w:delText>
            </w:r>
            <w:r w:rsidR="00387E88" w:rsidDel="004069B1">
              <w:rPr>
                <w:noProof/>
                <w:webHidden/>
              </w:rPr>
              <w:tab/>
              <w:delText>2</w:delText>
            </w:r>
          </w:del>
        </w:p>
        <w:p w:rsidR="00387E88" w:rsidDel="004069B1" w:rsidRDefault="00C9294D">
          <w:pPr>
            <w:pStyle w:val="TOC1"/>
            <w:tabs>
              <w:tab w:val="right" w:leader="dot" w:pos="9350"/>
            </w:tabs>
            <w:rPr>
              <w:del w:id="749" w:author="Mike Schenk" w:date="2011-01-19T01:21:00Z"/>
              <w:noProof/>
            </w:rPr>
          </w:pPr>
          <w:del w:id="750" w:author="Mike Schenk" w:date="2011-01-19T01:21:00Z">
            <w:r w:rsidRPr="00C9294D" w:rsidDel="004069B1">
              <w:rPr>
                <w:noProof/>
                <w:rPrChange w:id="751" w:author="Jerod Hodgkin" w:date="2011-01-18T22:53:00Z">
                  <w:rPr>
                    <w:rStyle w:val="Hyperlink"/>
                    <w:rFonts w:eastAsia="Arial"/>
                    <w:noProof/>
                  </w:rPr>
                </w:rPrChange>
              </w:rPr>
              <w:delText>Summary of Changes</w:delText>
            </w:r>
            <w:r w:rsidR="00387E88" w:rsidDel="004069B1">
              <w:rPr>
                <w:noProof/>
                <w:webHidden/>
              </w:rPr>
              <w:tab/>
              <w:delText>3</w:delText>
            </w:r>
          </w:del>
        </w:p>
        <w:p w:rsidR="00387E88" w:rsidDel="004069B1" w:rsidRDefault="00C9294D">
          <w:pPr>
            <w:pStyle w:val="TOC1"/>
            <w:tabs>
              <w:tab w:val="right" w:leader="dot" w:pos="9350"/>
            </w:tabs>
            <w:rPr>
              <w:del w:id="752" w:author="Mike Schenk" w:date="2011-01-19T01:21:00Z"/>
              <w:noProof/>
            </w:rPr>
          </w:pPr>
          <w:del w:id="753" w:author="Mike Schenk" w:date="2011-01-19T01:21:00Z">
            <w:r w:rsidRPr="00C9294D" w:rsidDel="004069B1">
              <w:rPr>
                <w:noProof/>
                <w:rPrChange w:id="754" w:author="Jerod Hodgkin" w:date="2011-01-18T22:53:00Z">
                  <w:rPr>
                    <w:rStyle w:val="Hyperlink"/>
                    <w:rFonts w:eastAsia="Arial"/>
                    <w:noProof/>
                  </w:rPr>
                </w:rPrChange>
              </w:rPr>
              <w:delText>Introduction (Customer Statement of Requirements)</w:delText>
            </w:r>
            <w:r w:rsidR="00387E88" w:rsidDel="004069B1">
              <w:rPr>
                <w:noProof/>
                <w:webHidden/>
              </w:rPr>
              <w:tab/>
              <w:delText>7</w:delText>
            </w:r>
          </w:del>
        </w:p>
        <w:p w:rsidR="00387E88" w:rsidDel="004069B1" w:rsidRDefault="00C9294D">
          <w:pPr>
            <w:pStyle w:val="TOC2"/>
            <w:tabs>
              <w:tab w:val="right" w:leader="dot" w:pos="9350"/>
            </w:tabs>
            <w:rPr>
              <w:del w:id="755" w:author="Mike Schenk" w:date="2011-01-19T01:21:00Z"/>
              <w:noProof/>
            </w:rPr>
          </w:pPr>
          <w:del w:id="756" w:author="Mike Schenk" w:date="2011-01-19T01:21:00Z">
            <w:r w:rsidRPr="00C9294D" w:rsidDel="004069B1">
              <w:rPr>
                <w:noProof/>
                <w:rPrChange w:id="757" w:author="Jerod Hodgkin" w:date="2011-01-18T22:53:00Z">
                  <w:rPr>
                    <w:rStyle w:val="Hyperlink"/>
                    <w:rFonts w:eastAsia="Arial"/>
                    <w:noProof/>
                  </w:rPr>
                </w:rPrChange>
              </w:rPr>
              <w:delText>Purpose</w:delText>
            </w:r>
            <w:r w:rsidR="00387E88" w:rsidDel="004069B1">
              <w:rPr>
                <w:noProof/>
                <w:webHidden/>
              </w:rPr>
              <w:tab/>
              <w:delText>7</w:delText>
            </w:r>
          </w:del>
        </w:p>
        <w:p w:rsidR="00387E88" w:rsidDel="004069B1" w:rsidRDefault="00C9294D">
          <w:pPr>
            <w:pStyle w:val="TOC2"/>
            <w:tabs>
              <w:tab w:val="right" w:leader="dot" w:pos="9350"/>
            </w:tabs>
            <w:rPr>
              <w:del w:id="758" w:author="Mike Schenk" w:date="2011-01-19T01:21:00Z"/>
              <w:noProof/>
            </w:rPr>
          </w:pPr>
          <w:del w:id="759" w:author="Mike Schenk" w:date="2011-01-19T01:21:00Z">
            <w:r w:rsidRPr="00C9294D" w:rsidDel="004069B1">
              <w:rPr>
                <w:noProof/>
                <w:rPrChange w:id="760" w:author="Jerod Hodgkin" w:date="2011-01-18T22:53:00Z">
                  <w:rPr>
                    <w:rStyle w:val="Hyperlink"/>
                    <w:rFonts w:eastAsia="Arial"/>
                    <w:noProof/>
                  </w:rPr>
                </w:rPrChange>
              </w:rPr>
              <w:delText>Scope</w:delText>
            </w:r>
            <w:r w:rsidR="00387E88" w:rsidDel="004069B1">
              <w:rPr>
                <w:noProof/>
                <w:webHidden/>
              </w:rPr>
              <w:tab/>
              <w:delText>7</w:delText>
            </w:r>
          </w:del>
        </w:p>
        <w:p w:rsidR="00387E88" w:rsidDel="004069B1" w:rsidRDefault="00C9294D">
          <w:pPr>
            <w:pStyle w:val="TOC2"/>
            <w:tabs>
              <w:tab w:val="right" w:leader="dot" w:pos="9350"/>
            </w:tabs>
            <w:rPr>
              <w:del w:id="761" w:author="Mike Schenk" w:date="2011-01-19T01:21:00Z"/>
              <w:noProof/>
            </w:rPr>
          </w:pPr>
          <w:del w:id="762" w:author="Mike Schenk" w:date="2011-01-19T01:21:00Z">
            <w:r w:rsidRPr="00C9294D" w:rsidDel="004069B1">
              <w:rPr>
                <w:noProof/>
                <w:rPrChange w:id="763" w:author="Jerod Hodgkin" w:date="2011-01-18T22:53:00Z">
                  <w:rPr>
                    <w:rStyle w:val="Hyperlink"/>
                    <w:rFonts w:eastAsia="Arial"/>
                    <w:noProof/>
                  </w:rPr>
                </w:rPrChange>
              </w:rPr>
              <w:delText>References</w:delText>
            </w:r>
            <w:r w:rsidR="00387E88" w:rsidDel="004069B1">
              <w:rPr>
                <w:noProof/>
                <w:webHidden/>
              </w:rPr>
              <w:tab/>
              <w:delText>7</w:delText>
            </w:r>
          </w:del>
        </w:p>
        <w:p w:rsidR="00387E88" w:rsidDel="004069B1" w:rsidRDefault="00C9294D">
          <w:pPr>
            <w:pStyle w:val="TOC2"/>
            <w:tabs>
              <w:tab w:val="right" w:leader="dot" w:pos="9350"/>
            </w:tabs>
            <w:rPr>
              <w:del w:id="764" w:author="Mike Schenk" w:date="2011-01-19T01:21:00Z"/>
              <w:noProof/>
            </w:rPr>
          </w:pPr>
          <w:del w:id="765" w:author="Mike Schenk" w:date="2011-01-19T01:21:00Z">
            <w:r w:rsidRPr="00C9294D" w:rsidDel="004069B1">
              <w:rPr>
                <w:noProof/>
                <w:rPrChange w:id="766" w:author="Jerod Hodgkin" w:date="2011-01-18T22:53:00Z">
                  <w:rPr>
                    <w:rStyle w:val="Hyperlink"/>
                    <w:rFonts w:eastAsia="Arial"/>
                    <w:noProof/>
                  </w:rPr>
                </w:rPrChange>
              </w:rPr>
              <w:delText>Audience</w:delText>
            </w:r>
            <w:r w:rsidR="00387E88" w:rsidDel="004069B1">
              <w:rPr>
                <w:noProof/>
                <w:webHidden/>
              </w:rPr>
              <w:tab/>
              <w:delText>8</w:delText>
            </w:r>
          </w:del>
        </w:p>
        <w:p w:rsidR="00387E88" w:rsidDel="004069B1" w:rsidRDefault="00C9294D">
          <w:pPr>
            <w:pStyle w:val="TOC1"/>
            <w:tabs>
              <w:tab w:val="right" w:leader="dot" w:pos="9350"/>
            </w:tabs>
            <w:rPr>
              <w:del w:id="767" w:author="Mike Schenk" w:date="2011-01-19T01:21:00Z"/>
              <w:noProof/>
            </w:rPr>
          </w:pPr>
          <w:del w:id="768" w:author="Mike Schenk" w:date="2011-01-19T01:21:00Z">
            <w:r w:rsidRPr="00C9294D" w:rsidDel="004069B1">
              <w:rPr>
                <w:noProof/>
                <w:rPrChange w:id="769" w:author="Jerod Hodgkin" w:date="2011-01-18T22:53:00Z">
                  <w:rPr>
                    <w:rStyle w:val="Hyperlink"/>
                    <w:rFonts w:eastAsia="Arial"/>
                    <w:noProof/>
                  </w:rPr>
                </w:rPrChange>
              </w:rPr>
              <w:delText>System Overview</w:delText>
            </w:r>
            <w:r w:rsidR="00387E88" w:rsidDel="004069B1">
              <w:rPr>
                <w:noProof/>
                <w:webHidden/>
              </w:rPr>
              <w:tab/>
              <w:delText>9</w:delText>
            </w:r>
          </w:del>
        </w:p>
        <w:p w:rsidR="00387E88" w:rsidDel="004069B1" w:rsidRDefault="00C9294D">
          <w:pPr>
            <w:pStyle w:val="TOC2"/>
            <w:tabs>
              <w:tab w:val="right" w:leader="dot" w:pos="9350"/>
            </w:tabs>
            <w:rPr>
              <w:del w:id="770" w:author="Mike Schenk" w:date="2011-01-19T01:21:00Z"/>
              <w:noProof/>
            </w:rPr>
          </w:pPr>
          <w:del w:id="771" w:author="Mike Schenk" w:date="2011-01-19T01:21:00Z">
            <w:r w:rsidRPr="00C9294D" w:rsidDel="004069B1">
              <w:rPr>
                <w:noProof/>
                <w:rPrChange w:id="772" w:author="Jerod Hodgkin" w:date="2011-01-18T22:53:00Z">
                  <w:rPr>
                    <w:rStyle w:val="Hyperlink"/>
                    <w:noProof/>
                  </w:rPr>
                </w:rPrChange>
              </w:rPr>
              <w:delText>System functionality</w:delText>
            </w:r>
            <w:r w:rsidR="00387E88" w:rsidDel="004069B1">
              <w:rPr>
                <w:noProof/>
                <w:webHidden/>
              </w:rPr>
              <w:tab/>
              <w:delText>9</w:delText>
            </w:r>
          </w:del>
        </w:p>
        <w:p w:rsidR="00387E88" w:rsidDel="004069B1" w:rsidRDefault="00C9294D">
          <w:pPr>
            <w:pStyle w:val="TOC2"/>
            <w:tabs>
              <w:tab w:val="right" w:leader="dot" w:pos="9350"/>
            </w:tabs>
            <w:rPr>
              <w:del w:id="773" w:author="Mike Schenk" w:date="2011-01-19T01:21:00Z"/>
              <w:noProof/>
            </w:rPr>
          </w:pPr>
          <w:del w:id="774" w:author="Mike Schenk" w:date="2011-01-19T01:21:00Z">
            <w:r w:rsidRPr="00C9294D" w:rsidDel="004069B1">
              <w:rPr>
                <w:noProof/>
                <w:rPrChange w:id="775" w:author="Jerod Hodgkin" w:date="2011-01-18T22:53:00Z">
                  <w:rPr>
                    <w:rStyle w:val="Hyperlink"/>
                    <w:rFonts w:eastAsia="Arial"/>
                    <w:noProof/>
                  </w:rPr>
                </w:rPrChange>
              </w:rPr>
              <w:delText>System Components</w:delText>
            </w:r>
            <w:r w:rsidR="00387E88" w:rsidDel="004069B1">
              <w:rPr>
                <w:noProof/>
                <w:webHidden/>
              </w:rPr>
              <w:tab/>
              <w:delText>9</w:delText>
            </w:r>
          </w:del>
        </w:p>
        <w:p w:rsidR="00387E88" w:rsidDel="004069B1" w:rsidRDefault="00C9294D">
          <w:pPr>
            <w:pStyle w:val="TOC2"/>
            <w:tabs>
              <w:tab w:val="right" w:leader="dot" w:pos="9350"/>
            </w:tabs>
            <w:rPr>
              <w:del w:id="776" w:author="Mike Schenk" w:date="2011-01-19T01:21:00Z"/>
              <w:noProof/>
            </w:rPr>
          </w:pPr>
          <w:del w:id="777" w:author="Mike Schenk" w:date="2011-01-19T01:21:00Z">
            <w:r w:rsidRPr="00C9294D" w:rsidDel="004069B1">
              <w:rPr>
                <w:noProof/>
                <w:rPrChange w:id="778" w:author="Jerod Hodgkin" w:date="2011-01-18T22:53:00Z">
                  <w:rPr>
                    <w:rStyle w:val="Hyperlink"/>
                    <w:rFonts w:eastAsia="Arial"/>
                    <w:noProof/>
                  </w:rPr>
                </w:rPrChange>
              </w:rPr>
              <w:delText>Basic Design Approach</w:delText>
            </w:r>
            <w:r w:rsidR="00387E88" w:rsidDel="004069B1">
              <w:rPr>
                <w:noProof/>
                <w:webHidden/>
              </w:rPr>
              <w:tab/>
              <w:delText>10</w:delText>
            </w:r>
          </w:del>
        </w:p>
        <w:p w:rsidR="00387E88" w:rsidDel="004069B1" w:rsidRDefault="00C9294D">
          <w:pPr>
            <w:pStyle w:val="TOC1"/>
            <w:tabs>
              <w:tab w:val="right" w:leader="dot" w:pos="9350"/>
            </w:tabs>
            <w:rPr>
              <w:del w:id="779" w:author="Mike Schenk" w:date="2011-01-19T01:21:00Z"/>
              <w:noProof/>
            </w:rPr>
          </w:pPr>
          <w:del w:id="780" w:author="Mike Schenk" w:date="2011-01-19T01:21:00Z">
            <w:r w:rsidRPr="00C9294D" w:rsidDel="004069B1">
              <w:rPr>
                <w:noProof/>
                <w:rPrChange w:id="781" w:author="Jerod Hodgkin" w:date="2011-01-18T22:53:00Z">
                  <w:rPr>
                    <w:rStyle w:val="Hyperlink"/>
                    <w:rFonts w:eastAsia="Arial"/>
                    <w:noProof/>
                  </w:rPr>
                </w:rPrChange>
              </w:rPr>
              <w:delText>User Interface Prototypes</w:delText>
            </w:r>
            <w:r w:rsidR="00387E88" w:rsidDel="004069B1">
              <w:rPr>
                <w:noProof/>
                <w:webHidden/>
              </w:rPr>
              <w:tab/>
              <w:delText>11</w:delText>
            </w:r>
          </w:del>
        </w:p>
        <w:p w:rsidR="00387E88" w:rsidDel="004069B1" w:rsidRDefault="00C9294D">
          <w:pPr>
            <w:pStyle w:val="TOC2"/>
            <w:tabs>
              <w:tab w:val="right" w:leader="dot" w:pos="9350"/>
            </w:tabs>
            <w:rPr>
              <w:del w:id="782" w:author="Mike Schenk" w:date="2011-01-19T01:21:00Z"/>
              <w:noProof/>
            </w:rPr>
          </w:pPr>
          <w:del w:id="783" w:author="Mike Schenk" w:date="2011-01-19T01:21:00Z">
            <w:r w:rsidRPr="00C9294D" w:rsidDel="004069B1">
              <w:rPr>
                <w:noProof/>
                <w:rPrChange w:id="784" w:author="Jerod Hodgkin" w:date="2011-01-18T22:53:00Z">
                  <w:rPr>
                    <w:rStyle w:val="Hyperlink"/>
                    <w:rFonts w:eastAsia="Arial"/>
                    <w:noProof/>
                  </w:rPr>
                </w:rPrChange>
              </w:rPr>
              <w:delText>Login Screen</w:delText>
            </w:r>
            <w:r w:rsidR="00387E88" w:rsidDel="004069B1">
              <w:rPr>
                <w:noProof/>
                <w:webHidden/>
              </w:rPr>
              <w:tab/>
              <w:delText>11</w:delText>
            </w:r>
          </w:del>
        </w:p>
        <w:p w:rsidR="00387E88" w:rsidDel="004069B1" w:rsidRDefault="00C9294D">
          <w:pPr>
            <w:pStyle w:val="TOC2"/>
            <w:tabs>
              <w:tab w:val="right" w:leader="dot" w:pos="9350"/>
            </w:tabs>
            <w:rPr>
              <w:del w:id="785" w:author="Mike Schenk" w:date="2011-01-19T01:21:00Z"/>
              <w:noProof/>
            </w:rPr>
          </w:pPr>
          <w:del w:id="786" w:author="Mike Schenk" w:date="2011-01-19T01:21:00Z">
            <w:r w:rsidRPr="00C9294D" w:rsidDel="004069B1">
              <w:rPr>
                <w:noProof/>
                <w:rPrChange w:id="787" w:author="Jerod Hodgkin" w:date="2011-01-18T22:53:00Z">
                  <w:rPr>
                    <w:rStyle w:val="Hyperlink"/>
                    <w:rFonts w:eastAsia="Arial"/>
                    <w:noProof/>
                  </w:rPr>
                </w:rPrChange>
              </w:rPr>
              <w:delText>Order Entry Screen</w:delText>
            </w:r>
            <w:r w:rsidR="00387E88" w:rsidDel="004069B1">
              <w:rPr>
                <w:noProof/>
                <w:webHidden/>
              </w:rPr>
              <w:tab/>
              <w:delText>12</w:delText>
            </w:r>
          </w:del>
        </w:p>
        <w:p w:rsidR="00387E88" w:rsidDel="004069B1" w:rsidRDefault="00C9294D">
          <w:pPr>
            <w:pStyle w:val="TOC2"/>
            <w:tabs>
              <w:tab w:val="right" w:leader="dot" w:pos="9350"/>
            </w:tabs>
            <w:rPr>
              <w:del w:id="788" w:author="Mike Schenk" w:date="2011-01-19T01:21:00Z"/>
              <w:noProof/>
            </w:rPr>
          </w:pPr>
          <w:del w:id="789" w:author="Mike Schenk" w:date="2011-01-19T01:21:00Z">
            <w:r w:rsidRPr="00C9294D" w:rsidDel="004069B1">
              <w:rPr>
                <w:noProof/>
                <w:rPrChange w:id="790" w:author="Jerod Hodgkin" w:date="2011-01-18T22:53:00Z">
                  <w:rPr>
                    <w:rStyle w:val="Hyperlink"/>
                    <w:rFonts w:eastAsia="Arial"/>
                    <w:noProof/>
                  </w:rPr>
                </w:rPrChange>
              </w:rPr>
              <w:delText>Cook’s Screen</w:delText>
            </w:r>
            <w:r w:rsidR="00387E88" w:rsidDel="004069B1">
              <w:rPr>
                <w:noProof/>
                <w:webHidden/>
              </w:rPr>
              <w:tab/>
              <w:delText>13</w:delText>
            </w:r>
          </w:del>
        </w:p>
        <w:p w:rsidR="00387E88" w:rsidDel="004069B1" w:rsidRDefault="00C9294D">
          <w:pPr>
            <w:pStyle w:val="TOC2"/>
            <w:tabs>
              <w:tab w:val="right" w:leader="dot" w:pos="9350"/>
            </w:tabs>
            <w:rPr>
              <w:del w:id="791" w:author="Mike Schenk" w:date="2011-01-19T01:21:00Z"/>
              <w:noProof/>
            </w:rPr>
          </w:pPr>
          <w:del w:id="792" w:author="Mike Schenk" w:date="2011-01-19T01:21:00Z">
            <w:r w:rsidRPr="00C9294D" w:rsidDel="004069B1">
              <w:rPr>
                <w:noProof/>
                <w:rPrChange w:id="793" w:author="Jerod Hodgkin" w:date="2011-01-18T22:53:00Z">
                  <w:rPr>
                    <w:rStyle w:val="Hyperlink"/>
                    <w:rFonts w:eastAsia="Arial"/>
                    <w:noProof/>
                  </w:rPr>
                </w:rPrChange>
              </w:rPr>
              <w:delText>Inventory Management Touch-Screen</w:delText>
            </w:r>
            <w:r w:rsidR="00387E88" w:rsidDel="004069B1">
              <w:rPr>
                <w:noProof/>
                <w:webHidden/>
              </w:rPr>
              <w:tab/>
              <w:delText>14</w:delText>
            </w:r>
          </w:del>
        </w:p>
        <w:p w:rsidR="00387E88" w:rsidDel="004069B1" w:rsidRDefault="00C9294D">
          <w:pPr>
            <w:pStyle w:val="TOC2"/>
            <w:tabs>
              <w:tab w:val="right" w:leader="dot" w:pos="9350"/>
            </w:tabs>
            <w:rPr>
              <w:del w:id="794" w:author="Mike Schenk" w:date="2011-01-19T01:21:00Z"/>
              <w:noProof/>
            </w:rPr>
          </w:pPr>
          <w:del w:id="795" w:author="Mike Schenk" w:date="2011-01-19T01:21:00Z">
            <w:r w:rsidRPr="00C9294D" w:rsidDel="004069B1">
              <w:rPr>
                <w:noProof/>
                <w:rPrChange w:id="796" w:author="Jerod Hodgkin" w:date="2011-01-18T22:53:00Z">
                  <w:rPr>
                    <w:rStyle w:val="Hyperlink"/>
                    <w:rFonts w:eastAsia="Arial"/>
                    <w:noProof/>
                  </w:rPr>
                </w:rPrChange>
              </w:rPr>
              <w:delText>Inventory Management</w:delText>
            </w:r>
            <w:r w:rsidR="00387E88" w:rsidDel="004069B1">
              <w:rPr>
                <w:noProof/>
                <w:webHidden/>
              </w:rPr>
              <w:tab/>
              <w:delText>15</w:delText>
            </w:r>
          </w:del>
        </w:p>
        <w:p w:rsidR="00387E88" w:rsidDel="004069B1" w:rsidRDefault="00C9294D">
          <w:pPr>
            <w:pStyle w:val="TOC2"/>
            <w:tabs>
              <w:tab w:val="right" w:leader="dot" w:pos="9350"/>
            </w:tabs>
            <w:rPr>
              <w:del w:id="797" w:author="Mike Schenk" w:date="2011-01-19T01:21:00Z"/>
              <w:noProof/>
            </w:rPr>
          </w:pPr>
          <w:del w:id="798" w:author="Mike Schenk" w:date="2011-01-19T01:21:00Z">
            <w:r w:rsidRPr="00C9294D" w:rsidDel="004069B1">
              <w:rPr>
                <w:noProof/>
                <w:rPrChange w:id="799" w:author="Jerod Hodgkin" w:date="2011-01-18T22:53:00Z">
                  <w:rPr>
                    <w:rStyle w:val="Hyperlink"/>
                    <w:rFonts w:eastAsia="Arial"/>
                    <w:bCs/>
                    <w:noProof/>
                  </w:rPr>
                </w:rPrChange>
              </w:rPr>
              <w:delText>Menu Management</w:delText>
            </w:r>
            <w:r w:rsidR="00387E88" w:rsidDel="004069B1">
              <w:rPr>
                <w:noProof/>
                <w:webHidden/>
              </w:rPr>
              <w:tab/>
              <w:delText>16</w:delText>
            </w:r>
          </w:del>
        </w:p>
        <w:p w:rsidR="00387E88" w:rsidDel="004069B1" w:rsidRDefault="00C9294D">
          <w:pPr>
            <w:pStyle w:val="TOC2"/>
            <w:tabs>
              <w:tab w:val="right" w:leader="dot" w:pos="9350"/>
            </w:tabs>
            <w:rPr>
              <w:del w:id="800" w:author="Mike Schenk" w:date="2011-01-19T01:21:00Z"/>
              <w:noProof/>
            </w:rPr>
          </w:pPr>
          <w:del w:id="801" w:author="Mike Schenk" w:date="2011-01-19T01:21:00Z">
            <w:r w:rsidRPr="00C9294D" w:rsidDel="004069B1">
              <w:rPr>
                <w:noProof/>
                <w:rPrChange w:id="802" w:author="Jerod Hodgkin" w:date="2011-01-18T22:53:00Z">
                  <w:rPr>
                    <w:rStyle w:val="Hyperlink"/>
                    <w:rFonts w:eastAsia="Arial"/>
                    <w:bCs/>
                    <w:noProof/>
                  </w:rPr>
                </w:rPrChange>
              </w:rPr>
              <w:delText>Employee Management</w:delText>
            </w:r>
            <w:r w:rsidR="00387E88" w:rsidDel="004069B1">
              <w:rPr>
                <w:noProof/>
                <w:webHidden/>
              </w:rPr>
              <w:tab/>
              <w:delText>17</w:delText>
            </w:r>
          </w:del>
        </w:p>
        <w:p w:rsidR="00387E88" w:rsidDel="004069B1" w:rsidRDefault="00C9294D">
          <w:pPr>
            <w:pStyle w:val="TOC2"/>
            <w:tabs>
              <w:tab w:val="right" w:leader="dot" w:pos="9350"/>
            </w:tabs>
            <w:rPr>
              <w:del w:id="803" w:author="Mike Schenk" w:date="2011-01-19T01:21:00Z"/>
              <w:noProof/>
            </w:rPr>
          </w:pPr>
          <w:del w:id="804" w:author="Mike Schenk" w:date="2011-01-19T01:21:00Z">
            <w:r w:rsidRPr="00C9294D" w:rsidDel="004069B1">
              <w:rPr>
                <w:noProof/>
                <w:rPrChange w:id="805" w:author="Jerod Hodgkin" w:date="2011-01-18T22:53:00Z">
                  <w:rPr>
                    <w:rStyle w:val="Hyperlink"/>
                    <w:rFonts w:eastAsia="Arial"/>
                    <w:bCs/>
                    <w:noProof/>
                  </w:rPr>
                </w:rPrChange>
              </w:rPr>
              <w:delText>Report Selection</w:delText>
            </w:r>
            <w:r w:rsidR="00387E88" w:rsidDel="004069B1">
              <w:rPr>
                <w:noProof/>
                <w:webHidden/>
              </w:rPr>
              <w:tab/>
              <w:delText>18</w:delText>
            </w:r>
          </w:del>
        </w:p>
        <w:p w:rsidR="00387E88" w:rsidDel="004069B1" w:rsidRDefault="00C9294D">
          <w:pPr>
            <w:pStyle w:val="TOC2"/>
            <w:tabs>
              <w:tab w:val="right" w:leader="dot" w:pos="9350"/>
            </w:tabs>
            <w:rPr>
              <w:del w:id="806" w:author="Mike Schenk" w:date="2011-01-19T01:21:00Z"/>
              <w:noProof/>
            </w:rPr>
          </w:pPr>
          <w:del w:id="807" w:author="Mike Schenk" w:date="2011-01-19T01:21:00Z">
            <w:r w:rsidRPr="00C9294D" w:rsidDel="004069B1">
              <w:rPr>
                <w:noProof/>
                <w:rPrChange w:id="808" w:author="Jerod Hodgkin" w:date="2011-01-18T22:53:00Z">
                  <w:rPr>
                    <w:rStyle w:val="Hyperlink"/>
                    <w:rFonts w:eastAsia="Arial"/>
                    <w:bCs/>
                    <w:noProof/>
                  </w:rPr>
                </w:rPrChange>
              </w:rPr>
              <w:delText>Running Reports</w:delText>
            </w:r>
            <w:r w:rsidR="00387E88" w:rsidDel="004069B1">
              <w:rPr>
                <w:noProof/>
                <w:webHidden/>
              </w:rPr>
              <w:tab/>
              <w:delText>19</w:delText>
            </w:r>
          </w:del>
        </w:p>
        <w:p w:rsidR="00387E88" w:rsidDel="004069B1" w:rsidRDefault="00C9294D">
          <w:pPr>
            <w:pStyle w:val="TOC1"/>
            <w:tabs>
              <w:tab w:val="right" w:leader="dot" w:pos="9350"/>
            </w:tabs>
            <w:rPr>
              <w:del w:id="809" w:author="Mike Schenk" w:date="2011-01-19T01:21:00Z"/>
              <w:noProof/>
            </w:rPr>
          </w:pPr>
          <w:del w:id="810" w:author="Mike Schenk" w:date="2011-01-19T01:21:00Z">
            <w:r w:rsidRPr="00C9294D" w:rsidDel="004069B1">
              <w:rPr>
                <w:noProof/>
                <w:rPrChange w:id="811" w:author="Jerod Hodgkin" w:date="2011-01-18T22:53:00Z">
                  <w:rPr>
                    <w:rStyle w:val="Hyperlink"/>
                    <w:rFonts w:eastAsia="Arial"/>
                    <w:noProof/>
                  </w:rPr>
                </w:rPrChange>
              </w:rPr>
              <w:delText>Design Considerations</w:delText>
            </w:r>
            <w:r w:rsidR="00387E88" w:rsidDel="004069B1">
              <w:rPr>
                <w:noProof/>
                <w:webHidden/>
              </w:rPr>
              <w:tab/>
              <w:delText>20</w:delText>
            </w:r>
          </w:del>
        </w:p>
        <w:p w:rsidR="00387E88" w:rsidDel="004069B1" w:rsidRDefault="00C9294D">
          <w:pPr>
            <w:pStyle w:val="TOC2"/>
            <w:tabs>
              <w:tab w:val="right" w:leader="dot" w:pos="9350"/>
            </w:tabs>
            <w:rPr>
              <w:del w:id="812" w:author="Mike Schenk" w:date="2011-01-19T01:21:00Z"/>
              <w:noProof/>
            </w:rPr>
          </w:pPr>
          <w:del w:id="813" w:author="Mike Schenk" w:date="2011-01-19T01:21:00Z">
            <w:r w:rsidRPr="00C9294D" w:rsidDel="004069B1">
              <w:rPr>
                <w:noProof/>
                <w:rPrChange w:id="814" w:author="Jerod Hodgkin" w:date="2011-01-18T22:53:00Z">
                  <w:rPr>
                    <w:rStyle w:val="Hyperlink"/>
                    <w:rFonts w:eastAsia="Arial"/>
                    <w:noProof/>
                  </w:rPr>
                </w:rPrChange>
              </w:rPr>
              <w:delText>Assumptions and Dependencies</w:delText>
            </w:r>
            <w:r w:rsidR="00387E88" w:rsidDel="004069B1">
              <w:rPr>
                <w:noProof/>
                <w:webHidden/>
              </w:rPr>
              <w:tab/>
              <w:delText>20</w:delText>
            </w:r>
          </w:del>
        </w:p>
        <w:p w:rsidR="00387E88" w:rsidDel="004069B1" w:rsidRDefault="00C9294D">
          <w:pPr>
            <w:pStyle w:val="TOC2"/>
            <w:tabs>
              <w:tab w:val="right" w:leader="dot" w:pos="9350"/>
            </w:tabs>
            <w:rPr>
              <w:del w:id="815" w:author="Mike Schenk" w:date="2011-01-19T01:21:00Z"/>
              <w:noProof/>
            </w:rPr>
          </w:pPr>
          <w:del w:id="816" w:author="Mike Schenk" w:date="2011-01-19T01:21:00Z">
            <w:r w:rsidRPr="00C9294D" w:rsidDel="004069B1">
              <w:rPr>
                <w:noProof/>
                <w:rPrChange w:id="817" w:author="Jerod Hodgkin" w:date="2011-01-18T22:53:00Z">
                  <w:rPr>
                    <w:rStyle w:val="Hyperlink"/>
                    <w:rFonts w:eastAsia="Arial"/>
                    <w:noProof/>
                  </w:rPr>
                </w:rPrChange>
              </w:rPr>
              <w:delText>General Constraints</w:delText>
            </w:r>
            <w:r w:rsidR="00387E88" w:rsidDel="004069B1">
              <w:rPr>
                <w:noProof/>
                <w:webHidden/>
              </w:rPr>
              <w:tab/>
              <w:delText>20</w:delText>
            </w:r>
          </w:del>
        </w:p>
        <w:p w:rsidR="00387E88" w:rsidDel="004069B1" w:rsidRDefault="00C9294D">
          <w:pPr>
            <w:pStyle w:val="TOC2"/>
            <w:tabs>
              <w:tab w:val="right" w:leader="dot" w:pos="9350"/>
            </w:tabs>
            <w:rPr>
              <w:del w:id="818" w:author="Mike Schenk" w:date="2011-01-19T01:21:00Z"/>
              <w:noProof/>
            </w:rPr>
          </w:pPr>
          <w:del w:id="819" w:author="Mike Schenk" w:date="2011-01-19T01:21:00Z">
            <w:r w:rsidRPr="00C9294D" w:rsidDel="004069B1">
              <w:rPr>
                <w:noProof/>
                <w:rPrChange w:id="820" w:author="Jerod Hodgkin" w:date="2011-01-18T22:53:00Z">
                  <w:rPr>
                    <w:rStyle w:val="Hyperlink"/>
                    <w:rFonts w:eastAsia="Arial"/>
                    <w:noProof/>
                  </w:rPr>
                </w:rPrChange>
              </w:rPr>
              <w:delText>Architectural Strategies</w:delText>
            </w:r>
            <w:r w:rsidR="00387E88" w:rsidDel="004069B1">
              <w:rPr>
                <w:noProof/>
                <w:webHidden/>
              </w:rPr>
              <w:tab/>
              <w:delText>20</w:delText>
            </w:r>
          </w:del>
        </w:p>
        <w:p w:rsidR="00387E88" w:rsidDel="004069B1" w:rsidRDefault="00C9294D">
          <w:pPr>
            <w:pStyle w:val="TOC1"/>
            <w:tabs>
              <w:tab w:val="right" w:leader="dot" w:pos="9350"/>
            </w:tabs>
            <w:rPr>
              <w:del w:id="821" w:author="Mike Schenk" w:date="2011-01-19T01:21:00Z"/>
              <w:noProof/>
            </w:rPr>
          </w:pPr>
          <w:del w:id="822" w:author="Mike Schenk" w:date="2011-01-19T01:21:00Z">
            <w:r w:rsidRPr="00C9294D" w:rsidDel="004069B1">
              <w:rPr>
                <w:noProof/>
                <w:rPrChange w:id="823" w:author="Jerod Hodgkin" w:date="2011-01-18T22:53:00Z">
                  <w:rPr>
                    <w:rStyle w:val="Hyperlink"/>
                    <w:rFonts w:eastAsia="Arial"/>
                    <w:noProof/>
                  </w:rPr>
                </w:rPrChange>
              </w:rPr>
              <w:delText>System Architecture</w:delText>
            </w:r>
            <w:r w:rsidR="00387E88" w:rsidDel="004069B1">
              <w:rPr>
                <w:noProof/>
                <w:webHidden/>
              </w:rPr>
              <w:tab/>
              <w:delText>22</w:delText>
            </w:r>
          </w:del>
        </w:p>
        <w:p w:rsidR="00387E88" w:rsidDel="004069B1" w:rsidRDefault="00C9294D">
          <w:pPr>
            <w:pStyle w:val="TOC2"/>
            <w:tabs>
              <w:tab w:val="right" w:leader="dot" w:pos="9350"/>
            </w:tabs>
            <w:rPr>
              <w:del w:id="824" w:author="Mike Schenk" w:date="2011-01-19T01:21:00Z"/>
              <w:noProof/>
            </w:rPr>
          </w:pPr>
          <w:del w:id="825" w:author="Mike Schenk" w:date="2011-01-19T01:21:00Z">
            <w:r w:rsidRPr="00C9294D" w:rsidDel="004069B1">
              <w:rPr>
                <w:noProof/>
                <w:rPrChange w:id="826" w:author="Jerod Hodgkin" w:date="2011-01-18T22:53:00Z">
                  <w:rPr>
                    <w:rStyle w:val="Hyperlink"/>
                    <w:rFonts w:eastAsia="Arial"/>
                    <w:noProof/>
                  </w:rPr>
                </w:rPrChange>
              </w:rPr>
              <w:delText>Use Cases</w:delText>
            </w:r>
            <w:r w:rsidR="00387E88" w:rsidDel="004069B1">
              <w:rPr>
                <w:noProof/>
                <w:webHidden/>
              </w:rPr>
              <w:tab/>
              <w:delText>22</w:delText>
            </w:r>
          </w:del>
        </w:p>
        <w:p w:rsidR="00387E88" w:rsidDel="004069B1" w:rsidRDefault="00C9294D">
          <w:pPr>
            <w:pStyle w:val="TOC2"/>
            <w:tabs>
              <w:tab w:val="right" w:leader="dot" w:pos="9350"/>
            </w:tabs>
            <w:rPr>
              <w:del w:id="827" w:author="Mike Schenk" w:date="2011-01-19T01:21:00Z"/>
              <w:noProof/>
            </w:rPr>
          </w:pPr>
          <w:del w:id="828" w:author="Mike Schenk" w:date="2011-01-19T01:21:00Z">
            <w:r w:rsidRPr="00C9294D" w:rsidDel="004069B1">
              <w:rPr>
                <w:noProof/>
                <w:rPrChange w:id="829" w:author="Jerod Hodgkin" w:date="2011-01-18T22:53:00Z">
                  <w:rPr>
                    <w:rStyle w:val="Hyperlink"/>
                    <w:rFonts w:eastAsia="Arial"/>
                    <w:bCs/>
                    <w:noProof/>
                  </w:rPr>
                </w:rPrChange>
              </w:rPr>
              <w:delText>Menu Management</w:delText>
            </w:r>
            <w:r w:rsidR="00387E88" w:rsidDel="004069B1">
              <w:rPr>
                <w:noProof/>
                <w:webHidden/>
              </w:rPr>
              <w:tab/>
              <w:delText>23</w:delText>
            </w:r>
          </w:del>
        </w:p>
        <w:p w:rsidR="00387E88" w:rsidDel="004069B1" w:rsidRDefault="00C9294D">
          <w:pPr>
            <w:pStyle w:val="TOC3"/>
            <w:tabs>
              <w:tab w:val="right" w:leader="dot" w:pos="9350"/>
            </w:tabs>
            <w:rPr>
              <w:del w:id="830" w:author="Mike Schenk" w:date="2011-01-19T01:21:00Z"/>
              <w:noProof/>
            </w:rPr>
          </w:pPr>
          <w:del w:id="831" w:author="Mike Schenk" w:date="2011-01-19T01:21:00Z">
            <w:r w:rsidRPr="00C9294D" w:rsidDel="004069B1">
              <w:rPr>
                <w:noProof/>
                <w:rPrChange w:id="832" w:author="Jerod Hodgkin" w:date="2011-01-18T22:53:00Z">
                  <w:rPr>
                    <w:rStyle w:val="Hyperlink"/>
                    <w:rFonts w:eastAsia="Arial"/>
                    <w:bCs/>
                    <w:noProof/>
                  </w:rPr>
                </w:rPrChange>
              </w:rPr>
              <w:delText>Create menu item</w:delText>
            </w:r>
            <w:r w:rsidR="00387E88" w:rsidDel="004069B1">
              <w:rPr>
                <w:noProof/>
                <w:webHidden/>
              </w:rPr>
              <w:tab/>
              <w:delText>23</w:delText>
            </w:r>
          </w:del>
        </w:p>
        <w:p w:rsidR="00387E88" w:rsidDel="004069B1" w:rsidRDefault="00C9294D">
          <w:pPr>
            <w:pStyle w:val="TOC2"/>
            <w:tabs>
              <w:tab w:val="right" w:leader="dot" w:pos="9350"/>
            </w:tabs>
            <w:rPr>
              <w:del w:id="833" w:author="Mike Schenk" w:date="2011-01-19T01:21:00Z"/>
              <w:noProof/>
            </w:rPr>
          </w:pPr>
          <w:del w:id="834" w:author="Mike Schenk" w:date="2011-01-19T01:21:00Z">
            <w:r w:rsidRPr="00C9294D" w:rsidDel="004069B1">
              <w:rPr>
                <w:noProof/>
                <w:rPrChange w:id="835" w:author="Jerod Hodgkin" w:date="2011-01-18T22:53:00Z">
                  <w:rPr>
                    <w:rStyle w:val="Hyperlink"/>
                    <w:rFonts w:eastAsia="Arial"/>
                    <w:bCs/>
                    <w:noProof/>
                  </w:rPr>
                </w:rPrChange>
              </w:rPr>
              <w:delText>Inventory Management</w:delText>
            </w:r>
            <w:r w:rsidR="00387E88" w:rsidDel="004069B1">
              <w:rPr>
                <w:noProof/>
                <w:webHidden/>
              </w:rPr>
              <w:tab/>
              <w:delText>24</w:delText>
            </w:r>
          </w:del>
        </w:p>
        <w:p w:rsidR="00387E88" w:rsidDel="004069B1" w:rsidRDefault="00C9294D">
          <w:pPr>
            <w:pStyle w:val="TOC3"/>
            <w:tabs>
              <w:tab w:val="right" w:leader="dot" w:pos="9350"/>
            </w:tabs>
            <w:rPr>
              <w:del w:id="836" w:author="Mike Schenk" w:date="2011-01-19T01:21:00Z"/>
              <w:noProof/>
            </w:rPr>
          </w:pPr>
          <w:del w:id="837" w:author="Mike Schenk" w:date="2011-01-19T01:21:00Z">
            <w:r w:rsidRPr="00C9294D" w:rsidDel="004069B1">
              <w:rPr>
                <w:noProof/>
                <w:rPrChange w:id="838" w:author="Jerod Hodgkin" w:date="2011-01-18T22:53:00Z">
                  <w:rPr>
                    <w:rStyle w:val="Hyperlink"/>
                    <w:rFonts w:eastAsia="Arial"/>
                    <w:bCs/>
                    <w:noProof/>
                  </w:rPr>
                </w:rPrChange>
              </w:rPr>
              <w:delText>Add Supplier</w:delText>
            </w:r>
            <w:r w:rsidR="00387E88" w:rsidDel="004069B1">
              <w:rPr>
                <w:noProof/>
                <w:webHidden/>
              </w:rPr>
              <w:tab/>
              <w:delText>24</w:delText>
            </w:r>
          </w:del>
        </w:p>
        <w:p w:rsidR="00387E88" w:rsidDel="004069B1" w:rsidRDefault="00C9294D">
          <w:pPr>
            <w:pStyle w:val="TOC3"/>
            <w:tabs>
              <w:tab w:val="right" w:leader="dot" w:pos="9350"/>
            </w:tabs>
            <w:rPr>
              <w:del w:id="839" w:author="Mike Schenk" w:date="2011-01-19T01:21:00Z"/>
              <w:noProof/>
            </w:rPr>
          </w:pPr>
          <w:del w:id="840" w:author="Mike Schenk" w:date="2011-01-19T01:21:00Z">
            <w:r w:rsidRPr="00C9294D" w:rsidDel="004069B1">
              <w:rPr>
                <w:noProof/>
                <w:rPrChange w:id="841" w:author="Jerod Hodgkin" w:date="2011-01-18T22:53:00Z">
                  <w:rPr>
                    <w:rStyle w:val="Hyperlink"/>
                    <w:rFonts w:eastAsia="Arial"/>
                    <w:bCs/>
                    <w:noProof/>
                  </w:rPr>
                </w:rPrChange>
              </w:rPr>
              <w:delText>Receive an Inventory Order</w:delText>
            </w:r>
            <w:r w:rsidR="00387E88" w:rsidDel="004069B1">
              <w:rPr>
                <w:noProof/>
                <w:webHidden/>
              </w:rPr>
              <w:tab/>
              <w:delText>24</w:delText>
            </w:r>
          </w:del>
        </w:p>
        <w:p w:rsidR="00387E88" w:rsidDel="004069B1" w:rsidRDefault="00C9294D">
          <w:pPr>
            <w:pStyle w:val="TOC3"/>
            <w:tabs>
              <w:tab w:val="right" w:leader="dot" w:pos="9350"/>
            </w:tabs>
            <w:rPr>
              <w:del w:id="842" w:author="Mike Schenk" w:date="2011-01-19T01:21:00Z"/>
              <w:noProof/>
            </w:rPr>
          </w:pPr>
          <w:del w:id="843" w:author="Mike Schenk" w:date="2011-01-19T01:21:00Z">
            <w:r w:rsidRPr="00C9294D" w:rsidDel="004069B1">
              <w:rPr>
                <w:noProof/>
                <w:rPrChange w:id="844" w:author="Jerod Hodgkin" w:date="2011-01-18T22:53:00Z">
                  <w:rPr>
                    <w:rStyle w:val="Hyperlink"/>
                    <w:rFonts w:eastAsia="Arial"/>
                    <w:bCs/>
                    <w:noProof/>
                  </w:rPr>
                </w:rPrChange>
              </w:rPr>
              <w:delText>Reconcile Inventory</w:delText>
            </w:r>
            <w:r w:rsidR="00387E88" w:rsidDel="004069B1">
              <w:rPr>
                <w:noProof/>
                <w:webHidden/>
              </w:rPr>
              <w:tab/>
              <w:delText>25</w:delText>
            </w:r>
          </w:del>
        </w:p>
        <w:p w:rsidR="00387E88" w:rsidDel="004069B1" w:rsidRDefault="00C9294D">
          <w:pPr>
            <w:pStyle w:val="TOC3"/>
            <w:tabs>
              <w:tab w:val="right" w:leader="dot" w:pos="9350"/>
            </w:tabs>
            <w:rPr>
              <w:del w:id="845" w:author="Mike Schenk" w:date="2011-01-19T01:21:00Z"/>
              <w:noProof/>
            </w:rPr>
          </w:pPr>
          <w:del w:id="846" w:author="Mike Schenk" w:date="2011-01-19T01:21:00Z">
            <w:r w:rsidRPr="00C9294D" w:rsidDel="004069B1">
              <w:rPr>
                <w:noProof/>
                <w:rPrChange w:id="847" w:author="Jerod Hodgkin" w:date="2011-01-18T22:53:00Z">
                  <w:rPr>
                    <w:rStyle w:val="Hyperlink"/>
                    <w:rFonts w:eastAsia="Arial"/>
                    <w:bCs/>
                    <w:noProof/>
                  </w:rPr>
                </w:rPrChange>
              </w:rPr>
              <w:delText>Place an Inventory Order</w:delText>
            </w:r>
            <w:r w:rsidR="00387E88" w:rsidDel="004069B1">
              <w:rPr>
                <w:noProof/>
                <w:webHidden/>
              </w:rPr>
              <w:tab/>
              <w:delText>26</w:delText>
            </w:r>
          </w:del>
        </w:p>
        <w:p w:rsidR="00387E88" w:rsidDel="004069B1" w:rsidRDefault="00C9294D">
          <w:pPr>
            <w:pStyle w:val="TOC2"/>
            <w:tabs>
              <w:tab w:val="right" w:leader="dot" w:pos="9350"/>
            </w:tabs>
            <w:rPr>
              <w:del w:id="848" w:author="Mike Schenk" w:date="2011-01-19T01:21:00Z"/>
              <w:noProof/>
            </w:rPr>
          </w:pPr>
          <w:del w:id="849" w:author="Mike Schenk" w:date="2011-01-19T01:21:00Z">
            <w:r w:rsidRPr="00C9294D" w:rsidDel="004069B1">
              <w:rPr>
                <w:noProof/>
                <w:rPrChange w:id="850" w:author="Jerod Hodgkin" w:date="2011-01-18T22:53:00Z">
                  <w:rPr>
                    <w:rStyle w:val="Hyperlink"/>
                    <w:rFonts w:eastAsia="Arial"/>
                    <w:bCs/>
                    <w:noProof/>
                  </w:rPr>
                </w:rPrChange>
              </w:rPr>
              <w:delText>Cooks interface</w:delText>
            </w:r>
            <w:r w:rsidR="00387E88" w:rsidDel="004069B1">
              <w:rPr>
                <w:noProof/>
                <w:webHidden/>
              </w:rPr>
              <w:tab/>
              <w:delText>27</w:delText>
            </w:r>
          </w:del>
        </w:p>
        <w:p w:rsidR="00387E88" w:rsidDel="004069B1" w:rsidRDefault="00C9294D">
          <w:pPr>
            <w:pStyle w:val="TOC3"/>
            <w:tabs>
              <w:tab w:val="right" w:leader="dot" w:pos="9350"/>
            </w:tabs>
            <w:rPr>
              <w:del w:id="851" w:author="Mike Schenk" w:date="2011-01-19T01:21:00Z"/>
              <w:noProof/>
            </w:rPr>
          </w:pPr>
          <w:del w:id="852" w:author="Mike Schenk" w:date="2011-01-19T01:21:00Z">
            <w:r w:rsidRPr="00C9294D" w:rsidDel="004069B1">
              <w:rPr>
                <w:noProof/>
                <w:rPrChange w:id="853" w:author="Jerod Hodgkin" w:date="2011-01-18T22:53:00Z">
                  <w:rPr>
                    <w:rStyle w:val="Hyperlink"/>
                    <w:rFonts w:eastAsia="Arial"/>
                    <w:bCs/>
                    <w:noProof/>
                  </w:rPr>
                </w:rPrChange>
              </w:rPr>
              <w:delText>Complete a customer order</w:delText>
            </w:r>
            <w:r w:rsidR="00387E88" w:rsidDel="004069B1">
              <w:rPr>
                <w:noProof/>
                <w:webHidden/>
              </w:rPr>
              <w:tab/>
              <w:delText>27</w:delText>
            </w:r>
          </w:del>
        </w:p>
        <w:p w:rsidR="00387E88" w:rsidDel="004069B1" w:rsidRDefault="00C9294D">
          <w:pPr>
            <w:pStyle w:val="TOC2"/>
            <w:tabs>
              <w:tab w:val="right" w:leader="dot" w:pos="9350"/>
            </w:tabs>
            <w:rPr>
              <w:del w:id="854" w:author="Mike Schenk" w:date="2011-01-19T01:21:00Z"/>
              <w:noProof/>
            </w:rPr>
          </w:pPr>
          <w:del w:id="855" w:author="Mike Schenk" w:date="2011-01-19T01:21:00Z">
            <w:r w:rsidRPr="00C9294D" w:rsidDel="004069B1">
              <w:rPr>
                <w:noProof/>
                <w:rPrChange w:id="856" w:author="Jerod Hodgkin" w:date="2011-01-18T22:53:00Z">
                  <w:rPr>
                    <w:rStyle w:val="Hyperlink"/>
                    <w:rFonts w:eastAsia="Arial"/>
                    <w:bCs/>
                    <w:noProof/>
                  </w:rPr>
                </w:rPrChange>
              </w:rPr>
              <w:delText>Customer Order Entry Subsystem</w:delText>
            </w:r>
            <w:r w:rsidR="00387E88" w:rsidDel="004069B1">
              <w:rPr>
                <w:noProof/>
                <w:webHidden/>
              </w:rPr>
              <w:tab/>
              <w:delText>28</w:delText>
            </w:r>
          </w:del>
        </w:p>
        <w:p w:rsidR="00387E88" w:rsidDel="004069B1" w:rsidRDefault="00C9294D">
          <w:pPr>
            <w:pStyle w:val="TOC3"/>
            <w:tabs>
              <w:tab w:val="right" w:leader="dot" w:pos="9350"/>
            </w:tabs>
            <w:rPr>
              <w:del w:id="857" w:author="Mike Schenk" w:date="2011-01-19T01:21:00Z"/>
              <w:noProof/>
            </w:rPr>
          </w:pPr>
          <w:del w:id="858" w:author="Mike Schenk" w:date="2011-01-19T01:21:00Z">
            <w:r w:rsidRPr="00C9294D" w:rsidDel="004069B1">
              <w:rPr>
                <w:noProof/>
                <w:rPrChange w:id="859" w:author="Jerod Hodgkin" w:date="2011-01-18T22:53:00Z">
                  <w:rPr>
                    <w:rStyle w:val="Hyperlink"/>
                    <w:rFonts w:eastAsia="Arial"/>
                    <w:bCs/>
                    <w:noProof/>
                  </w:rPr>
                </w:rPrChange>
              </w:rPr>
              <w:delText>Place and save customer order without taking payment</w:delText>
            </w:r>
            <w:r w:rsidR="00387E88" w:rsidDel="004069B1">
              <w:rPr>
                <w:noProof/>
                <w:webHidden/>
              </w:rPr>
              <w:tab/>
              <w:delText>28</w:delText>
            </w:r>
          </w:del>
        </w:p>
        <w:p w:rsidR="00387E88" w:rsidDel="004069B1" w:rsidRDefault="00C9294D">
          <w:pPr>
            <w:pStyle w:val="TOC3"/>
            <w:tabs>
              <w:tab w:val="right" w:leader="dot" w:pos="9350"/>
            </w:tabs>
            <w:rPr>
              <w:del w:id="860" w:author="Mike Schenk" w:date="2011-01-19T01:21:00Z"/>
              <w:noProof/>
            </w:rPr>
          </w:pPr>
          <w:del w:id="861" w:author="Mike Schenk" w:date="2011-01-19T01:21:00Z">
            <w:r w:rsidRPr="00C9294D" w:rsidDel="004069B1">
              <w:rPr>
                <w:noProof/>
                <w:rPrChange w:id="862" w:author="Jerod Hodgkin" w:date="2011-01-18T22:53:00Z">
                  <w:rPr>
                    <w:rStyle w:val="Hyperlink"/>
                    <w:rFonts w:eastAsia="Arial"/>
                    <w:bCs/>
                    <w:noProof/>
                  </w:rPr>
                </w:rPrChange>
              </w:rPr>
              <w:delText>Split a check</w:delText>
            </w:r>
            <w:r w:rsidR="00387E88" w:rsidDel="004069B1">
              <w:rPr>
                <w:noProof/>
                <w:webHidden/>
              </w:rPr>
              <w:tab/>
              <w:delText>28</w:delText>
            </w:r>
          </w:del>
        </w:p>
        <w:p w:rsidR="00387E88" w:rsidDel="004069B1" w:rsidRDefault="00C9294D">
          <w:pPr>
            <w:pStyle w:val="TOC3"/>
            <w:tabs>
              <w:tab w:val="right" w:leader="dot" w:pos="9350"/>
            </w:tabs>
            <w:rPr>
              <w:del w:id="863" w:author="Mike Schenk" w:date="2011-01-19T01:21:00Z"/>
              <w:noProof/>
            </w:rPr>
          </w:pPr>
          <w:del w:id="864" w:author="Mike Schenk" w:date="2011-01-19T01:21:00Z">
            <w:r w:rsidRPr="00C9294D" w:rsidDel="004069B1">
              <w:rPr>
                <w:noProof/>
                <w:rPrChange w:id="865" w:author="Jerod Hodgkin" w:date="2011-01-18T22:53:00Z">
                  <w:rPr>
                    <w:rStyle w:val="Hyperlink"/>
                    <w:rFonts w:eastAsia="Arial"/>
                    <w:bCs/>
                    <w:noProof/>
                  </w:rPr>
                </w:rPrChange>
              </w:rPr>
              <w:delText>Accept payment for saved customer order</w:delText>
            </w:r>
            <w:r w:rsidR="00387E88" w:rsidDel="004069B1">
              <w:rPr>
                <w:noProof/>
                <w:webHidden/>
              </w:rPr>
              <w:tab/>
              <w:delText>30</w:delText>
            </w:r>
          </w:del>
        </w:p>
        <w:p w:rsidR="00387E88" w:rsidDel="004069B1" w:rsidRDefault="00C9294D">
          <w:pPr>
            <w:pStyle w:val="TOC3"/>
            <w:tabs>
              <w:tab w:val="right" w:leader="dot" w:pos="9350"/>
            </w:tabs>
            <w:rPr>
              <w:del w:id="866" w:author="Mike Schenk" w:date="2011-01-19T01:21:00Z"/>
              <w:noProof/>
            </w:rPr>
          </w:pPr>
          <w:del w:id="867" w:author="Mike Schenk" w:date="2011-01-19T01:21:00Z">
            <w:r w:rsidRPr="00C9294D" w:rsidDel="004069B1">
              <w:rPr>
                <w:noProof/>
                <w:rPrChange w:id="868" w:author="Jerod Hodgkin" w:date="2011-01-18T22:53:00Z">
                  <w:rPr>
                    <w:rStyle w:val="Hyperlink"/>
                    <w:rFonts w:eastAsia="Arial"/>
                    <w:bCs/>
                    <w:noProof/>
                  </w:rPr>
                </w:rPrChange>
              </w:rPr>
              <w:delText>Recall and modify saved customer order</w:delText>
            </w:r>
            <w:r w:rsidR="00387E88" w:rsidDel="004069B1">
              <w:rPr>
                <w:noProof/>
                <w:webHidden/>
              </w:rPr>
              <w:tab/>
              <w:delText>30</w:delText>
            </w:r>
          </w:del>
        </w:p>
        <w:p w:rsidR="00387E88" w:rsidDel="004069B1" w:rsidRDefault="00C9294D">
          <w:pPr>
            <w:pStyle w:val="TOC3"/>
            <w:tabs>
              <w:tab w:val="right" w:leader="dot" w:pos="9350"/>
            </w:tabs>
            <w:rPr>
              <w:del w:id="869" w:author="Mike Schenk" w:date="2011-01-19T01:21:00Z"/>
              <w:noProof/>
            </w:rPr>
          </w:pPr>
          <w:del w:id="870" w:author="Mike Schenk" w:date="2011-01-19T01:21:00Z">
            <w:r w:rsidRPr="00C9294D" w:rsidDel="004069B1">
              <w:rPr>
                <w:noProof/>
                <w:rPrChange w:id="871" w:author="Jerod Hodgkin" w:date="2011-01-18T22:53:00Z">
                  <w:rPr>
                    <w:rStyle w:val="Hyperlink"/>
                    <w:rFonts w:eastAsia="Arial"/>
                    <w:bCs/>
                    <w:noProof/>
                  </w:rPr>
                </w:rPrChange>
              </w:rPr>
              <w:delText>Take multiple payments for a customer order</w:delText>
            </w:r>
            <w:r w:rsidR="00387E88" w:rsidDel="004069B1">
              <w:rPr>
                <w:noProof/>
                <w:webHidden/>
              </w:rPr>
              <w:tab/>
              <w:delText>31</w:delText>
            </w:r>
          </w:del>
        </w:p>
        <w:p w:rsidR="00387E88" w:rsidDel="004069B1" w:rsidRDefault="00C9294D">
          <w:pPr>
            <w:pStyle w:val="TOC2"/>
            <w:tabs>
              <w:tab w:val="right" w:leader="dot" w:pos="9350"/>
            </w:tabs>
            <w:rPr>
              <w:del w:id="872" w:author="Mike Schenk" w:date="2011-01-19T01:21:00Z"/>
              <w:noProof/>
            </w:rPr>
          </w:pPr>
          <w:del w:id="873" w:author="Mike Schenk" w:date="2011-01-19T01:21:00Z">
            <w:r w:rsidRPr="00C9294D" w:rsidDel="004069B1">
              <w:rPr>
                <w:noProof/>
                <w:rPrChange w:id="874" w:author="Jerod Hodgkin" w:date="2011-01-18T22:53:00Z">
                  <w:rPr>
                    <w:rStyle w:val="Hyperlink"/>
                    <w:rFonts w:eastAsia="Arial"/>
                    <w:noProof/>
                  </w:rPr>
                </w:rPrChange>
              </w:rPr>
              <w:delText>Admin Functions</w:delText>
            </w:r>
            <w:r w:rsidR="00387E88" w:rsidDel="004069B1">
              <w:rPr>
                <w:noProof/>
                <w:webHidden/>
              </w:rPr>
              <w:tab/>
              <w:delText>32</w:delText>
            </w:r>
          </w:del>
        </w:p>
        <w:p w:rsidR="00387E88" w:rsidDel="004069B1" w:rsidRDefault="00C9294D">
          <w:pPr>
            <w:pStyle w:val="TOC3"/>
            <w:tabs>
              <w:tab w:val="right" w:leader="dot" w:pos="9350"/>
            </w:tabs>
            <w:rPr>
              <w:del w:id="875" w:author="Mike Schenk" w:date="2011-01-19T01:21:00Z"/>
              <w:noProof/>
            </w:rPr>
          </w:pPr>
          <w:del w:id="876" w:author="Mike Schenk" w:date="2011-01-19T01:21:00Z">
            <w:r w:rsidRPr="00C9294D" w:rsidDel="004069B1">
              <w:rPr>
                <w:noProof/>
                <w:rPrChange w:id="877" w:author="Jerod Hodgkin" w:date="2011-01-18T22:53:00Z">
                  <w:rPr>
                    <w:rStyle w:val="Hyperlink"/>
                    <w:rFonts w:eastAsia="Arial"/>
                    <w:bCs/>
                    <w:noProof/>
                  </w:rPr>
                </w:rPrChange>
              </w:rPr>
              <w:delText>Managers Dashboard</w:delText>
            </w:r>
            <w:r w:rsidR="00387E88" w:rsidDel="004069B1">
              <w:rPr>
                <w:noProof/>
                <w:webHidden/>
              </w:rPr>
              <w:tab/>
              <w:delText>32</w:delText>
            </w:r>
          </w:del>
        </w:p>
        <w:p w:rsidR="00387E88" w:rsidDel="004069B1" w:rsidRDefault="00C9294D">
          <w:pPr>
            <w:pStyle w:val="TOC3"/>
            <w:tabs>
              <w:tab w:val="right" w:leader="dot" w:pos="9350"/>
            </w:tabs>
            <w:rPr>
              <w:del w:id="878" w:author="Mike Schenk" w:date="2011-01-19T01:21:00Z"/>
              <w:noProof/>
            </w:rPr>
          </w:pPr>
          <w:del w:id="879" w:author="Mike Schenk" w:date="2011-01-19T01:21:00Z">
            <w:r w:rsidRPr="00C9294D" w:rsidDel="004069B1">
              <w:rPr>
                <w:noProof/>
                <w:rPrChange w:id="880" w:author="Jerod Hodgkin" w:date="2011-01-18T22:53:00Z">
                  <w:rPr>
                    <w:rStyle w:val="Hyperlink"/>
                    <w:rFonts w:eastAsia="Arial"/>
                    <w:bCs/>
                    <w:noProof/>
                  </w:rPr>
                </w:rPrChange>
              </w:rPr>
              <w:delText>Employee management</w:delText>
            </w:r>
            <w:r w:rsidR="00387E88" w:rsidDel="004069B1">
              <w:rPr>
                <w:noProof/>
                <w:webHidden/>
              </w:rPr>
              <w:tab/>
              <w:delText>32</w:delText>
            </w:r>
          </w:del>
        </w:p>
        <w:p w:rsidR="00387E88" w:rsidDel="004069B1" w:rsidRDefault="00C9294D">
          <w:pPr>
            <w:pStyle w:val="TOC2"/>
            <w:tabs>
              <w:tab w:val="right" w:leader="dot" w:pos="9350"/>
            </w:tabs>
            <w:rPr>
              <w:del w:id="881" w:author="Mike Schenk" w:date="2011-01-19T01:21:00Z"/>
              <w:noProof/>
            </w:rPr>
          </w:pPr>
          <w:del w:id="882" w:author="Mike Schenk" w:date="2011-01-19T01:21:00Z">
            <w:r w:rsidRPr="00C9294D" w:rsidDel="004069B1">
              <w:rPr>
                <w:noProof/>
                <w:rPrChange w:id="883" w:author="Jerod Hodgkin" w:date="2011-01-18T22:53:00Z">
                  <w:rPr>
                    <w:rStyle w:val="Hyperlink"/>
                    <w:rFonts w:eastAsia="Arial"/>
                    <w:bCs/>
                    <w:noProof/>
                  </w:rPr>
                </w:rPrChange>
              </w:rPr>
              <w:delText>Reporting</w:delText>
            </w:r>
            <w:r w:rsidR="00387E88" w:rsidDel="004069B1">
              <w:rPr>
                <w:noProof/>
                <w:webHidden/>
              </w:rPr>
              <w:tab/>
              <w:delText>34</w:delText>
            </w:r>
          </w:del>
        </w:p>
        <w:p w:rsidR="00387E88" w:rsidDel="004069B1" w:rsidRDefault="00C9294D">
          <w:pPr>
            <w:pStyle w:val="TOC3"/>
            <w:tabs>
              <w:tab w:val="right" w:leader="dot" w:pos="9350"/>
            </w:tabs>
            <w:rPr>
              <w:del w:id="884" w:author="Mike Schenk" w:date="2011-01-19T01:21:00Z"/>
              <w:noProof/>
            </w:rPr>
          </w:pPr>
          <w:del w:id="885" w:author="Mike Schenk" w:date="2011-01-19T01:21:00Z">
            <w:r w:rsidRPr="00C9294D" w:rsidDel="004069B1">
              <w:rPr>
                <w:noProof/>
                <w:rPrChange w:id="886" w:author="Jerod Hodgkin" w:date="2011-01-18T22:53:00Z">
                  <w:rPr>
                    <w:rStyle w:val="Hyperlink"/>
                    <w:rFonts w:eastAsia="Arial"/>
                    <w:bCs/>
                    <w:noProof/>
                  </w:rPr>
                </w:rPrChange>
              </w:rPr>
              <w:delText>Sales Reporting</w:delText>
            </w:r>
            <w:r w:rsidR="00387E88" w:rsidDel="004069B1">
              <w:rPr>
                <w:noProof/>
                <w:webHidden/>
              </w:rPr>
              <w:tab/>
              <w:delText>34</w:delText>
            </w:r>
          </w:del>
        </w:p>
        <w:p w:rsidR="00387E88" w:rsidDel="004069B1" w:rsidRDefault="00C9294D">
          <w:pPr>
            <w:pStyle w:val="TOC2"/>
            <w:tabs>
              <w:tab w:val="right" w:leader="dot" w:pos="9350"/>
            </w:tabs>
            <w:rPr>
              <w:del w:id="887" w:author="Mike Schenk" w:date="2011-01-19T01:21:00Z"/>
              <w:noProof/>
            </w:rPr>
          </w:pPr>
          <w:del w:id="888" w:author="Mike Schenk" w:date="2011-01-19T01:21:00Z">
            <w:r w:rsidRPr="00C9294D" w:rsidDel="004069B1">
              <w:rPr>
                <w:noProof/>
                <w:rPrChange w:id="889" w:author="Jerod Hodgkin" w:date="2011-01-18T22:53:00Z">
                  <w:rPr>
                    <w:rStyle w:val="Hyperlink"/>
                    <w:rFonts w:eastAsia="Arial"/>
                    <w:bCs/>
                    <w:noProof/>
                  </w:rPr>
                </w:rPrChange>
              </w:rPr>
              <w:delText>Logical View</w:delText>
            </w:r>
            <w:r w:rsidR="00387E88" w:rsidDel="004069B1">
              <w:rPr>
                <w:noProof/>
                <w:webHidden/>
              </w:rPr>
              <w:tab/>
              <w:delText>35</w:delText>
            </w:r>
          </w:del>
        </w:p>
        <w:p w:rsidR="00387E88" w:rsidDel="004069B1" w:rsidRDefault="00C9294D">
          <w:pPr>
            <w:pStyle w:val="TOC3"/>
            <w:tabs>
              <w:tab w:val="right" w:leader="dot" w:pos="9350"/>
            </w:tabs>
            <w:rPr>
              <w:del w:id="890" w:author="Mike Schenk" w:date="2011-01-19T01:21:00Z"/>
              <w:noProof/>
            </w:rPr>
          </w:pPr>
          <w:del w:id="891" w:author="Mike Schenk" w:date="2011-01-19T01:21:00Z">
            <w:r w:rsidRPr="00C9294D" w:rsidDel="004069B1">
              <w:rPr>
                <w:noProof/>
                <w:rPrChange w:id="892" w:author="Jerod Hodgkin" w:date="2011-01-18T22:53:00Z">
                  <w:rPr>
                    <w:rStyle w:val="Hyperlink"/>
                    <w:noProof/>
                  </w:rPr>
                </w:rPrChange>
              </w:rPr>
              <w:delText>Class Diagrams</w:delText>
            </w:r>
            <w:r w:rsidR="00387E88" w:rsidDel="004069B1">
              <w:rPr>
                <w:noProof/>
                <w:webHidden/>
              </w:rPr>
              <w:tab/>
              <w:delText>36</w:delText>
            </w:r>
          </w:del>
        </w:p>
        <w:p w:rsidR="00387E88" w:rsidDel="004069B1" w:rsidRDefault="00C9294D">
          <w:pPr>
            <w:pStyle w:val="TOC2"/>
            <w:tabs>
              <w:tab w:val="right" w:leader="dot" w:pos="9350"/>
            </w:tabs>
            <w:rPr>
              <w:del w:id="893" w:author="Mike Schenk" w:date="2011-01-19T01:21:00Z"/>
              <w:noProof/>
            </w:rPr>
          </w:pPr>
          <w:del w:id="894" w:author="Mike Schenk" w:date="2011-01-19T01:21:00Z">
            <w:r w:rsidRPr="00C9294D" w:rsidDel="004069B1">
              <w:rPr>
                <w:noProof/>
                <w:rPrChange w:id="895" w:author="Jerod Hodgkin" w:date="2011-01-18T22:53:00Z">
                  <w:rPr>
                    <w:rStyle w:val="Hyperlink"/>
                    <w:rFonts w:eastAsia="Arial"/>
                    <w:bCs/>
                    <w:noProof/>
                  </w:rPr>
                </w:rPrChange>
              </w:rPr>
              <w:delText>Development View</w:delText>
            </w:r>
            <w:r w:rsidR="00387E88" w:rsidDel="004069B1">
              <w:rPr>
                <w:noProof/>
                <w:webHidden/>
              </w:rPr>
              <w:tab/>
              <w:delText>41</w:delText>
            </w:r>
          </w:del>
        </w:p>
        <w:p w:rsidR="00387E88" w:rsidDel="004069B1" w:rsidRDefault="00C9294D">
          <w:pPr>
            <w:pStyle w:val="TOC3"/>
            <w:tabs>
              <w:tab w:val="right" w:leader="dot" w:pos="9350"/>
            </w:tabs>
            <w:rPr>
              <w:del w:id="896" w:author="Mike Schenk" w:date="2011-01-19T01:21:00Z"/>
              <w:noProof/>
            </w:rPr>
          </w:pPr>
          <w:del w:id="897" w:author="Mike Schenk" w:date="2011-01-19T01:21:00Z">
            <w:r w:rsidRPr="00C9294D" w:rsidDel="004069B1">
              <w:rPr>
                <w:noProof/>
                <w:rPrChange w:id="898" w:author="Jerod Hodgkin" w:date="2011-01-18T22:53:00Z">
                  <w:rPr>
                    <w:rStyle w:val="Hyperlink"/>
                    <w:rFonts w:eastAsia="Arial"/>
                    <w:noProof/>
                  </w:rPr>
                </w:rPrChange>
              </w:rPr>
              <w:delText>Algorithms and Data structures</w:delText>
            </w:r>
            <w:r w:rsidR="00387E88" w:rsidDel="004069B1">
              <w:rPr>
                <w:noProof/>
                <w:webHidden/>
              </w:rPr>
              <w:tab/>
              <w:delText>42</w:delText>
            </w:r>
          </w:del>
        </w:p>
        <w:p w:rsidR="00387E88" w:rsidDel="004069B1" w:rsidRDefault="00C9294D">
          <w:pPr>
            <w:pStyle w:val="TOC2"/>
            <w:tabs>
              <w:tab w:val="right" w:leader="dot" w:pos="9350"/>
            </w:tabs>
            <w:rPr>
              <w:del w:id="899" w:author="Mike Schenk" w:date="2011-01-19T01:21:00Z"/>
              <w:noProof/>
            </w:rPr>
          </w:pPr>
          <w:del w:id="900" w:author="Mike Schenk" w:date="2011-01-19T01:21:00Z">
            <w:r w:rsidRPr="00C9294D" w:rsidDel="004069B1">
              <w:rPr>
                <w:noProof/>
                <w:rPrChange w:id="901" w:author="Jerod Hodgkin" w:date="2011-01-18T22:53:00Z">
                  <w:rPr>
                    <w:rStyle w:val="Hyperlink"/>
                    <w:rFonts w:eastAsia="Arial"/>
                    <w:bCs/>
                    <w:noProof/>
                  </w:rPr>
                </w:rPrChange>
              </w:rPr>
              <w:delText>Process View</w:delText>
            </w:r>
            <w:r w:rsidR="00387E88" w:rsidDel="004069B1">
              <w:rPr>
                <w:noProof/>
                <w:webHidden/>
              </w:rPr>
              <w:tab/>
              <w:delText>42</w:delText>
            </w:r>
          </w:del>
        </w:p>
        <w:p w:rsidR="00387E88" w:rsidDel="004069B1" w:rsidRDefault="00C9294D">
          <w:pPr>
            <w:pStyle w:val="TOC3"/>
            <w:tabs>
              <w:tab w:val="right" w:leader="dot" w:pos="9350"/>
            </w:tabs>
            <w:rPr>
              <w:del w:id="902" w:author="Mike Schenk" w:date="2011-01-19T01:21:00Z"/>
              <w:noProof/>
            </w:rPr>
          </w:pPr>
          <w:del w:id="903" w:author="Mike Schenk" w:date="2011-01-19T01:21:00Z">
            <w:r w:rsidRPr="00C9294D" w:rsidDel="004069B1">
              <w:rPr>
                <w:noProof/>
                <w:rPrChange w:id="904" w:author="Jerod Hodgkin" w:date="2011-01-18T22:53:00Z">
                  <w:rPr>
                    <w:rStyle w:val="Hyperlink"/>
                    <w:rFonts w:eastAsia="Arial"/>
                    <w:bCs/>
                    <w:noProof/>
                  </w:rPr>
                </w:rPrChange>
              </w:rPr>
              <w:delText>Order Placement and Completion</w:delText>
            </w:r>
            <w:r w:rsidR="00387E88" w:rsidDel="004069B1">
              <w:rPr>
                <w:noProof/>
                <w:webHidden/>
              </w:rPr>
              <w:tab/>
              <w:delText>42</w:delText>
            </w:r>
          </w:del>
        </w:p>
        <w:p w:rsidR="00387E88" w:rsidDel="004069B1" w:rsidRDefault="00C9294D">
          <w:pPr>
            <w:pStyle w:val="TOC3"/>
            <w:tabs>
              <w:tab w:val="right" w:leader="dot" w:pos="9350"/>
            </w:tabs>
            <w:rPr>
              <w:del w:id="905" w:author="Mike Schenk" w:date="2011-01-19T01:21:00Z"/>
              <w:noProof/>
            </w:rPr>
          </w:pPr>
          <w:del w:id="906" w:author="Mike Schenk" w:date="2011-01-19T01:21:00Z">
            <w:r w:rsidRPr="00C9294D" w:rsidDel="004069B1">
              <w:rPr>
                <w:noProof/>
                <w:rPrChange w:id="907" w:author="Jerod Hodgkin" w:date="2011-01-18T22:53:00Z">
                  <w:rPr>
                    <w:rStyle w:val="Hyperlink"/>
                    <w:rFonts w:eastAsia="Arial"/>
                    <w:bCs/>
                    <w:noProof/>
                  </w:rPr>
                </w:rPrChange>
              </w:rPr>
              <w:delText>Run Report</w:delText>
            </w:r>
            <w:r w:rsidR="00387E88" w:rsidDel="004069B1">
              <w:rPr>
                <w:noProof/>
                <w:webHidden/>
              </w:rPr>
              <w:tab/>
              <w:delText>43</w:delText>
            </w:r>
          </w:del>
        </w:p>
        <w:p w:rsidR="00387E88" w:rsidDel="004069B1" w:rsidRDefault="00C9294D">
          <w:pPr>
            <w:pStyle w:val="TOC3"/>
            <w:tabs>
              <w:tab w:val="right" w:leader="dot" w:pos="9350"/>
            </w:tabs>
            <w:rPr>
              <w:del w:id="908" w:author="Mike Schenk" w:date="2011-01-19T01:21:00Z"/>
              <w:noProof/>
            </w:rPr>
          </w:pPr>
          <w:del w:id="909" w:author="Mike Schenk" w:date="2011-01-19T01:21:00Z">
            <w:r w:rsidRPr="00C9294D" w:rsidDel="004069B1">
              <w:rPr>
                <w:noProof/>
                <w:rPrChange w:id="910" w:author="Jerod Hodgkin" w:date="2011-01-18T22:53:00Z">
                  <w:rPr>
                    <w:rStyle w:val="Hyperlink"/>
                    <w:rFonts w:eastAsia="Arial"/>
                    <w:bCs/>
                    <w:noProof/>
                  </w:rPr>
                </w:rPrChange>
              </w:rPr>
              <w:delText>Menu Management</w:delText>
            </w:r>
            <w:r w:rsidR="00387E88" w:rsidDel="004069B1">
              <w:rPr>
                <w:noProof/>
                <w:webHidden/>
              </w:rPr>
              <w:tab/>
              <w:delText>44</w:delText>
            </w:r>
          </w:del>
        </w:p>
        <w:p w:rsidR="00387E88" w:rsidDel="004069B1" w:rsidRDefault="00C9294D">
          <w:pPr>
            <w:pStyle w:val="TOC3"/>
            <w:tabs>
              <w:tab w:val="right" w:leader="dot" w:pos="9350"/>
            </w:tabs>
            <w:rPr>
              <w:del w:id="911" w:author="Mike Schenk" w:date="2011-01-19T01:21:00Z"/>
              <w:noProof/>
            </w:rPr>
          </w:pPr>
          <w:del w:id="912" w:author="Mike Schenk" w:date="2011-01-19T01:21:00Z">
            <w:r w:rsidRPr="00C9294D" w:rsidDel="004069B1">
              <w:rPr>
                <w:noProof/>
                <w:rPrChange w:id="913" w:author="Jerod Hodgkin" w:date="2011-01-18T22:53:00Z">
                  <w:rPr>
                    <w:rStyle w:val="Hyperlink"/>
                    <w:rFonts w:eastAsia="Arial"/>
                    <w:bCs/>
                    <w:noProof/>
                    <w:shd w:val="solid" w:color="FFFFFF" w:fill="FFFFFF"/>
                  </w:rPr>
                </w:rPrChange>
              </w:rPr>
              <w:delText>Inventory Management</w:delText>
            </w:r>
            <w:r w:rsidR="00387E88" w:rsidDel="004069B1">
              <w:rPr>
                <w:noProof/>
                <w:webHidden/>
              </w:rPr>
              <w:tab/>
              <w:delText>45</w:delText>
            </w:r>
          </w:del>
        </w:p>
        <w:p w:rsidR="00387E88" w:rsidDel="004069B1" w:rsidRDefault="00C9294D">
          <w:pPr>
            <w:pStyle w:val="TOC3"/>
            <w:tabs>
              <w:tab w:val="right" w:leader="dot" w:pos="9350"/>
            </w:tabs>
            <w:rPr>
              <w:del w:id="914" w:author="Mike Schenk" w:date="2011-01-19T01:21:00Z"/>
              <w:noProof/>
            </w:rPr>
          </w:pPr>
          <w:del w:id="915" w:author="Mike Schenk" w:date="2011-01-19T01:21:00Z">
            <w:r w:rsidRPr="00C9294D" w:rsidDel="004069B1">
              <w:rPr>
                <w:noProof/>
                <w:rPrChange w:id="916" w:author="Jerod Hodgkin" w:date="2011-01-18T22:53:00Z">
                  <w:rPr>
                    <w:rStyle w:val="Hyperlink"/>
                    <w:rFonts w:eastAsia="Arial"/>
                    <w:bCs/>
                    <w:noProof/>
                    <w:shd w:val="solid" w:color="FFFFFF" w:fill="FFFFFF"/>
                  </w:rPr>
                </w:rPrChange>
              </w:rPr>
              <w:delText>Employee Management Activity Diagram</w:delText>
            </w:r>
            <w:r w:rsidR="00387E88" w:rsidDel="004069B1">
              <w:rPr>
                <w:noProof/>
                <w:webHidden/>
              </w:rPr>
              <w:tab/>
              <w:delText>46</w:delText>
            </w:r>
          </w:del>
        </w:p>
        <w:p w:rsidR="00387E88" w:rsidDel="004069B1" w:rsidRDefault="00C9294D">
          <w:pPr>
            <w:pStyle w:val="TOC2"/>
            <w:tabs>
              <w:tab w:val="right" w:leader="dot" w:pos="9350"/>
            </w:tabs>
            <w:rPr>
              <w:del w:id="917" w:author="Mike Schenk" w:date="2011-01-19T01:21:00Z"/>
              <w:noProof/>
            </w:rPr>
          </w:pPr>
          <w:del w:id="918" w:author="Mike Schenk" w:date="2011-01-19T01:21:00Z">
            <w:r w:rsidRPr="00C9294D" w:rsidDel="004069B1">
              <w:rPr>
                <w:noProof/>
                <w:rPrChange w:id="919" w:author="Jerod Hodgkin" w:date="2011-01-18T22:53:00Z">
                  <w:rPr>
                    <w:rStyle w:val="Hyperlink"/>
                    <w:rFonts w:eastAsia="Arial"/>
                    <w:bCs/>
                    <w:noProof/>
                  </w:rPr>
                </w:rPrChange>
              </w:rPr>
              <w:delText>Physical View</w:delText>
            </w:r>
            <w:r w:rsidR="00387E88" w:rsidDel="004069B1">
              <w:rPr>
                <w:noProof/>
                <w:webHidden/>
              </w:rPr>
              <w:tab/>
              <w:delText>47</w:delText>
            </w:r>
          </w:del>
        </w:p>
        <w:p w:rsidR="00387E88" w:rsidDel="004069B1" w:rsidRDefault="00C9294D">
          <w:pPr>
            <w:pStyle w:val="TOC1"/>
            <w:tabs>
              <w:tab w:val="right" w:leader="dot" w:pos="9350"/>
            </w:tabs>
            <w:rPr>
              <w:del w:id="920" w:author="Mike Schenk" w:date="2011-01-19T01:21:00Z"/>
              <w:noProof/>
            </w:rPr>
          </w:pPr>
          <w:del w:id="921" w:author="Mike Schenk" w:date="2011-01-19T01:21:00Z">
            <w:r w:rsidRPr="00C9294D" w:rsidDel="004069B1">
              <w:rPr>
                <w:noProof/>
                <w:rPrChange w:id="922" w:author="Jerod Hodgkin" w:date="2011-01-18T22:53:00Z">
                  <w:rPr>
                    <w:rStyle w:val="Hyperlink"/>
                    <w:rFonts w:eastAsia="Arial"/>
                    <w:noProof/>
                  </w:rPr>
                </w:rPrChange>
              </w:rPr>
              <w:delText>Policies and Tactics</w:delText>
            </w:r>
            <w:r w:rsidR="00387E88" w:rsidDel="004069B1">
              <w:rPr>
                <w:noProof/>
                <w:webHidden/>
              </w:rPr>
              <w:tab/>
              <w:delText>48</w:delText>
            </w:r>
          </w:del>
        </w:p>
        <w:p w:rsidR="00387E88" w:rsidDel="004069B1" w:rsidRDefault="00C9294D">
          <w:pPr>
            <w:pStyle w:val="TOC1"/>
            <w:tabs>
              <w:tab w:val="right" w:leader="dot" w:pos="9350"/>
            </w:tabs>
            <w:rPr>
              <w:del w:id="923" w:author="Mike Schenk" w:date="2011-01-19T01:21:00Z"/>
              <w:noProof/>
            </w:rPr>
          </w:pPr>
          <w:del w:id="924" w:author="Mike Schenk" w:date="2011-01-19T01:21:00Z">
            <w:r w:rsidRPr="00C9294D" w:rsidDel="004069B1">
              <w:rPr>
                <w:noProof/>
                <w:rPrChange w:id="925" w:author="Jerod Hodgkin" w:date="2011-01-18T22:53:00Z">
                  <w:rPr>
                    <w:rStyle w:val="Hyperlink"/>
                    <w:rFonts w:eastAsia="Arial"/>
                    <w:noProof/>
                  </w:rPr>
                </w:rPrChange>
              </w:rPr>
              <w:delText>Detailed System Design</w:delText>
            </w:r>
            <w:r w:rsidR="00387E88" w:rsidDel="004069B1">
              <w:rPr>
                <w:noProof/>
                <w:webHidden/>
              </w:rPr>
              <w:tab/>
              <w:delText>48</w:delText>
            </w:r>
          </w:del>
        </w:p>
        <w:p w:rsidR="00387E88" w:rsidDel="004069B1" w:rsidRDefault="00C9294D">
          <w:pPr>
            <w:pStyle w:val="TOC2"/>
            <w:tabs>
              <w:tab w:val="right" w:leader="dot" w:pos="9350"/>
            </w:tabs>
            <w:rPr>
              <w:del w:id="926" w:author="Mike Schenk" w:date="2011-01-19T01:21:00Z"/>
              <w:noProof/>
            </w:rPr>
          </w:pPr>
          <w:del w:id="927" w:author="Mike Schenk" w:date="2011-01-19T01:21:00Z">
            <w:r w:rsidRPr="00C9294D" w:rsidDel="004069B1">
              <w:rPr>
                <w:noProof/>
                <w:rPrChange w:id="928" w:author="Jerod Hodgkin" w:date="2011-01-18T22:53:00Z">
                  <w:rPr>
                    <w:rStyle w:val="Hyperlink"/>
                    <w:rFonts w:eastAsia="Arial"/>
                    <w:bCs/>
                    <w:noProof/>
                  </w:rPr>
                </w:rPrChange>
              </w:rPr>
              <w:delText>Database</w:delText>
            </w:r>
            <w:r w:rsidR="00387E88" w:rsidDel="004069B1">
              <w:rPr>
                <w:noProof/>
                <w:webHidden/>
              </w:rPr>
              <w:tab/>
              <w:delText>48</w:delText>
            </w:r>
          </w:del>
        </w:p>
        <w:p w:rsidR="00387E88" w:rsidDel="004069B1" w:rsidRDefault="00C9294D">
          <w:pPr>
            <w:pStyle w:val="TOC3"/>
            <w:tabs>
              <w:tab w:val="right" w:leader="dot" w:pos="9350"/>
            </w:tabs>
            <w:rPr>
              <w:del w:id="929" w:author="Mike Schenk" w:date="2011-01-19T01:21:00Z"/>
              <w:noProof/>
            </w:rPr>
          </w:pPr>
          <w:del w:id="930" w:author="Mike Schenk" w:date="2011-01-19T01:21:00Z">
            <w:r w:rsidRPr="00C9294D" w:rsidDel="004069B1">
              <w:rPr>
                <w:noProof/>
                <w:rPrChange w:id="931" w:author="Jerod Hodgkin" w:date="2011-01-18T22:53:00Z">
                  <w:rPr>
                    <w:rStyle w:val="Hyperlink"/>
                    <w:rFonts w:eastAsia="Arial"/>
                    <w:bCs/>
                    <w:noProof/>
                  </w:rPr>
                </w:rPrChange>
              </w:rPr>
              <w:delText>Orders and menus</w:delText>
            </w:r>
            <w:r w:rsidR="00387E88" w:rsidDel="004069B1">
              <w:rPr>
                <w:noProof/>
                <w:webHidden/>
              </w:rPr>
              <w:tab/>
              <w:delText>48</w:delText>
            </w:r>
          </w:del>
        </w:p>
        <w:p w:rsidR="00387E88" w:rsidDel="004069B1" w:rsidRDefault="00C9294D">
          <w:pPr>
            <w:pStyle w:val="TOC3"/>
            <w:tabs>
              <w:tab w:val="right" w:leader="dot" w:pos="9350"/>
            </w:tabs>
            <w:rPr>
              <w:del w:id="932" w:author="Mike Schenk" w:date="2011-01-19T01:21:00Z"/>
              <w:noProof/>
            </w:rPr>
          </w:pPr>
          <w:del w:id="933" w:author="Mike Schenk" w:date="2011-01-19T01:21:00Z">
            <w:r w:rsidRPr="00C9294D" w:rsidDel="004069B1">
              <w:rPr>
                <w:noProof/>
                <w:rPrChange w:id="934" w:author="Jerod Hodgkin" w:date="2011-01-18T22:53:00Z">
                  <w:rPr>
                    <w:rStyle w:val="Hyperlink"/>
                    <w:rFonts w:eastAsia="Arial"/>
                    <w:bCs/>
                    <w:noProof/>
                  </w:rPr>
                </w:rPrChange>
              </w:rPr>
              <w:delText>Inventory</w:delText>
            </w:r>
            <w:r w:rsidR="00387E88" w:rsidDel="004069B1">
              <w:rPr>
                <w:noProof/>
                <w:webHidden/>
              </w:rPr>
              <w:tab/>
              <w:delText>49</w:delText>
            </w:r>
          </w:del>
        </w:p>
        <w:p w:rsidR="00387E88" w:rsidDel="004069B1" w:rsidRDefault="00C9294D">
          <w:pPr>
            <w:pStyle w:val="TOC3"/>
            <w:tabs>
              <w:tab w:val="right" w:leader="dot" w:pos="9350"/>
            </w:tabs>
            <w:rPr>
              <w:del w:id="935" w:author="Mike Schenk" w:date="2011-01-19T01:21:00Z"/>
              <w:noProof/>
            </w:rPr>
          </w:pPr>
          <w:del w:id="936" w:author="Mike Schenk" w:date="2011-01-19T01:21:00Z">
            <w:r w:rsidRPr="00C9294D" w:rsidDel="004069B1">
              <w:rPr>
                <w:noProof/>
                <w:rPrChange w:id="937" w:author="Jerod Hodgkin" w:date="2011-01-18T22:53:00Z">
                  <w:rPr>
                    <w:rStyle w:val="Hyperlink"/>
                    <w:rFonts w:eastAsia="Arial"/>
                    <w:bCs/>
                    <w:noProof/>
                  </w:rPr>
                </w:rPrChange>
              </w:rPr>
              <w:delText>Employees</w:delText>
            </w:r>
            <w:r w:rsidR="00387E88" w:rsidDel="004069B1">
              <w:rPr>
                <w:noProof/>
                <w:webHidden/>
              </w:rPr>
              <w:tab/>
              <w:delText>49</w:delText>
            </w:r>
          </w:del>
        </w:p>
        <w:p w:rsidR="00387E88" w:rsidDel="004069B1" w:rsidRDefault="00C9294D">
          <w:pPr>
            <w:pStyle w:val="TOC1"/>
            <w:tabs>
              <w:tab w:val="right" w:leader="dot" w:pos="9350"/>
            </w:tabs>
            <w:rPr>
              <w:del w:id="938" w:author="Mike Schenk" w:date="2011-01-19T01:21:00Z"/>
              <w:noProof/>
            </w:rPr>
          </w:pPr>
          <w:del w:id="939" w:author="Mike Schenk" w:date="2011-01-19T01:21:00Z">
            <w:r w:rsidRPr="00C9294D" w:rsidDel="004069B1">
              <w:rPr>
                <w:noProof/>
                <w:rPrChange w:id="940" w:author="Jerod Hodgkin" w:date="2011-01-18T22:53:00Z">
                  <w:rPr>
                    <w:rStyle w:val="Hyperlink"/>
                    <w:noProof/>
                  </w:rPr>
                </w:rPrChange>
              </w:rPr>
              <w:delText>Glossary</w:delText>
            </w:r>
            <w:r w:rsidR="00387E88" w:rsidDel="004069B1">
              <w:rPr>
                <w:noProof/>
                <w:webHidden/>
              </w:rPr>
              <w:tab/>
              <w:delText>50</w:delText>
            </w:r>
          </w:del>
        </w:p>
        <w:p w:rsidR="00387E88" w:rsidDel="004069B1" w:rsidRDefault="00C9294D">
          <w:pPr>
            <w:pStyle w:val="TOC1"/>
            <w:tabs>
              <w:tab w:val="right" w:leader="dot" w:pos="9350"/>
            </w:tabs>
            <w:rPr>
              <w:del w:id="941" w:author="Mike Schenk" w:date="2011-01-19T01:21:00Z"/>
              <w:noProof/>
            </w:rPr>
          </w:pPr>
          <w:del w:id="942" w:author="Mike Schenk" w:date="2011-01-19T01:21:00Z">
            <w:r w:rsidRPr="00C9294D" w:rsidDel="004069B1">
              <w:rPr>
                <w:noProof/>
                <w:rPrChange w:id="943" w:author="Jerod Hodgkin" w:date="2011-01-18T22:53:00Z">
                  <w:rPr>
                    <w:rStyle w:val="Hyperlink"/>
                    <w:rFonts w:eastAsia="Arial"/>
                    <w:noProof/>
                  </w:rPr>
                </w:rPrChange>
              </w:rPr>
              <w:delText>Bibliography</w:delText>
            </w:r>
            <w:r w:rsidR="00387E88" w:rsidDel="004069B1">
              <w:rPr>
                <w:noProof/>
                <w:webHidden/>
              </w:rPr>
              <w:tab/>
              <w:delText>51</w:delText>
            </w:r>
          </w:del>
        </w:p>
        <w:p w:rsidR="00387E88" w:rsidDel="004069B1" w:rsidRDefault="00C9294D">
          <w:pPr>
            <w:pStyle w:val="TOC1"/>
            <w:tabs>
              <w:tab w:val="right" w:leader="dot" w:pos="9350"/>
            </w:tabs>
            <w:rPr>
              <w:del w:id="944" w:author="Mike Schenk" w:date="2011-01-19T01:21:00Z"/>
              <w:noProof/>
            </w:rPr>
          </w:pPr>
          <w:del w:id="945" w:author="Mike Schenk" w:date="2011-01-19T01:21:00Z">
            <w:r w:rsidRPr="00C9294D" w:rsidDel="004069B1">
              <w:rPr>
                <w:noProof/>
                <w:rPrChange w:id="946" w:author="Jerod Hodgkin" w:date="2011-01-18T22:53:00Z">
                  <w:rPr>
                    <w:rStyle w:val="Hyperlink"/>
                    <w:noProof/>
                  </w:rPr>
                </w:rPrChange>
              </w:rPr>
              <w:delText>History of Work</w:delText>
            </w:r>
            <w:r w:rsidR="00387E88" w:rsidDel="004069B1">
              <w:rPr>
                <w:noProof/>
                <w:webHidden/>
              </w:rPr>
              <w:tab/>
              <w:delText>52</w:delText>
            </w:r>
          </w:del>
        </w:p>
        <w:p w:rsidR="00387E88" w:rsidDel="004069B1" w:rsidRDefault="00C9294D">
          <w:pPr>
            <w:pStyle w:val="TOC1"/>
            <w:tabs>
              <w:tab w:val="right" w:leader="dot" w:pos="9350"/>
            </w:tabs>
            <w:rPr>
              <w:del w:id="947" w:author="Mike Schenk" w:date="2011-01-19T01:21:00Z"/>
              <w:noProof/>
            </w:rPr>
          </w:pPr>
          <w:del w:id="948" w:author="Mike Schenk" w:date="2011-01-19T01:21:00Z">
            <w:r w:rsidRPr="00C9294D" w:rsidDel="004069B1">
              <w:rPr>
                <w:noProof/>
                <w:rPrChange w:id="949" w:author="Jerod Hodgkin" w:date="2011-01-18T22:53:00Z">
                  <w:rPr>
                    <w:rStyle w:val="Hyperlink"/>
                    <w:noProof/>
                  </w:rPr>
                </w:rPrChange>
              </w:rPr>
              <w:delText>Gantt Chart</w:delText>
            </w:r>
            <w:r w:rsidR="00387E88" w:rsidDel="004069B1">
              <w:rPr>
                <w:noProof/>
                <w:webHidden/>
              </w:rPr>
              <w:tab/>
              <w:delText>53</w:delText>
            </w:r>
          </w:del>
        </w:p>
        <w:p w:rsidR="00672CFD" w:rsidRDefault="00C9294D" w:rsidP="00387E88">
          <w:pPr>
            <w:pStyle w:val="TOC1"/>
            <w:tabs>
              <w:tab w:val="right" w:leader="dot" w:pos="9350"/>
            </w:tabs>
            <w:rPr>
              <w:noProof/>
            </w:rPr>
          </w:pPr>
          <w:r>
            <w:fldChar w:fldCharType="end"/>
          </w:r>
        </w:p>
      </w:sdtContent>
    </w:sdt>
    <w:p w:rsidR="00A77B3E" w:rsidRPr="00D37390" w:rsidRDefault="00C67F31" w:rsidP="00D37390">
      <w:pPr>
        <w:pStyle w:val="Heading1"/>
        <w:rPr>
          <w:rFonts w:eastAsia="Arial"/>
          <w:sz w:val="22"/>
          <w:szCs w:val="22"/>
        </w:rPr>
      </w:pPr>
      <w:r w:rsidRPr="00D37390">
        <w:br w:type="page"/>
      </w:r>
      <w:bookmarkStart w:id="950" w:name="_Toc283163394"/>
      <w:r w:rsidRPr="00D37390">
        <w:rPr>
          <w:rFonts w:eastAsia="Arial"/>
        </w:rPr>
        <w:lastRenderedPageBreak/>
        <w:t>Introduction (Customer Statement of Requirements)</w:t>
      </w:r>
      <w:bookmarkEnd w:id="950"/>
    </w:p>
    <w:p w:rsidR="00A77B3E" w:rsidRDefault="00C67F31">
      <w:pPr>
        <w:rPr>
          <w:rFonts w:ascii="Arial" w:eastAsia="Arial" w:hAnsi="Arial" w:cs="Arial"/>
          <w:color w:val="000000"/>
        </w:rPr>
      </w:pPr>
      <w:r>
        <w:rPr>
          <w:rFonts w:ascii="Arial" w:eastAsia="Arial" w:hAnsi="Arial" w:cs="Arial"/>
          <w:color w:val="000000"/>
        </w:rPr>
        <w:t>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a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951" w:name="h.mpu6g6-te2ns3"/>
      <w:bookmarkStart w:id="952" w:name="_Toc283163395"/>
      <w:bookmarkEnd w:id="951"/>
      <w:r w:rsidRPr="00D37390">
        <w:rPr>
          <w:rFonts w:eastAsia="Arial"/>
        </w:rPr>
        <w:t>Purpose</w:t>
      </w:r>
      <w:bookmarkEnd w:id="952"/>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953" w:name="h.pahqrv-ipeihw"/>
      <w:bookmarkStart w:id="954" w:name="_Toc283163396"/>
      <w:bookmarkEnd w:id="953"/>
      <w:r w:rsidRPr="00D37390">
        <w:rPr>
          <w:rFonts w:eastAsia="Arial"/>
        </w:rPr>
        <w:t>Scope</w:t>
      </w:r>
      <w:bookmarkEnd w:id="954"/>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Integration with a 3rd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Support for 3rd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r>
        <w:rPr>
          <w:rFonts w:eastAsia="Arial"/>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955" w:name="h.d2qy3a-ov7lfk"/>
      <w:bookmarkStart w:id="956" w:name="_Toc283163397"/>
      <w:bookmarkEnd w:id="955"/>
      <w:r w:rsidRPr="00D37390">
        <w:rPr>
          <w:rFonts w:eastAsia="Arial"/>
        </w:rPr>
        <w:t>References</w:t>
      </w:r>
      <w:bookmarkEnd w:id="956"/>
    </w:p>
    <w:p w:rsidR="00A77B3E" w:rsidRDefault="00C67F31" w:rsidP="00367E32">
      <w:pPr>
        <w:rPr>
          <w:rFonts w:eastAsia="Arial"/>
        </w:rPr>
      </w:pPr>
      <w:r>
        <w:rPr>
          <w:rFonts w:eastAsia="Arial"/>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957" w:name="h.wbbon8-e9krdn"/>
      <w:bookmarkEnd w:id="957"/>
    </w:p>
    <w:p w:rsidR="00367E32" w:rsidRDefault="00367E32" w:rsidP="00367E32">
      <w:pPr>
        <w:rPr>
          <w:rFonts w:eastAsia="Arial"/>
        </w:rPr>
      </w:pPr>
    </w:p>
    <w:p w:rsidR="00A77B3E" w:rsidRPr="00D37390" w:rsidRDefault="00C67F31" w:rsidP="00672CFD">
      <w:pPr>
        <w:pStyle w:val="Heading2"/>
        <w:rPr>
          <w:rFonts w:eastAsia="Arial"/>
        </w:rPr>
      </w:pPr>
      <w:bookmarkStart w:id="958" w:name="_Toc283163398"/>
      <w:r w:rsidRPr="00D37390">
        <w:rPr>
          <w:rFonts w:eastAsia="Arial"/>
        </w:rPr>
        <w:lastRenderedPageBreak/>
        <w:t>Audience</w:t>
      </w:r>
      <w:bookmarkEnd w:id="958"/>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959" w:name="h.taq8d4-s4yc7i"/>
      <w:bookmarkEnd w:id="959"/>
      <w:r>
        <w:rPr>
          <w:rFonts w:eastAsia="Arial"/>
        </w:rPr>
        <w:br w:type="page"/>
      </w:r>
    </w:p>
    <w:p w:rsidR="00A77B3E" w:rsidRPr="00D37390" w:rsidRDefault="00C67F31" w:rsidP="00D37390">
      <w:pPr>
        <w:pStyle w:val="Heading1"/>
        <w:rPr>
          <w:rFonts w:eastAsia="Arial"/>
        </w:rPr>
      </w:pPr>
      <w:bookmarkStart w:id="960" w:name="_Toc283163399"/>
      <w:r w:rsidRPr="00D37390">
        <w:rPr>
          <w:rFonts w:eastAsia="Arial"/>
        </w:rPr>
        <w:lastRenderedPageBreak/>
        <w:t>System Overview</w:t>
      </w:r>
      <w:bookmarkEnd w:id="960"/>
    </w:p>
    <w:p w:rsidR="00A77B3E" w:rsidRPr="00D37390" w:rsidRDefault="00C67F31" w:rsidP="00672CFD">
      <w:pPr>
        <w:pStyle w:val="Heading2"/>
      </w:pPr>
      <w:bookmarkStart w:id="961" w:name="h.r16d3f-sk8o5e"/>
      <w:bookmarkStart w:id="962" w:name="_Toc283163400"/>
      <w:bookmarkEnd w:id="961"/>
      <w:r w:rsidRPr="00D37390">
        <w:t>System functionality</w:t>
      </w:r>
      <w:bookmarkEnd w:id="962"/>
    </w:p>
    <w:p w:rsidR="00A77B3E" w:rsidRDefault="00C67F31" w:rsidP="00367E32">
      <w:pPr>
        <w:rPr>
          <w:rFonts w:eastAsia="Arial"/>
        </w:rPr>
      </w:pPr>
      <w:r>
        <w:rPr>
          <w:rFonts w:eastAsia="Arial"/>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rsidP="00367E32">
      <w:pPr>
        <w:rPr>
          <w:rFonts w:eastAsia="Arial"/>
        </w:rPr>
      </w:pPr>
    </w:p>
    <w:p w:rsidR="00A77B3E" w:rsidRDefault="00C67F31" w:rsidP="00367E32">
      <w:pPr>
        <w:rPr>
          <w:rFonts w:eastAsia="Arial"/>
        </w:rPr>
      </w:pPr>
      <w:r>
        <w:rPr>
          <w:rFonts w:eastAsia="Arial"/>
        </w:rPr>
        <w:t>Employee management allows managers to control access to the RMS system for each individual employee. It will also support recording the information necessary to compute payroll by tracking employees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963" w:name="h.zefc4n-y3wxt0"/>
      <w:bookmarkStart w:id="964" w:name="_Toc283163401"/>
      <w:bookmarkEnd w:id="963"/>
      <w:r w:rsidRPr="00D37390">
        <w:rPr>
          <w:rFonts w:eastAsia="Arial"/>
        </w:rPr>
        <w:t>System Components</w:t>
      </w:r>
      <w:bookmarkEnd w:id="964"/>
    </w:p>
    <w:p w:rsidR="00A77B3E" w:rsidRDefault="00C67F31" w:rsidP="00367E32">
      <w:pPr>
        <w:rPr>
          <w:rFonts w:eastAsia="Arial"/>
        </w:rPr>
      </w:pPr>
      <w:r>
        <w:rPr>
          <w:rFonts w:eastAsia="Arial"/>
        </w:rPr>
        <w:t>The RMS will be divided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lastRenderedPageBreak/>
        <w:t>RMS menu management</w:t>
      </w:r>
    </w:p>
    <w:p w:rsidR="00A77B3E" w:rsidRDefault="00C67F31" w:rsidP="00367E32">
      <w:pPr>
        <w:rPr>
          <w:rFonts w:eastAsia="Arial"/>
        </w:rPr>
      </w:pPr>
      <w:r>
        <w:rPr>
          <w:rFonts w:eastAsia="Arial"/>
        </w:rPr>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965" w:name="h.nymapi-20iygh"/>
      <w:bookmarkStart w:id="966" w:name="_Toc283163402"/>
      <w:bookmarkEnd w:id="965"/>
      <w:r w:rsidRPr="00D37390">
        <w:rPr>
          <w:rFonts w:eastAsia="Arial"/>
        </w:rPr>
        <w:t>Basic Design Approach</w:t>
      </w:r>
      <w:bookmarkEnd w:id="966"/>
    </w:p>
    <w:p w:rsidR="00A77B3E" w:rsidRDefault="00C67F31" w:rsidP="00367E32">
      <w:pPr>
        <w:rPr>
          <w:rFonts w:eastAsia="Arial"/>
        </w:rPr>
      </w:pPr>
      <w:r>
        <w:rPr>
          <w:rFonts w:eastAsia="Arial"/>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967" w:name="h.u6x3ro-ptzk4p"/>
      <w:bookmarkEnd w:id="967"/>
      <w:r>
        <w:rPr>
          <w:rFonts w:eastAsia="Arial"/>
        </w:rPr>
        <w:br w:type="page"/>
      </w:r>
    </w:p>
    <w:p w:rsidR="00A77B3E" w:rsidRPr="00D37390" w:rsidRDefault="00C67F31" w:rsidP="00D37390">
      <w:pPr>
        <w:pStyle w:val="Heading1"/>
        <w:rPr>
          <w:rFonts w:eastAsia="Arial"/>
        </w:rPr>
      </w:pPr>
      <w:bookmarkStart w:id="968" w:name="_Toc283163403"/>
      <w:r w:rsidRPr="00D37390">
        <w:rPr>
          <w:rFonts w:eastAsia="Arial"/>
        </w:rPr>
        <w:lastRenderedPageBreak/>
        <w:t>User Interface Prototypes</w:t>
      </w:r>
      <w:bookmarkEnd w:id="968"/>
    </w:p>
    <w:p w:rsidR="00A77B3E" w:rsidRPr="00D37390" w:rsidRDefault="00C67F31" w:rsidP="00672CFD">
      <w:pPr>
        <w:pStyle w:val="Heading2"/>
        <w:rPr>
          <w:rFonts w:eastAsia="Arial"/>
        </w:rPr>
      </w:pPr>
      <w:bookmarkStart w:id="969" w:name="h.4zrlqz-c7t06o"/>
      <w:bookmarkStart w:id="970" w:name="_Toc283163404"/>
      <w:bookmarkEnd w:id="969"/>
      <w:r w:rsidRPr="00D37390">
        <w:rPr>
          <w:rFonts w:eastAsia="Arial"/>
        </w:rPr>
        <w:t>Login Screen</w:t>
      </w:r>
      <w:bookmarkEnd w:id="970"/>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r>
        <w:rPr>
          <w:rFonts w:eastAsia="Arial"/>
        </w:rPr>
        <w:t>Figure 1. Login screen</w:t>
      </w:r>
    </w:p>
    <w:p w:rsidR="00A77B3E" w:rsidRDefault="00A77B3E" w:rsidP="00367E32">
      <w:pPr>
        <w:rPr>
          <w:rFonts w:eastAsia="Arial"/>
        </w:rPr>
      </w:pPr>
    </w:p>
    <w:p w:rsidR="00A77B3E" w:rsidRDefault="00C67F31" w:rsidP="00367E32">
      <w:pPr>
        <w:rPr>
          <w:rFonts w:eastAsia="Arial"/>
        </w:rPr>
      </w:pPr>
      <w:r>
        <w:rPr>
          <w:rFonts w:eastAsia="Arial"/>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971" w:name="h.ow0yyq-gdu9et"/>
      <w:bookmarkEnd w:id="971"/>
      <w:r>
        <w:rPr>
          <w:rFonts w:eastAsia="Arial"/>
        </w:rPr>
        <w:br w:type="page"/>
      </w:r>
    </w:p>
    <w:p w:rsidR="00A77B3E" w:rsidRPr="00D37390" w:rsidRDefault="00C67F31" w:rsidP="00672CFD">
      <w:pPr>
        <w:pStyle w:val="Heading2"/>
        <w:rPr>
          <w:rFonts w:eastAsia="Arial"/>
        </w:rPr>
      </w:pPr>
      <w:bookmarkStart w:id="972" w:name="_Toc283163405"/>
      <w:r w:rsidRPr="00D37390">
        <w:rPr>
          <w:rFonts w:eastAsia="Arial"/>
        </w:rPr>
        <w:lastRenderedPageBreak/>
        <w:t>Order Entry Screen</w:t>
      </w:r>
      <w:bookmarkEnd w:id="972"/>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r>
        <w:rPr>
          <w:rFonts w:eastAsia="Arial"/>
        </w:rPr>
        <w:t>Figure 2. Order entry screen</w:t>
      </w:r>
    </w:p>
    <w:p w:rsidR="00A77B3E" w:rsidRDefault="00A77B3E" w:rsidP="00367E32">
      <w:pPr>
        <w:rPr>
          <w:rFonts w:eastAsia="Arial"/>
        </w:rPr>
      </w:pPr>
    </w:p>
    <w:p w:rsidR="00A77B3E" w:rsidRDefault="00C67F31" w:rsidP="00367E32">
      <w:pPr>
        <w:rPr>
          <w:rFonts w:eastAsia="Arial"/>
        </w:rPr>
      </w:pPr>
      <w:r>
        <w:rPr>
          <w:rFonts w:eastAsia="Arial"/>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Since this is intended to be used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973" w:name="h.s6ymhe-flhqe7"/>
      <w:bookmarkEnd w:id="973"/>
      <w:r>
        <w:rPr>
          <w:rFonts w:eastAsia="Arial"/>
        </w:rPr>
        <w:br w:type="page"/>
      </w:r>
    </w:p>
    <w:p w:rsidR="00A77B3E" w:rsidRPr="00D37390" w:rsidRDefault="00C67F31" w:rsidP="00672CFD">
      <w:pPr>
        <w:pStyle w:val="Heading2"/>
        <w:rPr>
          <w:rFonts w:eastAsia="Arial"/>
        </w:rPr>
      </w:pPr>
      <w:bookmarkStart w:id="974" w:name="_Toc283163406"/>
      <w:r w:rsidRPr="00D37390">
        <w:rPr>
          <w:rFonts w:eastAsia="Arial"/>
        </w:rPr>
        <w:lastRenderedPageBreak/>
        <w:t>Cook’s Screen</w:t>
      </w:r>
      <w:bookmarkEnd w:id="974"/>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r>
        <w:rPr>
          <w:rFonts w:eastAsia="Arial"/>
        </w:rPr>
        <w:t>Figure 3.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975" w:name="h.ahcbk0-k25oh2"/>
      <w:bookmarkEnd w:id="975"/>
      <w:r>
        <w:rPr>
          <w:rFonts w:eastAsia="Arial"/>
        </w:rPr>
        <w:br w:type="page"/>
      </w:r>
    </w:p>
    <w:p w:rsidR="00A77B3E" w:rsidRPr="00D37390" w:rsidRDefault="00C67F31" w:rsidP="00672CFD">
      <w:pPr>
        <w:pStyle w:val="Heading2"/>
        <w:rPr>
          <w:rFonts w:eastAsia="Arial"/>
        </w:rPr>
      </w:pPr>
      <w:bookmarkStart w:id="976" w:name="_Toc283163407"/>
      <w:r w:rsidRPr="00D37390">
        <w:rPr>
          <w:rFonts w:eastAsia="Arial"/>
        </w:rPr>
        <w:lastRenderedPageBreak/>
        <w:t>Inventory Management Touch-Screen</w:t>
      </w:r>
      <w:bookmarkEnd w:id="976"/>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r>
        <w:rPr>
          <w:rFonts w:eastAsia="Arial"/>
        </w:rPr>
        <w:t>Figure 4. Inventory management touch screen</w:t>
      </w:r>
    </w:p>
    <w:p w:rsidR="00A77B3E" w:rsidRDefault="00A77B3E" w:rsidP="00367E32">
      <w:pPr>
        <w:rPr>
          <w:rFonts w:eastAsia="Arial"/>
        </w:rPr>
      </w:pPr>
    </w:p>
    <w:p w:rsidR="00A77B3E" w:rsidRDefault="00C67F31" w:rsidP="00367E32">
      <w:pPr>
        <w:rPr>
          <w:rFonts w:eastAsia="Arial"/>
        </w:rPr>
      </w:pPr>
      <w:r>
        <w:rPr>
          <w:rFonts w:eastAsia="Arial"/>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977" w:name="h.1xvgkw-w4qddw"/>
      <w:bookmarkEnd w:id="977"/>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978" w:name="_Toc283163408"/>
      <w:r w:rsidRPr="00D37390">
        <w:rPr>
          <w:rFonts w:eastAsia="Arial"/>
        </w:rPr>
        <w:lastRenderedPageBreak/>
        <w:t>Inventory Management</w:t>
      </w:r>
      <w:bookmarkEnd w:id="978"/>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5.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r>
        <w:rPr>
          <w:rFonts w:eastAsia="Arial"/>
        </w:rPr>
        <w:t>Record spoilage and waste.</w:t>
      </w:r>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979" w:name="h.hvull7-wlr72f"/>
      <w:bookmarkEnd w:id="979"/>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980" w:name="_Toc283163409"/>
      <w:r w:rsidRPr="00D37390">
        <w:rPr>
          <w:rFonts w:eastAsia="Arial"/>
          <w:bCs/>
        </w:rPr>
        <w:lastRenderedPageBreak/>
        <w:t>Menu Management</w:t>
      </w:r>
      <w:bookmarkEnd w:id="980"/>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6.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981" w:name="h.jnq9w0-3nq26s"/>
      <w:bookmarkEnd w:id="981"/>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982" w:name="_Toc283163410"/>
      <w:r w:rsidRPr="00D37390">
        <w:rPr>
          <w:rFonts w:eastAsia="Arial"/>
          <w:bCs/>
        </w:rPr>
        <w:lastRenderedPageBreak/>
        <w:t>Employee Management</w:t>
      </w:r>
      <w:bookmarkEnd w:id="982"/>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7.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983" w:name="h.9brafn-meghy"/>
      <w:bookmarkEnd w:id="983"/>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984" w:name="_Toc283163411"/>
      <w:r w:rsidRPr="00D37390">
        <w:rPr>
          <w:rFonts w:eastAsia="Arial"/>
          <w:bCs/>
        </w:rPr>
        <w:lastRenderedPageBreak/>
        <w:t>Report Selection</w:t>
      </w:r>
      <w:bookmarkEnd w:id="984"/>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8.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
    <w:p w:rsidR="003F3B08" w:rsidRDefault="003F3B08">
      <w:pPr>
        <w:rPr>
          <w:rFonts w:ascii="Arial" w:eastAsia="Arial" w:hAnsi="Arial" w:cs="Arial"/>
          <w:b/>
          <w:bCs/>
          <w:color w:val="000000"/>
          <w:sz w:val="24"/>
          <w:szCs w:val="24"/>
        </w:rPr>
      </w:pPr>
      <w:bookmarkStart w:id="985" w:name="h.1auymt-ewsqld"/>
      <w:bookmarkEnd w:id="985"/>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986" w:name="_Toc283163412"/>
      <w:r w:rsidRPr="00D37390">
        <w:rPr>
          <w:rFonts w:eastAsia="Arial"/>
          <w:bCs/>
        </w:rPr>
        <w:lastRenderedPageBreak/>
        <w:t>Running Reports</w:t>
      </w:r>
      <w:bookmarkEnd w:id="986"/>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9. Running reports</w:t>
      </w:r>
    </w:p>
    <w:p w:rsidR="00A77B3E" w:rsidRDefault="00A77B3E" w:rsidP="00367E32">
      <w:pPr>
        <w:rPr>
          <w:rFonts w:eastAsia="Arial"/>
        </w:rPr>
      </w:pPr>
    </w:p>
    <w:p w:rsidR="00A77B3E" w:rsidRDefault="00C67F31" w:rsidP="00367E32">
      <w:pPr>
        <w:rPr>
          <w:rFonts w:eastAsia="Arial"/>
        </w:rPr>
      </w:pPr>
      <w:r>
        <w:rPr>
          <w:rFonts w:eastAsia="Arial"/>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987" w:name="h.b03hm2-dm90vk"/>
      <w:bookmarkEnd w:id="987"/>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988" w:name="_Toc283163413"/>
      <w:r w:rsidRPr="00D37390">
        <w:rPr>
          <w:rFonts w:eastAsia="Arial"/>
        </w:rPr>
        <w:lastRenderedPageBreak/>
        <w:t>Design Considerations</w:t>
      </w:r>
      <w:bookmarkEnd w:id="988"/>
    </w:p>
    <w:p w:rsidR="00A77B3E" w:rsidRPr="00D37390" w:rsidRDefault="00C67F31" w:rsidP="00672CFD">
      <w:pPr>
        <w:pStyle w:val="Heading2"/>
        <w:rPr>
          <w:rFonts w:eastAsia="Arial"/>
        </w:rPr>
      </w:pPr>
      <w:bookmarkStart w:id="989" w:name="h.qhd5pi-gjqgho"/>
      <w:bookmarkStart w:id="990" w:name="_Toc283163414"/>
      <w:bookmarkEnd w:id="989"/>
      <w:r w:rsidRPr="00D37390">
        <w:rPr>
          <w:rFonts w:eastAsia="Arial"/>
        </w:rPr>
        <w:t>Assumptions and Dependencies</w:t>
      </w:r>
      <w:bookmarkEnd w:id="990"/>
    </w:p>
    <w:p w:rsidR="00A77B3E" w:rsidRDefault="00C67F31" w:rsidP="00367E32">
      <w:pPr>
        <w:rPr>
          <w:rFonts w:eastAsia="Arial"/>
        </w:rPr>
      </w:pPr>
      <w:r>
        <w:rPr>
          <w:rFonts w:eastAsia="Arial"/>
        </w:rPr>
        <w:t>The software application will be deployed on a computer running a Windows® operating system with the .NET 4.0 framework and having network access. Additional software can be installed by the user as required.</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991" w:name="h.rx70j3-3mc4y6"/>
      <w:bookmarkStart w:id="992" w:name="_Toc283163415"/>
      <w:bookmarkEnd w:id="991"/>
      <w:r w:rsidRPr="00D37390">
        <w:rPr>
          <w:rFonts w:eastAsia="Arial"/>
        </w:rPr>
        <w:t>General Constraints</w:t>
      </w:r>
      <w:bookmarkEnd w:id="992"/>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Users are not expected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993" w:name="h.o4bnfz-1cfpr3"/>
      <w:bookmarkStart w:id="994" w:name="_Toc283163416"/>
      <w:bookmarkEnd w:id="993"/>
      <w:r w:rsidRPr="00D37390">
        <w:rPr>
          <w:rFonts w:eastAsia="Arial"/>
        </w:rPr>
        <w:t>Architectural Strategies</w:t>
      </w:r>
      <w:bookmarkEnd w:id="994"/>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rsidP="00367E32">
      <w:pPr>
        <w:rPr>
          <w:rFonts w:eastAsia="Arial"/>
        </w:rPr>
      </w:pPr>
      <w:r>
        <w:rPr>
          <w:rFonts w:eastAsia="Arial"/>
        </w:rPr>
        <w:t>Selected Microsoft .Net 4 for the development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Microsoft  SQL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lastRenderedPageBreak/>
        <w:t>The keyboard and mouse will need to be used in areas where touch panels are 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995" w:name="h.xux66y-py9a8r"/>
      <w:bookmarkEnd w:id="995"/>
      <w:r>
        <w:rPr>
          <w:rFonts w:eastAsia="Arial"/>
        </w:rPr>
        <w:br w:type="page"/>
      </w:r>
    </w:p>
    <w:p w:rsidR="00A77B3E" w:rsidRPr="00D37390" w:rsidRDefault="00C67F31" w:rsidP="00D37390">
      <w:pPr>
        <w:pStyle w:val="Heading1"/>
        <w:rPr>
          <w:rFonts w:eastAsia="Arial"/>
        </w:rPr>
      </w:pPr>
      <w:bookmarkStart w:id="996" w:name="_Toc283163417"/>
      <w:r w:rsidRPr="00D37390">
        <w:rPr>
          <w:rFonts w:eastAsia="Arial"/>
        </w:rPr>
        <w:lastRenderedPageBreak/>
        <w:t>System Architecture</w:t>
      </w:r>
      <w:bookmarkEnd w:id="996"/>
    </w:p>
    <w:p w:rsidR="00A77B3E" w:rsidRPr="00D37390" w:rsidRDefault="00C67F31" w:rsidP="00672CFD">
      <w:pPr>
        <w:pStyle w:val="Heading2"/>
        <w:rPr>
          <w:rFonts w:eastAsia="Arial"/>
        </w:rPr>
      </w:pPr>
      <w:bookmarkStart w:id="997" w:name="h.247x23-bkf5tk"/>
      <w:bookmarkStart w:id="998" w:name="_Toc283163418"/>
      <w:bookmarkEnd w:id="997"/>
      <w:r w:rsidRPr="00D37390">
        <w:rPr>
          <w:rFonts w:eastAsia="Arial"/>
        </w:rPr>
        <w:t>Use Cases</w:t>
      </w:r>
      <w:bookmarkEnd w:id="998"/>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10. RMS use case diagram</w:t>
      </w:r>
    </w:p>
    <w:p w:rsidR="00A77B3E" w:rsidRDefault="00A77B3E" w:rsidP="00367E32">
      <w:pPr>
        <w:rPr>
          <w:rFonts w:eastAsia="Arial"/>
        </w:rPr>
      </w:pPr>
    </w:p>
    <w:p w:rsidR="00A77B3E" w:rsidRDefault="00C67F31" w:rsidP="00367E32">
      <w:pPr>
        <w:rPr>
          <w:rFonts w:eastAsia="Arial"/>
        </w:rPr>
      </w:pPr>
      <w:r>
        <w:rPr>
          <w:rFonts w:eastAsia="Arial"/>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Default="00C67F31" w:rsidP="00741ACB">
      <w:pPr>
        <w:pStyle w:val="Heading2"/>
        <w:rPr>
          <w:ins w:id="999" w:author="Jerod Hodgkin" w:date="2011-01-18T22:03:00Z"/>
          <w:rFonts w:eastAsia="Arial"/>
          <w:bCs/>
        </w:rPr>
      </w:pPr>
      <w:bookmarkStart w:id="1000" w:name="h.oax6ujqjmshu"/>
      <w:bookmarkStart w:id="1001" w:name="_Toc283163419"/>
      <w:bookmarkEnd w:id="1000"/>
      <w:r w:rsidRPr="00D37390">
        <w:rPr>
          <w:rFonts w:eastAsia="Arial"/>
          <w:bCs/>
        </w:rPr>
        <w:lastRenderedPageBreak/>
        <w:t>Menu Management</w:t>
      </w:r>
      <w:bookmarkEnd w:id="1001"/>
      <w:r w:rsidRPr="00D37390">
        <w:rPr>
          <w:rFonts w:eastAsia="Arial"/>
          <w:bCs/>
        </w:rPr>
        <w:t xml:space="preserve"> </w:t>
      </w:r>
    </w:p>
    <w:p w:rsidR="008F1F4C" w:rsidRPr="008F1F4C" w:rsidRDefault="008F1F4C" w:rsidP="008F1F4C">
      <w:pPr>
        <w:pStyle w:val="Heading3"/>
        <w:rPr>
          <w:ins w:id="1002" w:author="Jerod Hodgkin" w:date="2011-01-18T22:04:00Z"/>
          <w:rFonts w:eastAsia="Arial"/>
          <w:bCs/>
        </w:rPr>
      </w:pPr>
      <w:bookmarkStart w:id="1003" w:name="_Toc283163420"/>
      <w:ins w:id="1004" w:author="Jerod Hodgkin" w:date="2011-01-18T22:05:00Z">
        <w:r>
          <w:t xml:space="preserve">Create/Update menu </w:t>
        </w:r>
      </w:ins>
      <w:ins w:id="1005" w:author="Jerod Hodgkin" w:date="2011-01-18T22:04:00Z">
        <w:r>
          <w:rPr>
            <w:rFonts w:eastAsia="Arial"/>
            <w:bCs/>
          </w:rPr>
          <w:t>– BBQRMS-</w:t>
        </w:r>
      </w:ins>
      <w:ins w:id="1006" w:author="Jerod Hodgkin" w:date="2011-01-18T22:05:00Z">
        <w:r>
          <w:rPr>
            <w:rFonts w:eastAsia="Arial"/>
            <w:bCs/>
          </w:rPr>
          <w:t>56</w:t>
        </w:r>
      </w:ins>
      <w:bookmarkEnd w:id="1003"/>
    </w:p>
    <w:tbl>
      <w:tblPr>
        <w:tblW w:w="0" w:type="auto"/>
        <w:tblLook w:val="0000"/>
      </w:tblPr>
      <w:tblGrid>
        <w:gridCol w:w="4680"/>
        <w:gridCol w:w="4680"/>
      </w:tblGrid>
      <w:tr w:rsidR="008F1F4C" w:rsidTr="003A4827">
        <w:trPr>
          <w:ins w:id="1007" w:author="Jerod Hodgkin" w:date="2011-01-18T22:04: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1F4C" w:rsidRPr="00367E32" w:rsidRDefault="008F1F4C" w:rsidP="003A4827">
            <w:pPr>
              <w:pStyle w:val="ListStyle"/>
              <w:contextualSpacing/>
              <w:rPr>
                <w:ins w:id="1008" w:author="Jerod Hodgkin" w:date="2011-01-18T22:04:00Z"/>
                <w:rStyle w:val="Strong"/>
              </w:rPr>
            </w:pPr>
            <w:ins w:id="1009" w:author="Jerod Hodgkin" w:date="2011-01-18T22:04:00Z">
              <w:r w:rsidRPr="00367E32">
                <w:rPr>
                  <w:rStyle w:val="Strong"/>
                </w:rPr>
                <w:t>Related use cases:</w:t>
              </w:r>
            </w:ins>
          </w:p>
          <w:p w:rsidR="008F1F4C" w:rsidRDefault="008F1F4C" w:rsidP="003A4827">
            <w:pPr>
              <w:rPr>
                <w:ins w:id="1010" w:author="Jerod Hodgkin" w:date="2011-01-18T22:04:00Z"/>
                <w:rFonts w:eastAsia="Arial"/>
              </w:rPr>
            </w:pPr>
            <w:ins w:id="1011" w:author="Jerod Hodgkin" w:date="2011-01-18T22:04:00Z">
              <w:r>
                <w:rPr>
                  <w:rFonts w:eastAsia="Arial"/>
                </w:rPr>
                <w:t>Inventory management</w:t>
              </w:r>
            </w:ins>
          </w:p>
          <w:p w:rsidR="008F1F4C" w:rsidRDefault="008F1F4C" w:rsidP="003A4827">
            <w:pPr>
              <w:rPr>
                <w:ins w:id="1012" w:author="Jerod Hodgkin" w:date="2011-01-18T22:04:00Z"/>
                <w:rFonts w:eastAsia="Arial"/>
              </w:rPr>
            </w:pPr>
            <w:ins w:id="1013" w:author="Jerod Hodgkin" w:date="2011-01-18T22:04:00Z">
              <w:r>
                <w:rPr>
                  <w:rFonts w:eastAsia="Arial"/>
                </w:rPr>
                <w:t>Place order</w:t>
              </w:r>
            </w:ins>
          </w:p>
          <w:p w:rsidR="008F1F4C" w:rsidRDefault="008F1F4C" w:rsidP="003A4827">
            <w:pPr>
              <w:rPr>
                <w:ins w:id="1014" w:author="Jerod Hodgkin" w:date="2011-01-18T22:05:00Z"/>
                <w:rFonts w:eastAsia="Arial"/>
              </w:rPr>
            </w:pPr>
            <w:ins w:id="1015" w:author="Jerod Hodgkin" w:date="2011-01-18T22:04:00Z">
              <w:r>
                <w:rPr>
                  <w:rFonts w:eastAsia="Arial"/>
                </w:rPr>
                <w:t>Complete order</w:t>
              </w:r>
            </w:ins>
          </w:p>
          <w:p w:rsidR="008F1F4C" w:rsidRDefault="008F1F4C" w:rsidP="003A4827">
            <w:pPr>
              <w:rPr>
                <w:ins w:id="1016" w:author="Jerod Hodgkin" w:date="2011-01-18T22:04:00Z"/>
                <w:rFonts w:eastAsia="Arial"/>
              </w:rPr>
            </w:pPr>
            <w:ins w:id="1017" w:author="Jerod Hodgkin" w:date="2011-01-18T22:05:00Z">
              <w:r>
                <w:rPr>
                  <w:rFonts w:eastAsia="Arial"/>
                </w:rPr>
                <w:t>Create Menu Item</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1F4C" w:rsidRPr="00367E32" w:rsidRDefault="008F1F4C" w:rsidP="003A4827">
            <w:pPr>
              <w:pStyle w:val="ListStyle"/>
              <w:contextualSpacing/>
              <w:rPr>
                <w:ins w:id="1018" w:author="Jerod Hodgkin" w:date="2011-01-18T22:04:00Z"/>
                <w:rStyle w:val="Strong"/>
              </w:rPr>
            </w:pPr>
            <w:ins w:id="1019" w:author="Jerod Hodgkin" w:date="2011-01-18T22:04:00Z">
              <w:r w:rsidRPr="00367E32">
                <w:rPr>
                  <w:rStyle w:val="Strong"/>
                </w:rPr>
                <w:t>Actors:</w:t>
              </w:r>
            </w:ins>
          </w:p>
          <w:p w:rsidR="008F1F4C" w:rsidRDefault="008F1F4C" w:rsidP="003A4827">
            <w:pPr>
              <w:rPr>
                <w:ins w:id="1020" w:author="Jerod Hodgkin" w:date="2011-01-18T22:04:00Z"/>
                <w:rFonts w:eastAsia="Arial"/>
              </w:rPr>
            </w:pPr>
            <w:ins w:id="1021" w:author="Jerod Hodgkin" w:date="2011-01-18T22:04:00Z">
              <w:r>
                <w:rPr>
                  <w:rFonts w:eastAsia="Arial"/>
                </w:rPr>
                <w:t>Managers</w:t>
              </w:r>
            </w:ins>
          </w:p>
        </w:tc>
      </w:tr>
    </w:tbl>
    <w:p w:rsidR="008F1F4C" w:rsidRDefault="008F1F4C" w:rsidP="008F1F4C">
      <w:pPr>
        <w:pStyle w:val="ListStyle"/>
        <w:contextualSpacing/>
        <w:rPr>
          <w:ins w:id="1022" w:author="Jerod Hodgkin" w:date="2011-01-18T22:04:00Z"/>
        </w:rPr>
      </w:pPr>
    </w:p>
    <w:p w:rsidR="008F1F4C" w:rsidRPr="00367E32" w:rsidRDefault="008F1F4C" w:rsidP="008F1F4C">
      <w:pPr>
        <w:pStyle w:val="ListStyle"/>
        <w:contextualSpacing/>
        <w:rPr>
          <w:ins w:id="1023" w:author="Jerod Hodgkin" w:date="2011-01-18T22:04:00Z"/>
          <w:rStyle w:val="Strong"/>
        </w:rPr>
      </w:pPr>
      <w:ins w:id="1024" w:author="Jerod Hodgkin" w:date="2011-01-18T22:04:00Z">
        <w:r w:rsidRPr="00367E32">
          <w:rPr>
            <w:rStyle w:val="Strong"/>
          </w:rPr>
          <w:t>Summary</w:t>
        </w:r>
      </w:ins>
    </w:p>
    <w:p w:rsidR="008F1F4C" w:rsidRDefault="008F1F4C" w:rsidP="008F1F4C">
      <w:pPr>
        <w:rPr>
          <w:ins w:id="1025" w:author="Jerod Hodgkin" w:date="2011-01-18T22:04:00Z"/>
          <w:rFonts w:eastAsia="Arial"/>
        </w:rPr>
      </w:pPr>
      <w:ins w:id="1026" w:author="Jerod Hodgkin" w:date="2011-01-18T22:04:00Z">
        <w:r>
          <w:rPr>
            <w:rFonts w:eastAsia="Arial"/>
          </w:rPr>
          <w:t>The menu</w:t>
        </w:r>
      </w:ins>
      <w:ins w:id="1027" w:author="Jerod Hodgkin" w:date="2011-01-18T22:05:00Z">
        <w:r>
          <w:rPr>
            <w:rFonts w:eastAsia="Arial"/>
          </w:rPr>
          <w:t xml:space="preserve">s </w:t>
        </w:r>
      </w:ins>
      <w:ins w:id="1028" w:author="Jerod Hodgkin" w:date="2011-01-18T22:04:00Z">
        <w:r>
          <w:rPr>
            <w:rFonts w:eastAsia="Arial"/>
          </w:rPr>
          <w:t xml:space="preserve">will </w:t>
        </w:r>
      </w:ins>
      <w:ins w:id="1029" w:author="Jerod Hodgkin" w:date="2011-01-18T22:05:00Z">
        <w:r>
          <w:rPr>
            <w:rFonts w:eastAsia="Arial"/>
          </w:rPr>
          <w:t>contai</w:t>
        </w:r>
      </w:ins>
      <w:ins w:id="1030" w:author="Jerod Hodgkin" w:date="2011-01-18T22:06:00Z">
        <w:r>
          <w:rPr>
            <w:rFonts w:eastAsia="Arial"/>
          </w:rPr>
          <w:t xml:space="preserve">n a list of </w:t>
        </w:r>
      </w:ins>
      <w:ins w:id="1031" w:author="Jerod Hodgkin" w:date="2011-01-18T22:04:00Z">
        <w:r>
          <w:rPr>
            <w:rFonts w:eastAsia="Arial"/>
          </w:rPr>
          <w:t>items sold to the</w:t>
        </w:r>
      </w:ins>
      <w:ins w:id="1032" w:author="Jerod Hodgkin" w:date="2011-01-18T22:06:00Z">
        <w:r>
          <w:rPr>
            <w:rFonts w:eastAsia="Arial"/>
          </w:rPr>
          <w:t xml:space="preserve"> </w:t>
        </w:r>
      </w:ins>
      <w:ins w:id="1033" w:author="Jerod Hodgkin" w:date="2011-01-18T22:04:00Z">
        <w:r>
          <w:rPr>
            <w:rFonts w:eastAsia="Arial"/>
          </w:rPr>
          <w:t>customers. Menu</w:t>
        </w:r>
      </w:ins>
      <w:ins w:id="1034" w:author="Jerod Hodgkin" w:date="2011-01-18T22:06:00Z">
        <w:r>
          <w:rPr>
            <w:rFonts w:eastAsia="Arial"/>
          </w:rPr>
          <w:t xml:space="preserve">s </w:t>
        </w:r>
      </w:ins>
      <w:ins w:id="1035" w:author="Jerod Hodgkin" w:date="2011-01-18T22:04:00Z">
        <w:r>
          <w:rPr>
            <w:rFonts w:eastAsia="Arial"/>
          </w:rPr>
          <w:t xml:space="preserve">are constructed of </w:t>
        </w:r>
      </w:ins>
      <w:ins w:id="1036" w:author="Jerod Hodgkin" w:date="2011-01-18T22:06:00Z">
        <w:r>
          <w:rPr>
            <w:rFonts w:eastAsia="Arial"/>
          </w:rPr>
          <w:t xml:space="preserve">menu </w:t>
        </w:r>
      </w:ins>
      <w:ins w:id="1037" w:author="Jerod Hodgkin" w:date="2011-01-18T22:04:00Z">
        <w:r>
          <w:rPr>
            <w:rFonts w:eastAsia="Arial"/>
          </w:rPr>
          <w:t>items. The owners should be able to create new menu</w:t>
        </w:r>
      </w:ins>
      <w:ins w:id="1038" w:author="Jerod Hodgkin" w:date="2011-01-18T22:06:00Z">
        <w:r>
          <w:rPr>
            <w:rFonts w:eastAsia="Arial"/>
          </w:rPr>
          <w:t xml:space="preserve">s </w:t>
        </w:r>
      </w:ins>
      <w:ins w:id="1039" w:author="Jerod Hodgkin" w:date="2011-01-18T22:04:00Z">
        <w:r>
          <w:rPr>
            <w:rFonts w:eastAsia="Arial"/>
          </w:rPr>
          <w:t xml:space="preserve">from existing </w:t>
        </w:r>
      </w:ins>
      <w:ins w:id="1040" w:author="Jerod Hodgkin" w:date="2011-01-18T22:06:00Z">
        <w:r>
          <w:rPr>
            <w:rFonts w:eastAsia="Arial"/>
          </w:rPr>
          <w:t xml:space="preserve">menu </w:t>
        </w:r>
      </w:ins>
      <w:ins w:id="1041" w:author="Jerod Hodgkin" w:date="2011-01-18T22:04:00Z">
        <w:r>
          <w:rPr>
            <w:rFonts w:eastAsia="Arial"/>
          </w:rPr>
          <w:t xml:space="preserve">items and change details of the current menu including, </w:t>
        </w:r>
      </w:ins>
      <w:ins w:id="1042" w:author="Jerod Hodgkin" w:date="2011-01-18T22:07:00Z">
        <w:r>
          <w:rPr>
            <w:rFonts w:eastAsia="Arial"/>
          </w:rPr>
          <w:t>menu items</w:t>
        </w:r>
      </w:ins>
      <w:ins w:id="1043" w:author="Jerod Hodgkin" w:date="2011-01-18T22:04:00Z">
        <w:r>
          <w:rPr>
            <w:rFonts w:eastAsia="Arial"/>
          </w:rPr>
          <w:t xml:space="preserve">, </w:t>
        </w:r>
      </w:ins>
      <w:ins w:id="1044" w:author="Jerod Hodgkin" w:date="2011-01-18T22:07:00Z">
        <w:r>
          <w:rPr>
            <w:rFonts w:eastAsia="Arial"/>
          </w:rPr>
          <w:t xml:space="preserve">and </w:t>
        </w:r>
      </w:ins>
      <w:ins w:id="1045" w:author="Jerod Hodgkin" w:date="2011-01-18T22:04:00Z">
        <w:r>
          <w:rPr>
            <w:rFonts w:eastAsia="Arial"/>
          </w:rPr>
          <w:t>description.</w:t>
        </w:r>
      </w:ins>
    </w:p>
    <w:p w:rsidR="008F1F4C" w:rsidRDefault="008F1F4C" w:rsidP="008F1F4C">
      <w:pPr>
        <w:rPr>
          <w:ins w:id="1046" w:author="Jerod Hodgkin" w:date="2011-01-18T22:04:00Z"/>
          <w:rFonts w:eastAsia="Arial"/>
        </w:rPr>
      </w:pPr>
    </w:p>
    <w:p w:rsidR="008F1F4C" w:rsidRPr="00367E32" w:rsidRDefault="008F1F4C" w:rsidP="008F1F4C">
      <w:pPr>
        <w:pStyle w:val="ListStyle"/>
        <w:contextualSpacing/>
        <w:rPr>
          <w:ins w:id="1047" w:author="Jerod Hodgkin" w:date="2011-01-18T22:04:00Z"/>
          <w:rStyle w:val="Strong"/>
        </w:rPr>
      </w:pPr>
      <w:ins w:id="1048" w:author="Jerod Hodgkin" w:date="2011-01-18T22:04:00Z">
        <w:r w:rsidRPr="00367E32">
          <w:rPr>
            <w:rStyle w:val="Strong"/>
          </w:rPr>
          <w:t>Preconditions</w:t>
        </w:r>
      </w:ins>
    </w:p>
    <w:p w:rsidR="008F1F4C" w:rsidRDefault="008F1F4C" w:rsidP="008F1F4C">
      <w:pPr>
        <w:rPr>
          <w:ins w:id="1049" w:author="Jerod Hodgkin" w:date="2011-01-18T22:04:00Z"/>
          <w:rFonts w:eastAsia="Arial"/>
        </w:rPr>
      </w:pPr>
      <w:ins w:id="1050" w:author="Jerod Hodgkin" w:date="2011-01-18T22:07:00Z">
        <w:r>
          <w:rPr>
            <w:rFonts w:eastAsia="Arial"/>
          </w:rPr>
          <w:t>None.</w:t>
        </w:r>
      </w:ins>
    </w:p>
    <w:p w:rsidR="008F1F4C" w:rsidRDefault="008F1F4C" w:rsidP="008F1F4C">
      <w:pPr>
        <w:rPr>
          <w:ins w:id="1051" w:author="Jerod Hodgkin" w:date="2011-01-18T22:04:00Z"/>
          <w:rFonts w:eastAsia="Arial"/>
        </w:rPr>
      </w:pPr>
    </w:p>
    <w:p w:rsidR="008F1F4C" w:rsidRPr="00367E32" w:rsidRDefault="008F1F4C" w:rsidP="008F1F4C">
      <w:pPr>
        <w:pStyle w:val="ListStyle"/>
        <w:contextualSpacing/>
        <w:rPr>
          <w:ins w:id="1052" w:author="Jerod Hodgkin" w:date="2011-01-18T22:04:00Z"/>
          <w:rStyle w:val="Strong"/>
        </w:rPr>
      </w:pPr>
      <w:ins w:id="1053" w:author="Jerod Hodgkin" w:date="2011-01-18T22:04:00Z">
        <w:r w:rsidRPr="00367E32">
          <w:rPr>
            <w:rStyle w:val="Strong"/>
          </w:rPr>
          <w:t>Input/Output sequence for this feature</w:t>
        </w:r>
      </w:ins>
    </w:p>
    <w:p w:rsidR="008F1F4C" w:rsidRDefault="008F1F4C" w:rsidP="008F1F4C">
      <w:pPr>
        <w:rPr>
          <w:ins w:id="1054" w:author="Jerod Hodgkin" w:date="2011-01-18T22:08:00Z"/>
          <w:rFonts w:eastAsia="Arial"/>
        </w:rPr>
      </w:pPr>
      <w:ins w:id="1055" w:author="Jerod Hodgkin" w:date="2011-01-18T22:04:00Z">
        <w:r>
          <w:rPr>
            <w:rFonts w:eastAsia="Arial"/>
          </w:rPr>
          <w:t>The</w:t>
        </w:r>
      </w:ins>
      <w:ins w:id="1056" w:author="Jerod Hodgkin" w:date="2011-01-18T22:08:00Z">
        <w:r>
          <w:rPr>
            <w:rFonts w:eastAsia="Arial"/>
          </w:rPr>
          <w:t xml:space="preserve"> Managers may </w:t>
        </w:r>
      </w:ins>
      <w:ins w:id="1057" w:author="Jerod Hodgkin" w:date="2011-01-18T22:09:00Z">
        <w:r>
          <w:rPr>
            <w:rFonts w:eastAsia="Arial"/>
          </w:rPr>
          <w:t>edit</w:t>
        </w:r>
      </w:ins>
      <w:ins w:id="1058" w:author="Jerod Hodgkin" w:date="2011-01-18T22:10:00Z">
        <w:r>
          <w:rPr>
            <w:rFonts w:eastAsia="Arial"/>
          </w:rPr>
          <w:t xml:space="preserve"> or create a</w:t>
        </w:r>
      </w:ins>
      <w:ins w:id="1059" w:author="Jerod Hodgkin" w:date="2011-01-18T22:08:00Z">
        <w:r>
          <w:rPr>
            <w:rFonts w:eastAsia="Arial"/>
          </w:rPr>
          <w:t xml:space="preserve"> menu </w:t>
        </w:r>
      </w:ins>
      <w:ins w:id="1060" w:author="Jerod Hodgkin" w:date="2011-01-18T22:10:00Z">
        <w:r>
          <w:rPr>
            <w:rFonts w:eastAsia="Arial"/>
          </w:rPr>
          <w:t xml:space="preserve">by </w:t>
        </w:r>
      </w:ins>
      <w:ins w:id="1061" w:author="Jerod Hodgkin" w:date="2011-01-18T22:09:00Z">
        <w:r>
          <w:rPr>
            <w:rFonts w:eastAsia="Arial"/>
          </w:rPr>
          <w:t>clicking on the Manage Menu button.</w:t>
        </w:r>
      </w:ins>
      <w:ins w:id="1062" w:author="Jerod Hodgkin" w:date="2011-01-18T22:10:00Z">
        <w:r>
          <w:rPr>
            <w:rFonts w:eastAsia="Arial"/>
          </w:rPr>
          <w:t xml:space="preserve"> A list of existing menus will appear on the left with an add button on the bo</w:t>
        </w:r>
      </w:ins>
      <w:ins w:id="1063" w:author="Jerod Hodgkin" w:date="2011-01-18T22:11:00Z">
        <w:r>
          <w:rPr>
            <w:rFonts w:eastAsia="Arial"/>
          </w:rPr>
          <w:t xml:space="preserve">ttom of the list. The Manager may </w:t>
        </w:r>
      </w:ins>
      <w:ins w:id="1064" w:author="Jerod Hodgkin" w:date="2011-01-18T22:12:00Z">
        <w:r>
          <w:rPr>
            <w:rFonts w:eastAsia="Arial"/>
          </w:rPr>
          <w:t xml:space="preserve">edit an existing menu by selecting it from the </w:t>
        </w:r>
      </w:ins>
      <w:ins w:id="1065" w:author="Jerod Hodgkin" w:date="2011-01-18T22:13:00Z">
        <w:r>
          <w:rPr>
            <w:rFonts w:eastAsia="Arial"/>
          </w:rPr>
          <w:t>lis</w:t>
        </w:r>
        <w:r w:rsidR="004151AD">
          <w:rPr>
            <w:rFonts w:eastAsia="Arial"/>
          </w:rPr>
          <w:t>t. The Manager may create a new menu by clicking the add menu button. Once the menu is select</w:t>
        </w:r>
      </w:ins>
      <w:ins w:id="1066" w:author="Jerod Hodgkin" w:date="2011-01-18T22:14:00Z">
        <w:r w:rsidR="004151AD">
          <w:rPr>
            <w:rFonts w:eastAsia="Arial"/>
          </w:rPr>
          <w:t>ed the manager will then be able to alter the menu’s information.</w:t>
        </w:r>
      </w:ins>
    </w:p>
    <w:p w:rsidR="008F1F4C" w:rsidRDefault="008F1F4C" w:rsidP="008F1F4C">
      <w:pPr>
        <w:rPr>
          <w:ins w:id="1067" w:author="Jerod Hodgkin" w:date="2011-01-18T22:04:00Z"/>
          <w:rFonts w:eastAsia="Arial"/>
        </w:rPr>
      </w:pPr>
    </w:p>
    <w:p w:rsidR="008F1F4C" w:rsidRPr="00367E32" w:rsidRDefault="008F1F4C" w:rsidP="008F1F4C">
      <w:pPr>
        <w:pStyle w:val="ListStyle"/>
        <w:contextualSpacing/>
        <w:rPr>
          <w:ins w:id="1068" w:author="Jerod Hodgkin" w:date="2011-01-18T22:04:00Z"/>
          <w:rStyle w:val="Strong"/>
        </w:rPr>
      </w:pPr>
      <w:ins w:id="1069" w:author="Jerod Hodgkin" w:date="2011-01-18T22:04:00Z">
        <w:r w:rsidRPr="00367E32">
          <w:rPr>
            <w:rStyle w:val="Strong"/>
          </w:rPr>
          <w:t>Postconditions</w:t>
        </w:r>
      </w:ins>
    </w:p>
    <w:p w:rsidR="008F1F4C" w:rsidRDefault="008F1F4C" w:rsidP="008F1F4C">
      <w:pPr>
        <w:rPr>
          <w:ins w:id="1070" w:author="Jerod Hodgkin" w:date="2011-01-18T22:04:00Z"/>
          <w:rFonts w:eastAsia="Arial"/>
        </w:rPr>
      </w:pPr>
      <w:ins w:id="1071" w:author="Jerod Hodgkin" w:date="2011-01-18T22:04:00Z">
        <w:r>
          <w:rPr>
            <w:rFonts w:eastAsia="Arial"/>
          </w:rPr>
          <w:t>There exists a menu that can</w:t>
        </w:r>
      </w:ins>
      <w:ins w:id="1072" w:author="Jerod Hodgkin" w:date="2011-01-18T22:14:00Z">
        <w:r w:rsidR="004151AD">
          <w:rPr>
            <w:rFonts w:eastAsia="Arial"/>
          </w:rPr>
          <w:t xml:space="preserve"> </w:t>
        </w:r>
      </w:ins>
      <w:ins w:id="1073" w:author="Jerod Hodgkin" w:date="2011-01-18T22:15:00Z">
        <w:r w:rsidR="004151AD">
          <w:rPr>
            <w:rFonts w:eastAsia="Arial"/>
          </w:rPr>
          <w:t xml:space="preserve">be </w:t>
        </w:r>
      </w:ins>
      <w:ins w:id="1074" w:author="Jerod Hodgkin" w:date="2011-01-18T22:14:00Z">
        <w:r w:rsidR="004151AD">
          <w:rPr>
            <w:rFonts w:eastAsia="Arial"/>
          </w:rPr>
          <w:t xml:space="preserve">displayed to the </w:t>
        </w:r>
      </w:ins>
      <w:ins w:id="1075" w:author="Jerod Hodgkin" w:date="2011-01-18T22:15:00Z">
        <w:r w:rsidR="004151AD">
          <w:rPr>
            <w:rFonts w:eastAsia="Arial"/>
          </w:rPr>
          <w:t>employees</w:t>
        </w:r>
      </w:ins>
      <w:ins w:id="1076" w:author="Jerod Hodgkin" w:date="2011-01-18T22:04:00Z">
        <w:r>
          <w:rPr>
            <w:rFonts w:eastAsia="Arial"/>
          </w:rPr>
          <w:t>.</w:t>
        </w:r>
      </w:ins>
    </w:p>
    <w:p w:rsidR="008F1F4C" w:rsidRDefault="008F1F4C" w:rsidP="008F1F4C">
      <w:pPr>
        <w:rPr>
          <w:ins w:id="1077" w:author="Jerod Hodgkin" w:date="2011-01-18T22:04:00Z"/>
          <w:rFonts w:eastAsia="Arial"/>
        </w:rPr>
      </w:pPr>
    </w:p>
    <w:p w:rsidR="008F1F4C" w:rsidRPr="00367E32" w:rsidRDefault="008F1F4C" w:rsidP="008F1F4C">
      <w:pPr>
        <w:pStyle w:val="ListStyle"/>
        <w:contextualSpacing/>
        <w:rPr>
          <w:ins w:id="1078" w:author="Jerod Hodgkin" w:date="2011-01-18T22:04:00Z"/>
          <w:rStyle w:val="Strong"/>
        </w:rPr>
      </w:pPr>
      <w:ins w:id="1079" w:author="Jerod Hodgkin" w:date="2011-01-18T22:04:00Z">
        <w:r w:rsidRPr="00367E32">
          <w:rPr>
            <w:rStyle w:val="Strong"/>
          </w:rPr>
          <w:t>Design constraints of this feature</w:t>
        </w:r>
      </w:ins>
    </w:p>
    <w:p w:rsidR="008F1F4C" w:rsidRDefault="008F1F4C" w:rsidP="008F1F4C">
      <w:pPr>
        <w:rPr>
          <w:ins w:id="1080" w:author="Jerod Hodgkin" w:date="2011-01-18T22:04:00Z"/>
          <w:rFonts w:eastAsia="Arial"/>
        </w:rPr>
      </w:pPr>
      <w:ins w:id="1081" w:author="Jerod Hodgkin" w:date="2011-01-18T22:04:00Z">
        <w:r>
          <w:rPr>
            <w:rFonts w:eastAsia="Arial"/>
          </w:rPr>
          <w:t>Menu management shall read the inventory to construct menu items.  Menu items shall be available to be added to an order.</w:t>
        </w:r>
      </w:ins>
    </w:p>
    <w:p w:rsidR="008F1F4C" w:rsidRDefault="008F1F4C" w:rsidP="008F1F4C">
      <w:pPr>
        <w:rPr>
          <w:ins w:id="1082" w:author="Jerod Hodgkin" w:date="2011-01-18T22:04:00Z"/>
          <w:rFonts w:eastAsia="Arial"/>
        </w:rPr>
      </w:pPr>
    </w:p>
    <w:p w:rsidR="008F1F4C" w:rsidRPr="00367E32" w:rsidRDefault="008F1F4C" w:rsidP="008F1F4C">
      <w:pPr>
        <w:pStyle w:val="ListStyle"/>
        <w:contextualSpacing/>
        <w:rPr>
          <w:ins w:id="1083" w:author="Jerod Hodgkin" w:date="2011-01-18T22:04:00Z"/>
          <w:rStyle w:val="Strong"/>
        </w:rPr>
      </w:pPr>
      <w:ins w:id="1084" w:author="Jerod Hodgkin" w:date="2011-01-18T22:04:00Z">
        <w:r w:rsidRPr="00367E32">
          <w:rPr>
            <w:rStyle w:val="Strong"/>
          </w:rPr>
          <w:t>Performance requirements of this feature</w:t>
        </w:r>
      </w:ins>
    </w:p>
    <w:p w:rsidR="008F1F4C" w:rsidRDefault="008F1F4C" w:rsidP="008F1F4C">
      <w:pPr>
        <w:rPr>
          <w:ins w:id="1085" w:author="Jerod Hodgkin" w:date="2011-01-18T22:04:00Z"/>
          <w:rFonts w:eastAsia="Arial"/>
        </w:rPr>
      </w:pPr>
      <w:ins w:id="1086" w:author="Jerod Hodgkin" w:date="2011-01-18T22:04:00Z">
        <w:r>
          <w:rPr>
            <w:rFonts w:eastAsia="Arial"/>
          </w:rPr>
          <w:t>No performance requirements have been identified.</w:t>
        </w:r>
      </w:ins>
    </w:p>
    <w:p w:rsidR="00000000" w:rsidRDefault="00A70C13">
      <w:pPr>
        <w:rPr>
          <w:rPrChange w:id="1087" w:author="Jerod Hodgkin" w:date="2011-01-18T22:04:00Z">
            <w:rPr>
              <w:rFonts w:eastAsia="Arial"/>
              <w:bCs/>
            </w:rPr>
          </w:rPrChange>
        </w:rPr>
        <w:pPrChange w:id="1088" w:author="Jerod Hodgkin" w:date="2011-01-18T22:04:00Z">
          <w:pPr>
            <w:pStyle w:val="Heading2"/>
          </w:pPr>
        </w:pPrChange>
      </w:pPr>
    </w:p>
    <w:p w:rsidR="008F1F4C" w:rsidRPr="008F1F4C" w:rsidRDefault="00C67F31" w:rsidP="008F1F4C">
      <w:pPr>
        <w:pStyle w:val="Heading3"/>
        <w:rPr>
          <w:rFonts w:eastAsia="Arial"/>
          <w:bCs/>
        </w:rPr>
      </w:pPr>
      <w:bookmarkStart w:id="1089" w:name="h.785jazo2r0of"/>
      <w:bookmarkStart w:id="1090" w:name="_Toc283163421"/>
      <w:bookmarkEnd w:id="1089"/>
      <w:r w:rsidRPr="00D37390">
        <w:rPr>
          <w:rFonts w:eastAsia="Arial"/>
          <w:bCs/>
        </w:rPr>
        <w:t xml:space="preserve">Create menu item </w:t>
      </w:r>
      <w:ins w:id="1091" w:author="Jerod Hodgkin" w:date="2011-01-18T22:03:00Z">
        <w:r w:rsidR="008F1F4C">
          <w:rPr>
            <w:rFonts w:eastAsia="Arial"/>
            <w:bCs/>
          </w:rPr>
          <w:t>–</w:t>
        </w:r>
      </w:ins>
      <w:ins w:id="1092" w:author="Jerod Hodgkin" w:date="2011-01-18T22:02:00Z">
        <w:r w:rsidR="008F1F4C">
          <w:rPr>
            <w:rFonts w:eastAsia="Arial"/>
            <w:bCs/>
          </w:rPr>
          <w:t xml:space="preserve"> </w:t>
        </w:r>
      </w:ins>
      <w:ins w:id="1093" w:author="Jerod Hodgkin" w:date="2011-01-18T22:03:00Z">
        <w:r w:rsidR="008F1F4C">
          <w:rPr>
            <w:rFonts w:eastAsia="Arial"/>
            <w:bCs/>
          </w:rPr>
          <w:t>BBQRMS-31</w:t>
        </w:r>
      </w:ins>
      <w:bookmarkEnd w:id="1090"/>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menu items will be the items sold to the the customers. Menu items are constructed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lastRenderedPageBreak/>
        <w:t>Preconditions</w:t>
      </w:r>
    </w:p>
    <w:p w:rsidR="00A77B3E" w:rsidRDefault="00C67F31" w:rsidP="00367E32">
      <w:pPr>
        <w:rPr>
          <w:rFonts w:eastAsia="Arial"/>
        </w:rPr>
      </w:pPr>
      <w:r>
        <w:rPr>
          <w:rFonts w:eastAsia="Arial"/>
        </w:rPr>
        <w:t>There exist items in the inventory database with which to construct menu items. There exist menus in the database to add menu items to.</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inventory items shall be read from the database and be combined to create a recipe that is associated with a menu item. The manager shall select a menu to which this item is to be added.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There exists a menu item that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Menu management shall read the inventory to construct menu items.  Menu items shall be available to be added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1094" w:name="h.t9posz8ctbpn"/>
      <w:bookmarkEnd w:id="1094"/>
      <w:r>
        <w:rPr>
          <w:rFonts w:eastAsia="Arial"/>
          <w:bCs/>
        </w:rPr>
        <w:br w:type="page"/>
      </w:r>
    </w:p>
    <w:p w:rsidR="00A77B3E" w:rsidRPr="00D37390" w:rsidRDefault="00C67F31" w:rsidP="00741ACB">
      <w:pPr>
        <w:pStyle w:val="Heading2"/>
        <w:rPr>
          <w:rFonts w:eastAsia="Arial"/>
          <w:bCs/>
        </w:rPr>
      </w:pPr>
      <w:bookmarkStart w:id="1095" w:name="_Toc283163422"/>
      <w:r w:rsidRPr="00D37390">
        <w:rPr>
          <w:rFonts w:eastAsia="Arial"/>
          <w:bCs/>
        </w:rPr>
        <w:lastRenderedPageBreak/>
        <w:t>Inventory Management</w:t>
      </w:r>
      <w:bookmarkEnd w:id="1095"/>
    </w:p>
    <w:p w:rsidR="00A77B3E" w:rsidRPr="00D37390" w:rsidRDefault="00C67F31" w:rsidP="00741ACB">
      <w:pPr>
        <w:pStyle w:val="Heading3"/>
        <w:rPr>
          <w:rFonts w:eastAsia="Arial"/>
          <w:bCs/>
        </w:rPr>
      </w:pPr>
      <w:bookmarkStart w:id="1096" w:name="h.aps2vxvsg5tp"/>
      <w:bookmarkStart w:id="1097" w:name="_Toc283163423"/>
      <w:bookmarkEnd w:id="1096"/>
      <w:r w:rsidRPr="00D37390">
        <w:rPr>
          <w:rFonts w:eastAsia="Arial"/>
          <w:bCs/>
        </w:rPr>
        <w:t>Add Supplier</w:t>
      </w:r>
      <w:ins w:id="1098" w:author="Jerod Hodgkin" w:date="2011-01-18T22:20:00Z">
        <w:r w:rsidR="00E41821">
          <w:rPr>
            <w:rFonts w:eastAsia="Arial"/>
            <w:bCs/>
          </w:rPr>
          <w:t xml:space="preserve"> – BBQRMS-17</w:t>
        </w:r>
      </w:ins>
      <w:bookmarkEnd w:id="109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There exists a supplier that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None.</w:t>
      </w:r>
    </w:p>
    <w:p w:rsidR="00A77B3E" w:rsidRDefault="00A77B3E" w:rsidP="00367E32">
      <w:pPr>
        <w:rPr>
          <w:rFonts w:eastAsia="Arial"/>
        </w:rPr>
      </w:pPr>
    </w:p>
    <w:p w:rsidR="00A77B3E" w:rsidRPr="00D37390" w:rsidRDefault="00C67F31" w:rsidP="00741ACB">
      <w:pPr>
        <w:pStyle w:val="Heading3"/>
        <w:rPr>
          <w:rFonts w:eastAsia="Arial"/>
          <w:bCs/>
        </w:rPr>
      </w:pPr>
      <w:bookmarkStart w:id="1099" w:name="h.6nverv-mtfpu"/>
      <w:bookmarkStart w:id="1100" w:name="_Toc283163424"/>
      <w:bookmarkEnd w:id="1099"/>
      <w:r w:rsidRPr="00D37390">
        <w:rPr>
          <w:rFonts w:eastAsia="Arial"/>
          <w:bCs/>
        </w:rPr>
        <w:t>Receive an Inventory Order</w:t>
      </w:r>
      <w:ins w:id="1101" w:author="Jerod Hodgkin" w:date="2011-01-18T22:20:00Z">
        <w:r w:rsidR="00E41821">
          <w:rPr>
            <w:rFonts w:eastAsia="Arial"/>
            <w:bCs/>
          </w:rPr>
          <w:t xml:space="preserve"> – BBQRMS-18</w:t>
        </w:r>
      </w:ins>
      <w:bookmarkEnd w:id="1100"/>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lastRenderedPageBreak/>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 xml:space="preserve">Inventory tables are updated to reflect current status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1102" w:name="h.qw4icfrrt2q3"/>
      <w:bookmarkStart w:id="1103" w:name="_Toc283163425"/>
      <w:bookmarkEnd w:id="1102"/>
      <w:r w:rsidRPr="00D37390">
        <w:rPr>
          <w:rFonts w:eastAsia="Arial"/>
          <w:bCs/>
        </w:rPr>
        <w:t>Reconcile Inventory</w:t>
      </w:r>
      <w:ins w:id="1104" w:author="Jerod Hodgkin" w:date="2011-01-18T22:21:00Z">
        <w:r w:rsidR="00E41821">
          <w:rPr>
            <w:rFonts w:eastAsia="Arial"/>
            <w:bCs/>
          </w:rPr>
          <w:t xml:space="preserve"> – BBQRMS-19</w:t>
        </w:r>
      </w:ins>
      <w:bookmarkEnd w:id="1103"/>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owners should be able to track the use of inventory through the day and make adjustments to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1105" w:name="h.mnlm4r-f95unz"/>
      <w:bookmarkStart w:id="1106" w:name="_Toc283163426"/>
      <w:bookmarkEnd w:id="1105"/>
      <w:r w:rsidRPr="00D37390">
        <w:rPr>
          <w:rFonts w:eastAsia="Arial"/>
          <w:bCs/>
        </w:rPr>
        <w:lastRenderedPageBreak/>
        <w:t>Place an Inventory Order</w:t>
      </w:r>
      <w:ins w:id="1107" w:author="Jerod Hodgkin" w:date="2011-01-18T22:23:00Z">
        <w:r w:rsidR="00E41821">
          <w:rPr>
            <w:rFonts w:eastAsia="Arial"/>
            <w:bCs/>
          </w:rPr>
          <w:t xml:space="preserve"> – BBQRMS-</w:t>
        </w:r>
        <w:r w:rsidR="00AE541D">
          <w:rPr>
            <w:rFonts w:eastAsia="Arial"/>
            <w:bCs/>
          </w:rPr>
          <w:t>57</w:t>
        </w:r>
      </w:ins>
      <w:bookmarkEnd w:id="110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Suppliers are known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Locate the item in the inventory management menu, identify quantity desired and click “re-order” which prints a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Database tables and inventory management system records pending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Identified Suppliers, quantity, shipment time, and cost are known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1108" w:name="h.cds7mz84mkmb"/>
      <w:bookmarkEnd w:id="1108"/>
      <w:r>
        <w:rPr>
          <w:rFonts w:eastAsia="Arial"/>
          <w:bCs/>
        </w:rPr>
        <w:br w:type="page"/>
      </w:r>
    </w:p>
    <w:p w:rsidR="00A77B3E" w:rsidRPr="00D37390" w:rsidRDefault="00C67F31" w:rsidP="00741ACB">
      <w:pPr>
        <w:pStyle w:val="Heading2"/>
        <w:rPr>
          <w:rFonts w:eastAsia="Arial"/>
          <w:bCs/>
        </w:rPr>
      </w:pPr>
      <w:bookmarkStart w:id="1109" w:name="_Toc283163427"/>
      <w:r w:rsidRPr="00D37390">
        <w:rPr>
          <w:rFonts w:eastAsia="Arial"/>
          <w:bCs/>
        </w:rPr>
        <w:lastRenderedPageBreak/>
        <w:t>Cooks interface</w:t>
      </w:r>
      <w:bookmarkEnd w:id="1109"/>
    </w:p>
    <w:p w:rsidR="00A77B3E" w:rsidRPr="00D37390" w:rsidRDefault="00C67F31" w:rsidP="00741ACB">
      <w:pPr>
        <w:pStyle w:val="Heading3"/>
        <w:rPr>
          <w:rFonts w:eastAsia="Arial"/>
          <w:bCs/>
        </w:rPr>
      </w:pPr>
      <w:bookmarkStart w:id="1110" w:name="h.1jjzhgwqtrb"/>
      <w:bookmarkStart w:id="1111" w:name="_Toc283163428"/>
      <w:bookmarkEnd w:id="1110"/>
      <w:r w:rsidRPr="00D37390">
        <w:rPr>
          <w:rFonts w:eastAsia="Arial"/>
          <w:bCs/>
        </w:rPr>
        <w:t>Complete a customer order</w:t>
      </w:r>
      <w:ins w:id="1112" w:author="Jerod Hodgkin" w:date="2011-01-18T22:26:00Z">
        <w:r w:rsidR="00AE541D">
          <w:rPr>
            <w:rFonts w:eastAsia="Arial"/>
            <w:bCs/>
          </w:rPr>
          <w:t xml:space="preserve"> – BBQRMS-32</w:t>
        </w:r>
      </w:ins>
      <w:bookmarkEnd w:id="111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More than one employee shall be able to view the active orders at once. A certain minimum number of orders needs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1113" w:name="h.pb5qbr-udq5z"/>
      <w:bookmarkEnd w:id="1113"/>
      <w:r>
        <w:rPr>
          <w:rFonts w:eastAsia="Arial"/>
          <w:bCs/>
        </w:rPr>
        <w:br w:type="page"/>
      </w:r>
    </w:p>
    <w:p w:rsidR="00A77B3E" w:rsidRPr="00D37390" w:rsidRDefault="00C67F31" w:rsidP="00741ACB">
      <w:pPr>
        <w:pStyle w:val="Heading2"/>
        <w:rPr>
          <w:rFonts w:eastAsia="Arial"/>
          <w:bCs/>
        </w:rPr>
      </w:pPr>
      <w:bookmarkStart w:id="1114" w:name="_Toc283163429"/>
      <w:r w:rsidRPr="00D37390">
        <w:rPr>
          <w:rFonts w:eastAsia="Arial"/>
          <w:bCs/>
        </w:rPr>
        <w:lastRenderedPageBreak/>
        <w:t>Customer Order Entry Subsystem</w:t>
      </w:r>
      <w:bookmarkEnd w:id="1114"/>
    </w:p>
    <w:p w:rsidR="00A77B3E" w:rsidRPr="00D37390" w:rsidRDefault="00C67F31" w:rsidP="00741ACB">
      <w:pPr>
        <w:pStyle w:val="Heading3"/>
        <w:rPr>
          <w:rFonts w:eastAsia="Arial"/>
          <w:bCs/>
        </w:rPr>
      </w:pPr>
      <w:bookmarkStart w:id="1115" w:name="h.shly5ypp0lzb"/>
      <w:bookmarkStart w:id="1116" w:name="_Toc283163430"/>
      <w:bookmarkEnd w:id="1115"/>
      <w:r w:rsidRPr="00D37390">
        <w:rPr>
          <w:rFonts w:eastAsia="Arial"/>
          <w:bCs/>
        </w:rPr>
        <w:t>Place and save customer order without taking payment</w:t>
      </w:r>
      <w:ins w:id="1117" w:author="Jerod Hodgkin" w:date="2011-01-18T22:27:00Z">
        <w:r w:rsidR="00AE541D">
          <w:rPr>
            <w:rFonts w:eastAsia="Arial"/>
            <w:bCs/>
          </w:rPr>
          <w:t xml:space="preserve"> – BBQRMS-33</w:t>
        </w:r>
      </w:ins>
      <w:bookmarkEnd w:id="111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menu items that can be sold on the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Menu items shall be added to an order.  For a catering order, additional customer information shall be recorded.  The order can be passed to the cook so the food can be prepared.  The order can be saved for later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E541D" w:rsidRDefault="00AE541D">
      <w:pPr>
        <w:rPr>
          <w:ins w:id="1118" w:author="Jerod Hodgkin" w:date="2011-01-18T22:31:00Z"/>
          <w:rFonts w:eastAsia="Arial"/>
        </w:rPr>
      </w:pPr>
      <w:bookmarkStart w:id="1119" w:name="h.sv33jf6bov2a"/>
      <w:bookmarkEnd w:id="1119"/>
    </w:p>
    <w:p w:rsidR="00AE541D" w:rsidRPr="00367E32" w:rsidRDefault="00AE541D" w:rsidP="00AE541D">
      <w:pPr>
        <w:pStyle w:val="Heading3"/>
        <w:rPr>
          <w:ins w:id="1120" w:author="Jerod Hodgkin" w:date="2011-01-18T22:31:00Z"/>
        </w:rPr>
      </w:pPr>
      <w:bookmarkStart w:id="1121" w:name="_Toc283163431"/>
      <w:ins w:id="1122" w:author="Jerod Hodgkin" w:date="2011-01-18T22:31:00Z">
        <w:r>
          <w:rPr>
            <w:rFonts w:eastAsia="Arial"/>
          </w:rPr>
          <w:t>Take a customer order and accept payment – BBQRMS-35</w:t>
        </w:r>
        <w:bookmarkEnd w:id="1121"/>
      </w:ins>
    </w:p>
    <w:tbl>
      <w:tblPr>
        <w:tblW w:w="0" w:type="auto"/>
        <w:tblLook w:val="0000"/>
      </w:tblPr>
      <w:tblGrid>
        <w:gridCol w:w="4680"/>
        <w:gridCol w:w="4680"/>
      </w:tblGrid>
      <w:tr w:rsidR="00AE541D" w:rsidTr="003A4827">
        <w:trPr>
          <w:ins w:id="1123" w:author="Jerod Hodgkin" w:date="2011-01-18T22:31: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124" w:author="Jerod Hodgkin" w:date="2011-01-18T22:31:00Z"/>
                <w:rStyle w:val="Strong"/>
              </w:rPr>
            </w:pPr>
            <w:ins w:id="1125" w:author="Jerod Hodgkin" w:date="2011-01-18T22:31:00Z">
              <w:r w:rsidRPr="00367E32">
                <w:rPr>
                  <w:rStyle w:val="Strong"/>
                </w:rPr>
                <w:t>Related use cases:</w:t>
              </w:r>
            </w:ins>
          </w:p>
          <w:p w:rsidR="00AE541D" w:rsidRDefault="00AE541D" w:rsidP="003A4827">
            <w:pPr>
              <w:rPr>
                <w:ins w:id="1126" w:author="Jerod Hodgkin" w:date="2011-01-18T22:31:00Z"/>
                <w:rFonts w:eastAsia="Arial"/>
              </w:rPr>
            </w:pPr>
            <w:ins w:id="1127" w:author="Jerod Hodgkin" w:date="2011-01-18T22:31:00Z">
              <w:r>
                <w:rPr>
                  <w:rFonts w:eastAsia="Arial"/>
                </w:rPr>
                <w:t>Menu management</w:t>
              </w:r>
            </w:ins>
          </w:p>
          <w:p w:rsidR="00AE541D" w:rsidRDefault="00AE541D" w:rsidP="003A4827">
            <w:pPr>
              <w:rPr>
                <w:ins w:id="1128" w:author="Jerod Hodgkin" w:date="2011-01-18T22:31:00Z"/>
                <w:rFonts w:eastAsia="Arial"/>
              </w:rPr>
            </w:pPr>
            <w:ins w:id="1129" w:author="Jerod Hodgkin" w:date="2011-01-18T22:31:00Z">
              <w:r>
                <w:rPr>
                  <w:rFonts w:eastAsia="Arial"/>
                </w:rPr>
                <w:t>Place order</w:t>
              </w:r>
            </w:ins>
          </w:p>
          <w:p w:rsidR="00AE541D" w:rsidRDefault="00AE541D" w:rsidP="003A4827">
            <w:pPr>
              <w:rPr>
                <w:ins w:id="1130" w:author="Jerod Hodgkin" w:date="2011-01-18T22:31:00Z"/>
                <w:rFonts w:eastAsia="Arial"/>
              </w:rPr>
            </w:pPr>
            <w:ins w:id="1131" w:author="Jerod Hodgkin" w:date="2011-01-18T22:31:00Z">
              <w:r>
                <w:rPr>
                  <w:rFonts w:eastAsia="Arial"/>
                </w:rPr>
                <w:t>Complete order</w:t>
              </w:r>
            </w:ins>
          </w:p>
          <w:p w:rsidR="00AE541D" w:rsidRDefault="00AE541D" w:rsidP="003A4827">
            <w:pPr>
              <w:rPr>
                <w:ins w:id="1132" w:author="Jerod Hodgkin" w:date="2011-01-18T22:31:00Z"/>
                <w:rFonts w:eastAsia="Arial"/>
              </w:rPr>
            </w:pPr>
            <w:ins w:id="1133" w:author="Jerod Hodgkin" w:date="2011-01-18T22:31:00Z">
              <w:r>
                <w:rPr>
                  <w:rFonts w:eastAsia="Arial"/>
                </w:rPr>
                <w:t>Sales reporting</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134" w:author="Jerod Hodgkin" w:date="2011-01-18T22:31:00Z"/>
                <w:rStyle w:val="Strong"/>
              </w:rPr>
            </w:pPr>
            <w:ins w:id="1135" w:author="Jerod Hodgkin" w:date="2011-01-18T22:31:00Z">
              <w:r w:rsidRPr="00367E32">
                <w:rPr>
                  <w:rStyle w:val="Strong"/>
                </w:rPr>
                <w:t>Actors:</w:t>
              </w:r>
            </w:ins>
          </w:p>
          <w:p w:rsidR="00AE541D" w:rsidRDefault="00AE541D" w:rsidP="003A4827">
            <w:pPr>
              <w:rPr>
                <w:ins w:id="1136" w:author="Jerod Hodgkin" w:date="2011-01-18T22:31:00Z"/>
                <w:rFonts w:eastAsia="Arial"/>
              </w:rPr>
            </w:pPr>
            <w:ins w:id="1137" w:author="Jerod Hodgkin" w:date="2011-01-18T22:31:00Z">
              <w:r>
                <w:rPr>
                  <w:rFonts w:eastAsia="Arial"/>
                </w:rPr>
                <w:t>Order Takers</w:t>
              </w:r>
            </w:ins>
          </w:p>
          <w:p w:rsidR="00AE541D" w:rsidRDefault="00AE541D" w:rsidP="003A4827">
            <w:pPr>
              <w:rPr>
                <w:ins w:id="1138" w:author="Jerod Hodgkin" w:date="2011-01-18T22:31:00Z"/>
                <w:rFonts w:eastAsia="Arial"/>
              </w:rPr>
            </w:pPr>
            <w:ins w:id="1139" w:author="Jerod Hodgkin" w:date="2011-01-18T22:31:00Z">
              <w:r>
                <w:rPr>
                  <w:rFonts w:eastAsia="Arial"/>
                </w:rPr>
                <w:t>Customers</w:t>
              </w:r>
            </w:ins>
          </w:p>
        </w:tc>
      </w:tr>
    </w:tbl>
    <w:p w:rsidR="00AE541D" w:rsidRDefault="00AE541D" w:rsidP="00AE541D">
      <w:pPr>
        <w:pStyle w:val="ListStyle"/>
        <w:contextualSpacing/>
        <w:rPr>
          <w:ins w:id="1140" w:author="Jerod Hodgkin" w:date="2011-01-18T22:31:00Z"/>
        </w:rPr>
      </w:pPr>
    </w:p>
    <w:p w:rsidR="00AE541D" w:rsidRPr="00367E32" w:rsidRDefault="00AE541D" w:rsidP="00AE541D">
      <w:pPr>
        <w:pStyle w:val="ListStyle"/>
        <w:contextualSpacing/>
        <w:rPr>
          <w:ins w:id="1141" w:author="Jerod Hodgkin" w:date="2011-01-18T22:31:00Z"/>
          <w:rStyle w:val="Strong"/>
        </w:rPr>
      </w:pPr>
      <w:ins w:id="1142" w:author="Jerod Hodgkin" w:date="2011-01-18T22:31:00Z">
        <w:r w:rsidRPr="00367E32">
          <w:rPr>
            <w:rStyle w:val="Strong"/>
          </w:rPr>
          <w:t>Summary:</w:t>
        </w:r>
      </w:ins>
    </w:p>
    <w:p w:rsidR="00AE541D" w:rsidRDefault="00AE541D" w:rsidP="00AE541D">
      <w:pPr>
        <w:rPr>
          <w:ins w:id="1143" w:author="Jerod Hodgkin" w:date="2011-01-18T22:31:00Z"/>
          <w:rFonts w:eastAsia="Arial"/>
        </w:rPr>
      </w:pPr>
      <w:ins w:id="1144" w:author="Jerod Hodgkin" w:date="2011-01-18T22:31:00Z">
        <w:r>
          <w:rPr>
            <w:rFonts w:eastAsia="Arial"/>
          </w:rPr>
          <w:lastRenderedPageBreak/>
          <w:t>After an order is placed, it will show up on the cook screen.  An employee in the kitchen will prepare the items on the order and mark the order completed.  These orders will show up on the cashier screen so the employee can ring them up and receive payment for the order.</w:t>
        </w:r>
      </w:ins>
    </w:p>
    <w:p w:rsidR="00AE541D" w:rsidRDefault="00AE541D" w:rsidP="00AE541D">
      <w:pPr>
        <w:rPr>
          <w:ins w:id="1145" w:author="Jerod Hodgkin" w:date="2011-01-18T22:31:00Z"/>
          <w:rFonts w:eastAsia="Arial"/>
        </w:rPr>
      </w:pPr>
    </w:p>
    <w:p w:rsidR="00AE541D" w:rsidRPr="00367E32" w:rsidRDefault="00AE541D" w:rsidP="00AE541D">
      <w:pPr>
        <w:pStyle w:val="ListStyle"/>
        <w:contextualSpacing/>
        <w:rPr>
          <w:ins w:id="1146" w:author="Jerod Hodgkin" w:date="2011-01-18T22:31:00Z"/>
          <w:rStyle w:val="Strong"/>
        </w:rPr>
      </w:pPr>
      <w:ins w:id="1147" w:author="Jerod Hodgkin" w:date="2011-01-18T22:31:00Z">
        <w:r w:rsidRPr="00367E32">
          <w:rPr>
            <w:rStyle w:val="Strong"/>
          </w:rPr>
          <w:t>Preconditions:</w:t>
        </w:r>
      </w:ins>
    </w:p>
    <w:p w:rsidR="00AE541D" w:rsidRDefault="00AE541D" w:rsidP="00AE541D">
      <w:pPr>
        <w:rPr>
          <w:ins w:id="1148" w:author="Jerod Hodgkin" w:date="2011-01-18T22:31:00Z"/>
          <w:rFonts w:eastAsia="Arial"/>
        </w:rPr>
      </w:pPr>
      <w:ins w:id="1149" w:author="Jerod Hodgkin" w:date="2011-01-18T22:31:00Z">
        <w:r>
          <w:rPr>
            <w:rFonts w:eastAsia="Arial"/>
          </w:rPr>
          <w:t>There exist orders that have been completed but not paid for.</w:t>
        </w:r>
      </w:ins>
    </w:p>
    <w:p w:rsidR="00AE541D" w:rsidRDefault="00AE541D" w:rsidP="00AE541D">
      <w:pPr>
        <w:rPr>
          <w:ins w:id="1150" w:author="Jerod Hodgkin" w:date="2011-01-18T22:31:00Z"/>
          <w:rFonts w:eastAsia="Arial"/>
        </w:rPr>
      </w:pPr>
    </w:p>
    <w:p w:rsidR="00AE541D" w:rsidRPr="00367E32" w:rsidRDefault="00AE541D" w:rsidP="00AE541D">
      <w:pPr>
        <w:pStyle w:val="ListStyle"/>
        <w:contextualSpacing/>
        <w:rPr>
          <w:ins w:id="1151" w:author="Jerod Hodgkin" w:date="2011-01-18T22:31:00Z"/>
          <w:rStyle w:val="Strong"/>
        </w:rPr>
      </w:pPr>
      <w:ins w:id="1152" w:author="Jerod Hodgkin" w:date="2011-01-18T22:31:00Z">
        <w:r w:rsidRPr="00367E32">
          <w:rPr>
            <w:rStyle w:val="Strong"/>
          </w:rPr>
          <w:t>Input/Output sequence for this feature</w:t>
        </w:r>
      </w:ins>
    </w:p>
    <w:p w:rsidR="00AE541D" w:rsidRDefault="00AE541D" w:rsidP="00AE541D">
      <w:pPr>
        <w:rPr>
          <w:ins w:id="1153" w:author="Jerod Hodgkin" w:date="2011-01-18T22:31:00Z"/>
          <w:rFonts w:eastAsia="Arial"/>
        </w:rPr>
      </w:pPr>
      <w:ins w:id="1154" w:author="Jerod Hodgkin" w:date="2011-01-18T22:31:00Z">
        <w:r>
          <w:rPr>
            <w:rFonts w:eastAsia="Arial"/>
          </w:rPr>
          <w:t>Completed orders shall be viewed in receive payment.  Orders shall be paid and go to history.  Orders for which payment is not received shall be marked unpaid at the end of the day, and shall still be a part of the history.</w:t>
        </w:r>
      </w:ins>
    </w:p>
    <w:p w:rsidR="00AE541D" w:rsidRPr="00367E32" w:rsidRDefault="00AE541D" w:rsidP="00AE541D">
      <w:pPr>
        <w:pStyle w:val="ListStyle"/>
        <w:contextualSpacing/>
        <w:rPr>
          <w:ins w:id="1155" w:author="Jerod Hodgkin" w:date="2011-01-18T22:31:00Z"/>
          <w:rStyle w:val="Strong"/>
        </w:rPr>
      </w:pPr>
    </w:p>
    <w:p w:rsidR="00AE541D" w:rsidRPr="00367E32" w:rsidRDefault="00AE541D" w:rsidP="00AE541D">
      <w:pPr>
        <w:pStyle w:val="ListStyle"/>
        <w:contextualSpacing/>
        <w:rPr>
          <w:ins w:id="1156" w:author="Jerod Hodgkin" w:date="2011-01-18T22:31:00Z"/>
          <w:rStyle w:val="Strong"/>
        </w:rPr>
      </w:pPr>
      <w:ins w:id="1157" w:author="Jerod Hodgkin" w:date="2011-01-18T22:31:00Z">
        <w:r w:rsidRPr="00367E32">
          <w:rPr>
            <w:rStyle w:val="Strong"/>
          </w:rPr>
          <w:t>Postconditions</w:t>
        </w:r>
      </w:ins>
    </w:p>
    <w:p w:rsidR="00AE541D" w:rsidRDefault="00AE541D" w:rsidP="00AE541D">
      <w:pPr>
        <w:rPr>
          <w:ins w:id="1158" w:author="Jerod Hodgkin" w:date="2011-01-18T22:31:00Z"/>
          <w:rFonts w:eastAsia="Arial"/>
        </w:rPr>
      </w:pPr>
      <w:ins w:id="1159" w:author="Jerod Hodgkin" w:date="2011-01-18T22:31:00Z">
        <w:r>
          <w:rPr>
            <w:rFonts w:eastAsia="Arial"/>
          </w:rPr>
          <w:t>A completed paid order will show up in the order history.</w:t>
        </w:r>
      </w:ins>
    </w:p>
    <w:p w:rsidR="00AE541D" w:rsidRPr="00367E32" w:rsidRDefault="00AE541D" w:rsidP="00AE541D">
      <w:pPr>
        <w:pStyle w:val="ListStyle"/>
        <w:contextualSpacing/>
        <w:rPr>
          <w:ins w:id="1160" w:author="Jerod Hodgkin" w:date="2011-01-18T22:31:00Z"/>
          <w:rStyle w:val="Strong"/>
        </w:rPr>
      </w:pPr>
    </w:p>
    <w:p w:rsidR="00AE541D" w:rsidRPr="00367E32" w:rsidRDefault="00AE541D" w:rsidP="00AE541D">
      <w:pPr>
        <w:pStyle w:val="ListStyle"/>
        <w:contextualSpacing/>
        <w:rPr>
          <w:ins w:id="1161" w:author="Jerod Hodgkin" w:date="2011-01-18T22:31:00Z"/>
          <w:rStyle w:val="Strong"/>
        </w:rPr>
      </w:pPr>
      <w:ins w:id="1162" w:author="Jerod Hodgkin" w:date="2011-01-18T22:31:00Z">
        <w:r w:rsidRPr="00367E32">
          <w:rPr>
            <w:rStyle w:val="Strong"/>
          </w:rPr>
          <w:t>Design constraints of this feature</w:t>
        </w:r>
      </w:ins>
    </w:p>
    <w:p w:rsidR="00AE541D" w:rsidRDefault="00AE541D" w:rsidP="00AE541D">
      <w:pPr>
        <w:rPr>
          <w:ins w:id="1163" w:author="Jerod Hodgkin" w:date="2011-01-18T22:31:00Z"/>
          <w:rFonts w:eastAsia="Arial"/>
        </w:rPr>
      </w:pPr>
      <w:ins w:id="1164" w:author="Jerod Hodgkin" w:date="2011-01-18T22:31:00Z">
        <w:r>
          <w:rPr>
            <w:rFonts w:eastAsia="Arial"/>
          </w:rPr>
          <w:t>Receive payment shall read completed orders from the database and see the price of menu items so the invoice can be totalled.  Receive payment shall be able to add tax and tip to the total.</w:t>
        </w:r>
      </w:ins>
    </w:p>
    <w:p w:rsidR="00AE541D" w:rsidRDefault="00AE541D" w:rsidP="00AE541D">
      <w:pPr>
        <w:rPr>
          <w:ins w:id="1165" w:author="Jerod Hodgkin" w:date="2011-01-18T22:31:00Z"/>
          <w:rFonts w:eastAsia="Arial"/>
        </w:rPr>
      </w:pPr>
    </w:p>
    <w:p w:rsidR="00AE541D" w:rsidRPr="00367E32" w:rsidRDefault="00AE541D" w:rsidP="00AE541D">
      <w:pPr>
        <w:pStyle w:val="ListStyle"/>
        <w:contextualSpacing/>
        <w:rPr>
          <w:ins w:id="1166" w:author="Jerod Hodgkin" w:date="2011-01-18T22:31:00Z"/>
          <w:rStyle w:val="Strong"/>
        </w:rPr>
      </w:pPr>
      <w:ins w:id="1167" w:author="Jerod Hodgkin" w:date="2011-01-18T22:31:00Z">
        <w:r w:rsidRPr="00367E32">
          <w:rPr>
            <w:rStyle w:val="Strong"/>
          </w:rPr>
          <w:t>Performance requirements of this feature</w:t>
        </w:r>
      </w:ins>
    </w:p>
    <w:p w:rsidR="00AE541D" w:rsidRDefault="00AE541D" w:rsidP="00AE541D">
      <w:pPr>
        <w:rPr>
          <w:ins w:id="1168" w:author="Jerod Hodgkin" w:date="2011-01-18T22:31:00Z"/>
          <w:rFonts w:eastAsia="Arial"/>
        </w:rPr>
      </w:pPr>
      <w:ins w:id="1169" w:author="Jerod Hodgkin" w:date="2011-01-18T22:31:00Z">
        <w:r>
          <w:rPr>
            <w:rFonts w:eastAsia="Arial"/>
          </w:rPr>
          <w:t>This feature shall be capable of showing completed orders in near real time.  A large number of orders shall not impact the performance of this feature.</w:t>
        </w:r>
      </w:ins>
    </w:p>
    <w:p w:rsidR="00AE541D" w:rsidRDefault="00AE541D">
      <w:pPr>
        <w:rPr>
          <w:ins w:id="1170" w:author="Jerod Hodgkin" w:date="2011-01-18T22:32:00Z"/>
          <w:rFonts w:eastAsia="Arial"/>
        </w:rPr>
      </w:pPr>
    </w:p>
    <w:p w:rsidR="00AE541D" w:rsidRPr="00D37390" w:rsidRDefault="00AE541D" w:rsidP="00AE541D">
      <w:pPr>
        <w:pStyle w:val="Heading3"/>
        <w:rPr>
          <w:ins w:id="1171" w:author="Jerod Hodgkin" w:date="2011-01-18T22:32:00Z"/>
          <w:rFonts w:eastAsia="Arial"/>
          <w:bCs/>
        </w:rPr>
      </w:pPr>
      <w:bookmarkStart w:id="1172" w:name="_Toc283163432"/>
      <w:ins w:id="1173" w:author="Jerod Hodgkin" w:date="2011-01-18T22:32:00Z">
        <w:r w:rsidRPr="00D37390">
          <w:rPr>
            <w:rFonts w:eastAsia="Arial"/>
            <w:bCs/>
          </w:rPr>
          <w:t>Recall and modify saved customer order</w:t>
        </w:r>
        <w:r>
          <w:rPr>
            <w:rFonts w:eastAsia="Arial"/>
            <w:bCs/>
          </w:rPr>
          <w:t xml:space="preserve"> – BBQRMS-37</w:t>
        </w:r>
        <w:bookmarkEnd w:id="1172"/>
      </w:ins>
    </w:p>
    <w:tbl>
      <w:tblPr>
        <w:tblW w:w="0" w:type="auto"/>
        <w:tblLook w:val="0000"/>
      </w:tblPr>
      <w:tblGrid>
        <w:gridCol w:w="4680"/>
        <w:gridCol w:w="4680"/>
      </w:tblGrid>
      <w:tr w:rsidR="00AE541D" w:rsidTr="003A4827">
        <w:trPr>
          <w:ins w:id="1174" w:author="Jerod Hodgkin" w:date="2011-01-18T22:32: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175" w:author="Jerod Hodgkin" w:date="2011-01-18T22:32:00Z"/>
                <w:rStyle w:val="Strong"/>
              </w:rPr>
            </w:pPr>
            <w:ins w:id="1176" w:author="Jerod Hodgkin" w:date="2011-01-18T22:32:00Z">
              <w:r w:rsidRPr="00367E32">
                <w:rPr>
                  <w:rStyle w:val="Strong"/>
                </w:rPr>
                <w:t>Related use cases:</w:t>
              </w:r>
            </w:ins>
          </w:p>
          <w:p w:rsidR="00AE541D" w:rsidRDefault="00AE541D" w:rsidP="003A4827">
            <w:pPr>
              <w:rPr>
                <w:ins w:id="1177" w:author="Jerod Hodgkin" w:date="2011-01-18T22:32:00Z"/>
                <w:rFonts w:eastAsia="Arial"/>
              </w:rPr>
            </w:pPr>
            <w:ins w:id="1178" w:author="Jerod Hodgkin" w:date="2011-01-18T22:32:00Z">
              <w:r>
                <w:rPr>
                  <w:rFonts w:eastAsia="Arial"/>
                </w:rPr>
                <w:t>Take multiple payments for a customer order</w:t>
              </w:r>
            </w:ins>
          </w:p>
          <w:p w:rsidR="00AE541D" w:rsidRDefault="00AE541D" w:rsidP="003A4827">
            <w:pPr>
              <w:rPr>
                <w:ins w:id="1179" w:author="Jerod Hodgkin" w:date="2011-01-18T22:32:00Z"/>
                <w:rFonts w:eastAsia="Arial"/>
              </w:rPr>
            </w:pPr>
            <w:ins w:id="1180" w:author="Jerod Hodgkin" w:date="2011-01-18T22:32:00Z">
              <w:r>
                <w:rPr>
                  <w:rFonts w:eastAsia="Arial"/>
                </w:rPr>
                <w:t>Accept payment for saved customer order</w:t>
              </w:r>
            </w:ins>
          </w:p>
          <w:p w:rsidR="00AE541D" w:rsidRDefault="00AE541D" w:rsidP="003A4827">
            <w:pPr>
              <w:pStyle w:val="ListStyle"/>
              <w:contextualSpacing/>
              <w:rPr>
                <w:ins w:id="1181" w:author="Jerod Hodgkin" w:date="2011-01-18T22:32:00Z"/>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182" w:author="Jerod Hodgkin" w:date="2011-01-18T22:32:00Z"/>
                <w:rStyle w:val="Strong"/>
              </w:rPr>
            </w:pPr>
            <w:ins w:id="1183" w:author="Jerod Hodgkin" w:date="2011-01-18T22:32:00Z">
              <w:r w:rsidRPr="00367E32">
                <w:rPr>
                  <w:rStyle w:val="Strong"/>
                </w:rPr>
                <w:t>Actors:</w:t>
              </w:r>
            </w:ins>
          </w:p>
          <w:p w:rsidR="00AE541D" w:rsidRDefault="00AE541D" w:rsidP="003A4827">
            <w:pPr>
              <w:rPr>
                <w:ins w:id="1184" w:author="Jerod Hodgkin" w:date="2011-01-18T22:32:00Z"/>
                <w:rFonts w:eastAsia="Arial"/>
              </w:rPr>
            </w:pPr>
            <w:ins w:id="1185" w:author="Jerod Hodgkin" w:date="2011-01-18T22:32:00Z">
              <w:r>
                <w:rPr>
                  <w:rFonts w:eastAsia="Arial"/>
                </w:rPr>
                <w:t xml:space="preserve">Cashier </w:t>
              </w:r>
            </w:ins>
          </w:p>
          <w:p w:rsidR="00AE541D" w:rsidRDefault="00AE541D" w:rsidP="003A4827">
            <w:pPr>
              <w:rPr>
                <w:ins w:id="1186" w:author="Jerod Hodgkin" w:date="2011-01-18T22:32:00Z"/>
                <w:rFonts w:eastAsia="Arial"/>
              </w:rPr>
            </w:pPr>
            <w:ins w:id="1187" w:author="Jerod Hodgkin" w:date="2011-01-18T22:32:00Z">
              <w:r>
                <w:rPr>
                  <w:rFonts w:eastAsia="Arial"/>
                </w:rPr>
                <w:t xml:space="preserve">Customer </w:t>
              </w:r>
            </w:ins>
          </w:p>
          <w:p w:rsidR="00AE541D" w:rsidRDefault="00AE541D" w:rsidP="003A4827">
            <w:pPr>
              <w:rPr>
                <w:ins w:id="1188" w:author="Jerod Hodgkin" w:date="2011-01-18T22:32:00Z"/>
                <w:rFonts w:eastAsia="Arial"/>
              </w:rPr>
            </w:pPr>
            <w:ins w:id="1189" w:author="Jerod Hodgkin" w:date="2011-01-18T22:32:00Z">
              <w:r>
                <w:rPr>
                  <w:rFonts w:eastAsia="Arial"/>
                </w:rPr>
                <w:t>Cook</w:t>
              </w:r>
            </w:ins>
          </w:p>
        </w:tc>
      </w:tr>
    </w:tbl>
    <w:p w:rsidR="00AE541D" w:rsidRDefault="00AE541D" w:rsidP="00AE541D">
      <w:pPr>
        <w:pStyle w:val="ListStyle"/>
        <w:contextualSpacing/>
        <w:rPr>
          <w:ins w:id="1190" w:author="Jerod Hodgkin" w:date="2011-01-18T22:32:00Z"/>
        </w:rPr>
      </w:pPr>
    </w:p>
    <w:p w:rsidR="00AE541D" w:rsidRPr="00367E32" w:rsidRDefault="00AE541D" w:rsidP="00AE541D">
      <w:pPr>
        <w:pStyle w:val="ListStyle"/>
        <w:contextualSpacing/>
        <w:rPr>
          <w:ins w:id="1191" w:author="Jerod Hodgkin" w:date="2011-01-18T22:32:00Z"/>
          <w:rStyle w:val="Strong"/>
        </w:rPr>
      </w:pPr>
      <w:ins w:id="1192" w:author="Jerod Hodgkin" w:date="2011-01-18T22:32:00Z">
        <w:r w:rsidRPr="00367E32">
          <w:rPr>
            <w:rStyle w:val="Strong"/>
          </w:rPr>
          <w:t>Summary:</w:t>
        </w:r>
      </w:ins>
    </w:p>
    <w:p w:rsidR="00AE541D" w:rsidRDefault="00AE541D" w:rsidP="00AE541D">
      <w:pPr>
        <w:rPr>
          <w:ins w:id="1193" w:author="Jerod Hodgkin" w:date="2011-01-18T22:32:00Z"/>
          <w:rFonts w:eastAsia="Arial"/>
        </w:rPr>
      </w:pPr>
      <w:ins w:id="1194" w:author="Jerod Hodgkin" w:date="2011-01-18T22:32:00Z">
        <w:r>
          <w:rPr>
            <w:rFonts w:eastAsia="Arial"/>
          </w:rPr>
          <w:t>The cashier shall retrieve a saved customer order. The cashier shall make adjustments to the order and resend it to the kitchen, and either cashier the order or save it again.</w:t>
        </w:r>
      </w:ins>
    </w:p>
    <w:p w:rsidR="00AE541D" w:rsidRDefault="00AE541D" w:rsidP="00AE541D">
      <w:pPr>
        <w:rPr>
          <w:ins w:id="1195" w:author="Jerod Hodgkin" w:date="2011-01-18T22:32:00Z"/>
          <w:rFonts w:eastAsia="Arial"/>
        </w:rPr>
      </w:pPr>
    </w:p>
    <w:p w:rsidR="00AE541D" w:rsidRPr="00367E32" w:rsidRDefault="00AE541D" w:rsidP="00AE541D">
      <w:pPr>
        <w:pStyle w:val="ListStyle"/>
        <w:contextualSpacing/>
        <w:rPr>
          <w:ins w:id="1196" w:author="Jerod Hodgkin" w:date="2011-01-18T22:32:00Z"/>
          <w:rStyle w:val="Strong"/>
        </w:rPr>
      </w:pPr>
      <w:ins w:id="1197" w:author="Jerod Hodgkin" w:date="2011-01-18T22:32:00Z">
        <w:r w:rsidRPr="00367E32">
          <w:rPr>
            <w:rStyle w:val="Strong"/>
          </w:rPr>
          <w:t>Preconditions:</w:t>
        </w:r>
      </w:ins>
    </w:p>
    <w:p w:rsidR="00AE541D" w:rsidRDefault="00AE541D" w:rsidP="00AE541D">
      <w:pPr>
        <w:rPr>
          <w:ins w:id="1198" w:author="Jerod Hodgkin" w:date="2011-01-18T22:32:00Z"/>
          <w:rFonts w:eastAsia="Arial"/>
        </w:rPr>
      </w:pPr>
      <w:ins w:id="1199" w:author="Jerod Hodgkin" w:date="2011-01-18T22:32:00Z">
        <w:r>
          <w:rPr>
            <w:rFonts w:eastAsia="Arial"/>
          </w:rPr>
          <w:t>At least one uncompleted order has been saved.  The cook has not marked the order completed.</w:t>
        </w:r>
      </w:ins>
    </w:p>
    <w:p w:rsidR="00AE541D" w:rsidRDefault="00AE541D" w:rsidP="00AE541D">
      <w:pPr>
        <w:rPr>
          <w:ins w:id="1200" w:author="Jerod Hodgkin" w:date="2011-01-18T22:32:00Z"/>
          <w:rFonts w:eastAsia="Arial"/>
        </w:rPr>
      </w:pPr>
    </w:p>
    <w:p w:rsidR="00AE541D" w:rsidRPr="00367E32" w:rsidRDefault="00AE541D" w:rsidP="00AE541D">
      <w:pPr>
        <w:pStyle w:val="ListStyle"/>
        <w:contextualSpacing/>
        <w:rPr>
          <w:ins w:id="1201" w:author="Jerod Hodgkin" w:date="2011-01-18T22:32:00Z"/>
          <w:rStyle w:val="Strong"/>
        </w:rPr>
      </w:pPr>
      <w:ins w:id="1202" w:author="Jerod Hodgkin" w:date="2011-01-18T22:32:00Z">
        <w:r w:rsidRPr="00367E32">
          <w:rPr>
            <w:rStyle w:val="Strong"/>
          </w:rPr>
          <w:t>Input/Output sequence for this feature:</w:t>
        </w:r>
      </w:ins>
    </w:p>
    <w:p w:rsidR="00AE541D" w:rsidRDefault="00AE541D" w:rsidP="00AE541D">
      <w:pPr>
        <w:rPr>
          <w:ins w:id="1203" w:author="Jerod Hodgkin" w:date="2011-01-18T22:32:00Z"/>
          <w:rFonts w:eastAsia="Arial"/>
        </w:rPr>
      </w:pPr>
      <w:ins w:id="1204" w:author="Jerod Hodgkin" w:date="2011-01-18T22:32:00Z">
        <w:r>
          <w:rPr>
            <w:rFonts w:eastAsia="Arial"/>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ins>
    </w:p>
    <w:p w:rsidR="00AE541D" w:rsidRDefault="00AE541D" w:rsidP="00AE541D">
      <w:pPr>
        <w:rPr>
          <w:ins w:id="1205" w:author="Jerod Hodgkin" w:date="2011-01-18T22:32:00Z"/>
          <w:rFonts w:eastAsia="Arial"/>
        </w:rPr>
      </w:pPr>
    </w:p>
    <w:p w:rsidR="00AE541D" w:rsidRPr="00367E32" w:rsidRDefault="00AE541D" w:rsidP="00AE541D">
      <w:pPr>
        <w:pStyle w:val="ListStyle"/>
        <w:contextualSpacing/>
        <w:rPr>
          <w:ins w:id="1206" w:author="Jerod Hodgkin" w:date="2011-01-18T22:32:00Z"/>
          <w:rStyle w:val="Strong"/>
        </w:rPr>
      </w:pPr>
      <w:ins w:id="1207" w:author="Jerod Hodgkin" w:date="2011-01-18T22:32:00Z">
        <w:r w:rsidRPr="00367E32">
          <w:rPr>
            <w:rStyle w:val="Strong"/>
          </w:rPr>
          <w:t>Postconditions:</w:t>
        </w:r>
      </w:ins>
    </w:p>
    <w:p w:rsidR="00AE541D" w:rsidRDefault="00AE541D" w:rsidP="00AE541D">
      <w:pPr>
        <w:rPr>
          <w:ins w:id="1208" w:author="Jerod Hodgkin" w:date="2011-01-18T22:32:00Z"/>
          <w:rFonts w:eastAsia="Arial"/>
        </w:rPr>
      </w:pPr>
      <w:ins w:id="1209" w:author="Jerod Hodgkin" w:date="2011-01-18T22:32:00Z">
        <w:r>
          <w:rPr>
            <w:rFonts w:eastAsia="Arial"/>
          </w:rPr>
          <w:t>The order that was changed will now show with the changes.</w:t>
        </w:r>
      </w:ins>
    </w:p>
    <w:p w:rsidR="00AE541D" w:rsidRDefault="00AE541D" w:rsidP="00AE541D">
      <w:pPr>
        <w:rPr>
          <w:ins w:id="1210" w:author="Jerod Hodgkin" w:date="2011-01-18T22:32:00Z"/>
          <w:rFonts w:eastAsia="Arial"/>
        </w:rPr>
      </w:pPr>
    </w:p>
    <w:p w:rsidR="00AE541D" w:rsidRPr="00367E32" w:rsidRDefault="00AE541D" w:rsidP="00AE541D">
      <w:pPr>
        <w:pStyle w:val="ListStyle"/>
        <w:contextualSpacing/>
        <w:rPr>
          <w:ins w:id="1211" w:author="Jerod Hodgkin" w:date="2011-01-18T22:32:00Z"/>
          <w:rStyle w:val="Strong"/>
        </w:rPr>
      </w:pPr>
      <w:ins w:id="1212" w:author="Jerod Hodgkin" w:date="2011-01-18T22:32:00Z">
        <w:r w:rsidRPr="00367E32">
          <w:rPr>
            <w:rStyle w:val="Strong"/>
          </w:rPr>
          <w:t>Design constraints of this feature</w:t>
        </w:r>
      </w:ins>
    </w:p>
    <w:p w:rsidR="00AE541D" w:rsidRDefault="00AE541D" w:rsidP="00AE541D">
      <w:pPr>
        <w:rPr>
          <w:ins w:id="1213" w:author="Jerod Hodgkin" w:date="2011-01-18T22:32:00Z"/>
          <w:rFonts w:eastAsia="Arial"/>
        </w:rPr>
      </w:pPr>
      <w:ins w:id="1214" w:author="Jerod Hodgkin" w:date="2011-01-18T22:32:00Z">
        <w:r>
          <w:rPr>
            <w:rFonts w:eastAsia="Arial"/>
          </w:rPr>
          <w:lastRenderedPageBreak/>
          <w:t>The cook should be notified of changes to any orders on the cook screen.</w:t>
        </w:r>
      </w:ins>
    </w:p>
    <w:p w:rsidR="00AE541D" w:rsidRDefault="00AE541D" w:rsidP="00AE541D">
      <w:pPr>
        <w:rPr>
          <w:ins w:id="1215" w:author="Jerod Hodgkin" w:date="2011-01-18T22:32:00Z"/>
          <w:rFonts w:eastAsia="Arial"/>
        </w:rPr>
      </w:pPr>
    </w:p>
    <w:p w:rsidR="00AE541D" w:rsidRPr="00367E32" w:rsidRDefault="00AE541D" w:rsidP="00AE541D">
      <w:pPr>
        <w:pStyle w:val="ListStyle"/>
        <w:contextualSpacing/>
        <w:rPr>
          <w:ins w:id="1216" w:author="Jerod Hodgkin" w:date="2011-01-18T22:32:00Z"/>
          <w:rStyle w:val="Strong"/>
        </w:rPr>
      </w:pPr>
      <w:ins w:id="1217" w:author="Jerod Hodgkin" w:date="2011-01-18T22:32:00Z">
        <w:r w:rsidRPr="00367E32">
          <w:rPr>
            <w:rStyle w:val="Strong"/>
          </w:rPr>
          <w:t>Performance requirements of this feature</w:t>
        </w:r>
      </w:ins>
    </w:p>
    <w:p w:rsidR="00AE541D" w:rsidRDefault="00AE541D" w:rsidP="00AE541D">
      <w:pPr>
        <w:rPr>
          <w:ins w:id="1218" w:author="Jerod Hodgkin" w:date="2011-01-18T22:32:00Z"/>
          <w:rFonts w:eastAsia="Arial"/>
        </w:rPr>
      </w:pPr>
      <w:ins w:id="1219" w:author="Jerod Hodgkin" w:date="2011-01-18T22:32:00Z">
        <w:r>
          <w:rPr>
            <w:rFonts w:eastAsia="Arial"/>
          </w:rPr>
          <w:t>None</w:t>
        </w:r>
      </w:ins>
    </w:p>
    <w:p w:rsidR="00AE541D" w:rsidRDefault="00AE541D">
      <w:pPr>
        <w:rPr>
          <w:ins w:id="1220" w:author="Jerod Hodgkin" w:date="2011-01-18T22:31:00Z"/>
          <w:rFonts w:asciiTheme="majorHAnsi" w:eastAsia="Arial" w:hAnsiTheme="majorHAnsi" w:cstheme="majorBidi"/>
          <w:color w:val="365F91" w:themeColor="accent1" w:themeShade="BF"/>
          <w:sz w:val="24"/>
          <w:szCs w:val="24"/>
        </w:rPr>
      </w:pPr>
      <w:ins w:id="1221" w:author="Jerod Hodgkin" w:date="2011-01-18T22:31:00Z">
        <w:r>
          <w:rPr>
            <w:rFonts w:eastAsia="Arial"/>
          </w:rPr>
          <w:br w:type="page"/>
        </w:r>
      </w:ins>
    </w:p>
    <w:p w:rsidR="00000000" w:rsidRDefault="00AE541D">
      <w:pPr>
        <w:pStyle w:val="Heading2"/>
        <w:rPr>
          <w:ins w:id="1222" w:author="Jerod Hodgkin" w:date="2011-01-18T22:31:00Z"/>
          <w:rFonts w:eastAsia="Arial"/>
        </w:rPr>
        <w:pPrChange w:id="1223" w:author="Jerod Hodgkin" w:date="2011-01-18T22:31:00Z">
          <w:pPr>
            <w:pStyle w:val="Heading3"/>
          </w:pPr>
        </w:pPrChange>
      </w:pPr>
      <w:bookmarkStart w:id="1224" w:name="_Toc283163433"/>
      <w:ins w:id="1225" w:author="Jerod Hodgkin" w:date="2011-01-18T22:31:00Z">
        <w:r>
          <w:rPr>
            <w:rFonts w:eastAsia="Arial"/>
          </w:rPr>
          <w:lastRenderedPageBreak/>
          <w:t>Cashiering Subsystem</w:t>
        </w:r>
        <w:bookmarkEnd w:id="1224"/>
      </w:ins>
    </w:p>
    <w:p w:rsidR="00A77B3E" w:rsidRPr="00D37390" w:rsidRDefault="00C67F31" w:rsidP="00741ACB">
      <w:pPr>
        <w:pStyle w:val="Heading3"/>
        <w:rPr>
          <w:rFonts w:eastAsia="Arial"/>
          <w:bCs/>
        </w:rPr>
      </w:pPr>
      <w:bookmarkStart w:id="1226" w:name="_Toc283163434"/>
      <w:r w:rsidRPr="00D37390">
        <w:rPr>
          <w:rFonts w:eastAsia="Arial"/>
          <w:bCs/>
        </w:rPr>
        <w:t>Split a check</w:t>
      </w:r>
      <w:ins w:id="1227" w:author="Jerod Hodgkin" w:date="2011-01-18T22:27:00Z">
        <w:r w:rsidR="00AE541D">
          <w:rPr>
            <w:rFonts w:eastAsia="Arial"/>
            <w:bCs/>
          </w:rPr>
          <w:t xml:space="preserve"> – BBQRMS-</w:t>
        </w:r>
      </w:ins>
      <w:ins w:id="1228" w:author="Jerod Hodgkin" w:date="2011-01-18T22:28:00Z">
        <w:r w:rsidR="00AE541D">
          <w:rPr>
            <w:rFonts w:eastAsia="Arial"/>
            <w:bCs/>
          </w:rPr>
          <w:t>34</w:t>
        </w:r>
      </w:ins>
      <w:bookmarkEnd w:id="122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Order Takers shall be able to modify an existing customer order in order to divide the check to produce separate receipts and totals to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An order is saved in the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An Order Taker shall retrieve an existing, un-paid customer order. The order taker shall select items from the existing order to place on a new check. Each check can then be printed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An order will be split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If the order is split before it has been completed by the cook,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1229" w:name="h.4hvz68xdyic"/>
      <w:bookmarkEnd w:id="1229"/>
    </w:p>
    <w:p w:rsidR="00741ACB" w:rsidRDefault="00741ACB" w:rsidP="00367E32">
      <w:pPr>
        <w:rPr>
          <w:rFonts w:eastAsia="Arial"/>
        </w:rPr>
      </w:pPr>
    </w:p>
    <w:p w:rsidR="00741ACB" w:rsidRDefault="00741ACB" w:rsidP="00367E32">
      <w:pPr>
        <w:rPr>
          <w:rFonts w:eastAsia="Arial"/>
        </w:rPr>
      </w:pPr>
    </w:p>
    <w:p w:rsidR="00000000" w:rsidRDefault="00C67F31">
      <w:pPr>
        <w:pStyle w:val="Heading3"/>
        <w:rPr>
          <w:del w:id="1230" w:author="Jerod Hodgkin" w:date="2011-01-18T22:31:00Z"/>
        </w:rPr>
        <w:pPrChange w:id="1231" w:author="Jerod Hodgkin" w:date="2011-01-18T22:28:00Z">
          <w:pPr>
            <w:pStyle w:val="ListStyle"/>
            <w:contextualSpacing/>
          </w:pPr>
        </w:pPrChange>
      </w:pPr>
      <w:del w:id="1232" w:author="Jerod Hodgkin" w:date="2011-01-18T22:31:00Z">
        <w:r w:rsidDel="00AE541D">
          <w:rPr>
            <w:rFonts w:eastAsia="Arial"/>
          </w:rPr>
          <w:delText>Take a customer order and accept payment</w:delText>
        </w:r>
      </w:del>
    </w:p>
    <w:tbl>
      <w:tblPr>
        <w:tblW w:w="0" w:type="auto"/>
        <w:tblLook w:val="0000"/>
      </w:tblPr>
      <w:tblGrid>
        <w:gridCol w:w="4680"/>
        <w:gridCol w:w="4680"/>
      </w:tblGrid>
      <w:tr w:rsidR="00A77B3E" w:rsidDel="00AE541D">
        <w:trPr>
          <w:del w:id="1233" w:author="Jerod Hodgkin" w:date="2011-01-18T22:31: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234" w:author="Jerod Hodgkin" w:date="2011-01-18T22:31:00Z"/>
                <w:rStyle w:val="Strong"/>
              </w:rPr>
            </w:pPr>
            <w:del w:id="1235" w:author="Jerod Hodgkin" w:date="2011-01-18T22:31:00Z">
              <w:r w:rsidRPr="00367E32" w:rsidDel="00AE541D">
                <w:rPr>
                  <w:rStyle w:val="Strong"/>
                </w:rPr>
                <w:delText>Related use cases:</w:delText>
              </w:r>
            </w:del>
          </w:p>
          <w:p w:rsidR="00A77B3E" w:rsidDel="00AE541D" w:rsidRDefault="00C67F31" w:rsidP="00367E32">
            <w:pPr>
              <w:rPr>
                <w:del w:id="1236" w:author="Jerod Hodgkin" w:date="2011-01-18T22:31:00Z"/>
                <w:rFonts w:eastAsia="Arial"/>
              </w:rPr>
            </w:pPr>
            <w:del w:id="1237" w:author="Jerod Hodgkin" w:date="2011-01-18T22:31:00Z">
              <w:r w:rsidDel="00AE541D">
                <w:rPr>
                  <w:rFonts w:eastAsia="Arial"/>
                </w:rPr>
                <w:delText>Menu management</w:delText>
              </w:r>
            </w:del>
          </w:p>
          <w:p w:rsidR="00A77B3E" w:rsidDel="00AE541D" w:rsidRDefault="00C67F31" w:rsidP="00367E32">
            <w:pPr>
              <w:rPr>
                <w:del w:id="1238" w:author="Jerod Hodgkin" w:date="2011-01-18T22:31:00Z"/>
                <w:rFonts w:eastAsia="Arial"/>
              </w:rPr>
            </w:pPr>
            <w:del w:id="1239" w:author="Jerod Hodgkin" w:date="2011-01-18T22:31:00Z">
              <w:r w:rsidDel="00AE541D">
                <w:rPr>
                  <w:rFonts w:eastAsia="Arial"/>
                </w:rPr>
                <w:delText>Place order</w:delText>
              </w:r>
            </w:del>
          </w:p>
          <w:p w:rsidR="00A77B3E" w:rsidDel="00AE541D" w:rsidRDefault="00C67F31" w:rsidP="00367E32">
            <w:pPr>
              <w:rPr>
                <w:del w:id="1240" w:author="Jerod Hodgkin" w:date="2011-01-18T22:31:00Z"/>
                <w:rFonts w:eastAsia="Arial"/>
              </w:rPr>
            </w:pPr>
            <w:del w:id="1241" w:author="Jerod Hodgkin" w:date="2011-01-18T22:31:00Z">
              <w:r w:rsidDel="00AE541D">
                <w:rPr>
                  <w:rFonts w:eastAsia="Arial"/>
                </w:rPr>
                <w:delText>Complete order</w:delText>
              </w:r>
            </w:del>
          </w:p>
          <w:p w:rsidR="00A77B3E" w:rsidDel="00AE541D" w:rsidRDefault="00C67F31" w:rsidP="00367E32">
            <w:pPr>
              <w:rPr>
                <w:del w:id="1242" w:author="Jerod Hodgkin" w:date="2011-01-18T22:31:00Z"/>
                <w:rFonts w:eastAsia="Arial"/>
              </w:rPr>
            </w:pPr>
            <w:del w:id="1243" w:author="Jerod Hodgkin" w:date="2011-01-18T22:31:00Z">
              <w:r w:rsidDel="00AE541D">
                <w:rPr>
                  <w:rFonts w:eastAsia="Arial"/>
                </w:rPr>
                <w:delText>Sales reporting</w:delText>
              </w:r>
            </w:del>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244" w:author="Jerod Hodgkin" w:date="2011-01-18T22:31:00Z"/>
                <w:rStyle w:val="Strong"/>
              </w:rPr>
            </w:pPr>
            <w:del w:id="1245" w:author="Jerod Hodgkin" w:date="2011-01-18T22:31:00Z">
              <w:r w:rsidRPr="00367E32" w:rsidDel="00AE541D">
                <w:rPr>
                  <w:rStyle w:val="Strong"/>
                </w:rPr>
                <w:delText>Actors:</w:delText>
              </w:r>
            </w:del>
          </w:p>
          <w:p w:rsidR="00A77B3E" w:rsidDel="00AE541D" w:rsidRDefault="00C67F31" w:rsidP="00367E32">
            <w:pPr>
              <w:rPr>
                <w:del w:id="1246" w:author="Jerod Hodgkin" w:date="2011-01-18T22:31:00Z"/>
                <w:rFonts w:eastAsia="Arial"/>
              </w:rPr>
            </w:pPr>
            <w:del w:id="1247" w:author="Jerod Hodgkin" w:date="2011-01-18T22:31:00Z">
              <w:r w:rsidDel="00AE541D">
                <w:rPr>
                  <w:rFonts w:eastAsia="Arial"/>
                </w:rPr>
                <w:delText>Order Takers</w:delText>
              </w:r>
            </w:del>
          </w:p>
          <w:p w:rsidR="00A77B3E" w:rsidDel="00AE541D" w:rsidRDefault="00C67F31" w:rsidP="00367E32">
            <w:pPr>
              <w:rPr>
                <w:del w:id="1248" w:author="Jerod Hodgkin" w:date="2011-01-18T22:31:00Z"/>
                <w:rFonts w:eastAsia="Arial"/>
              </w:rPr>
            </w:pPr>
            <w:del w:id="1249" w:author="Jerod Hodgkin" w:date="2011-01-18T22:31:00Z">
              <w:r w:rsidDel="00AE541D">
                <w:rPr>
                  <w:rFonts w:eastAsia="Arial"/>
                </w:rPr>
                <w:delText>Customers</w:delText>
              </w:r>
            </w:del>
          </w:p>
        </w:tc>
      </w:tr>
    </w:tbl>
    <w:p w:rsidR="00A77B3E" w:rsidDel="00AE541D" w:rsidRDefault="00A77B3E">
      <w:pPr>
        <w:pStyle w:val="ListStyle"/>
        <w:contextualSpacing/>
        <w:rPr>
          <w:del w:id="1250" w:author="Jerod Hodgkin" w:date="2011-01-18T22:31:00Z"/>
        </w:rPr>
      </w:pPr>
    </w:p>
    <w:p w:rsidR="00A77B3E" w:rsidRPr="00367E32" w:rsidDel="00AE541D" w:rsidRDefault="00C67F31">
      <w:pPr>
        <w:pStyle w:val="ListStyle"/>
        <w:contextualSpacing/>
        <w:rPr>
          <w:del w:id="1251" w:author="Jerod Hodgkin" w:date="2011-01-18T22:31:00Z"/>
          <w:rStyle w:val="Strong"/>
        </w:rPr>
      </w:pPr>
      <w:del w:id="1252" w:author="Jerod Hodgkin" w:date="2011-01-18T22:31:00Z">
        <w:r w:rsidRPr="00367E32" w:rsidDel="00AE541D">
          <w:rPr>
            <w:rStyle w:val="Strong"/>
          </w:rPr>
          <w:delText>Summary:</w:delText>
        </w:r>
      </w:del>
    </w:p>
    <w:p w:rsidR="00A77B3E" w:rsidDel="00AE541D" w:rsidRDefault="00C67F31" w:rsidP="00367E32">
      <w:pPr>
        <w:rPr>
          <w:del w:id="1253" w:author="Jerod Hodgkin" w:date="2011-01-18T22:31:00Z"/>
          <w:rFonts w:eastAsia="Arial"/>
        </w:rPr>
      </w:pPr>
      <w:del w:id="1254" w:author="Jerod Hodgkin" w:date="2011-01-18T22:31:00Z">
        <w:r w:rsidDel="00AE541D">
          <w:rPr>
            <w:rFonts w:eastAsia="Arial"/>
          </w:rPr>
          <w:delText>After an order is placed, it will show up on the cook screen.  An employee in the kitchen will prepare the items on the order and mark the order completed.  These orders will show up on the cashier screen so the employee can ring them up and receive payment for the order.</w:delText>
        </w:r>
      </w:del>
    </w:p>
    <w:p w:rsidR="00A77B3E" w:rsidDel="00AE541D" w:rsidRDefault="00A77B3E" w:rsidP="00367E32">
      <w:pPr>
        <w:rPr>
          <w:del w:id="1255" w:author="Jerod Hodgkin" w:date="2011-01-18T22:31:00Z"/>
          <w:rFonts w:eastAsia="Arial"/>
        </w:rPr>
      </w:pPr>
    </w:p>
    <w:p w:rsidR="00A77B3E" w:rsidRPr="00367E32" w:rsidDel="00AE541D" w:rsidRDefault="00C67F31">
      <w:pPr>
        <w:pStyle w:val="ListStyle"/>
        <w:contextualSpacing/>
        <w:rPr>
          <w:del w:id="1256" w:author="Jerod Hodgkin" w:date="2011-01-18T22:31:00Z"/>
          <w:rStyle w:val="Strong"/>
        </w:rPr>
      </w:pPr>
      <w:del w:id="1257" w:author="Jerod Hodgkin" w:date="2011-01-18T22:31:00Z">
        <w:r w:rsidRPr="00367E32" w:rsidDel="00AE541D">
          <w:rPr>
            <w:rStyle w:val="Strong"/>
          </w:rPr>
          <w:delText>Preconditions:</w:delText>
        </w:r>
      </w:del>
    </w:p>
    <w:p w:rsidR="00A77B3E" w:rsidDel="00AE541D" w:rsidRDefault="00C67F31" w:rsidP="00367E32">
      <w:pPr>
        <w:rPr>
          <w:del w:id="1258" w:author="Jerod Hodgkin" w:date="2011-01-18T22:31:00Z"/>
          <w:rFonts w:eastAsia="Arial"/>
        </w:rPr>
      </w:pPr>
      <w:del w:id="1259" w:author="Jerod Hodgkin" w:date="2011-01-18T22:31:00Z">
        <w:r w:rsidDel="00AE541D">
          <w:rPr>
            <w:rFonts w:eastAsia="Arial"/>
          </w:rPr>
          <w:delText>There exist orders that have been completed but not paid for.</w:delText>
        </w:r>
      </w:del>
    </w:p>
    <w:p w:rsidR="00A77B3E" w:rsidDel="00AE541D" w:rsidRDefault="00A77B3E" w:rsidP="00367E32">
      <w:pPr>
        <w:rPr>
          <w:del w:id="1260" w:author="Jerod Hodgkin" w:date="2011-01-18T22:31:00Z"/>
          <w:rFonts w:eastAsia="Arial"/>
        </w:rPr>
      </w:pPr>
    </w:p>
    <w:p w:rsidR="00A77B3E" w:rsidRPr="00367E32" w:rsidDel="00AE541D" w:rsidRDefault="00C67F31">
      <w:pPr>
        <w:pStyle w:val="ListStyle"/>
        <w:contextualSpacing/>
        <w:rPr>
          <w:del w:id="1261" w:author="Jerod Hodgkin" w:date="2011-01-18T22:31:00Z"/>
          <w:rStyle w:val="Strong"/>
        </w:rPr>
      </w:pPr>
      <w:del w:id="1262" w:author="Jerod Hodgkin" w:date="2011-01-18T22:31:00Z">
        <w:r w:rsidRPr="00367E32" w:rsidDel="00AE541D">
          <w:rPr>
            <w:rStyle w:val="Strong"/>
          </w:rPr>
          <w:delText>Input/Output sequence for this feature</w:delText>
        </w:r>
      </w:del>
    </w:p>
    <w:p w:rsidR="00A77B3E" w:rsidDel="00AE541D" w:rsidRDefault="00C67F31" w:rsidP="00367E32">
      <w:pPr>
        <w:rPr>
          <w:del w:id="1263" w:author="Jerod Hodgkin" w:date="2011-01-18T22:31:00Z"/>
          <w:rFonts w:eastAsia="Arial"/>
        </w:rPr>
      </w:pPr>
      <w:del w:id="1264" w:author="Jerod Hodgkin" w:date="2011-01-18T22:31:00Z">
        <w:r w:rsidDel="00AE541D">
          <w:rPr>
            <w:rFonts w:eastAsia="Arial"/>
          </w:rPr>
          <w:delText>Completed orders shall be viewed in receive payment.  Orders shall be paid and go to history.  Orders for which payment is not received shall be marked unpaid at the end of the day, and shall still be a part of the history.</w:delText>
        </w:r>
      </w:del>
    </w:p>
    <w:p w:rsidR="00A77B3E" w:rsidRPr="00367E32" w:rsidDel="00AE541D" w:rsidRDefault="00A77B3E">
      <w:pPr>
        <w:pStyle w:val="ListStyle"/>
        <w:contextualSpacing/>
        <w:rPr>
          <w:del w:id="1265" w:author="Jerod Hodgkin" w:date="2011-01-18T22:31:00Z"/>
          <w:rStyle w:val="Strong"/>
        </w:rPr>
      </w:pPr>
    </w:p>
    <w:p w:rsidR="00A77B3E" w:rsidRPr="00367E32" w:rsidDel="00AE541D" w:rsidRDefault="00C67F31">
      <w:pPr>
        <w:pStyle w:val="ListStyle"/>
        <w:contextualSpacing/>
        <w:rPr>
          <w:del w:id="1266" w:author="Jerod Hodgkin" w:date="2011-01-18T22:31:00Z"/>
          <w:rStyle w:val="Strong"/>
        </w:rPr>
      </w:pPr>
      <w:del w:id="1267" w:author="Jerod Hodgkin" w:date="2011-01-18T22:31:00Z">
        <w:r w:rsidRPr="00367E32" w:rsidDel="00AE541D">
          <w:rPr>
            <w:rStyle w:val="Strong"/>
          </w:rPr>
          <w:delText>Postconditions</w:delText>
        </w:r>
      </w:del>
    </w:p>
    <w:p w:rsidR="00A77B3E" w:rsidDel="00AE541D" w:rsidRDefault="00C67F31" w:rsidP="00367E32">
      <w:pPr>
        <w:rPr>
          <w:del w:id="1268" w:author="Jerod Hodgkin" w:date="2011-01-18T22:31:00Z"/>
          <w:rFonts w:eastAsia="Arial"/>
        </w:rPr>
      </w:pPr>
      <w:del w:id="1269" w:author="Jerod Hodgkin" w:date="2011-01-18T22:31:00Z">
        <w:r w:rsidDel="00AE541D">
          <w:rPr>
            <w:rFonts w:eastAsia="Arial"/>
          </w:rPr>
          <w:delText>A completed paid order will show up in the order history.</w:delText>
        </w:r>
      </w:del>
    </w:p>
    <w:p w:rsidR="00A77B3E" w:rsidRPr="00367E32" w:rsidDel="00AE541D" w:rsidRDefault="00A77B3E">
      <w:pPr>
        <w:pStyle w:val="ListStyle"/>
        <w:contextualSpacing/>
        <w:rPr>
          <w:del w:id="1270" w:author="Jerod Hodgkin" w:date="2011-01-18T22:31:00Z"/>
          <w:rStyle w:val="Strong"/>
        </w:rPr>
      </w:pPr>
    </w:p>
    <w:p w:rsidR="00A77B3E" w:rsidRPr="00367E32" w:rsidDel="00AE541D" w:rsidRDefault="00C67F31">
      <w:pPr>
        <w:pStyle w:val="ListStyle"/>
        <w:contextualSpacing/>
        <w:rPr>
          <w:del w:id="1271" w:author="Jerod Hodgkin" w:date="2011-01-18T22:31:00Z"/>
          <w:rStyle w:val="Strong"/>
        </w:rPr>
      </w:pPr>
      <w:del w:id="1272" w:author="Jerod Hodgkin" w:date="2011-01-18T22:31:00Z">
        <w:r w:rsidRPr="00367E32" w:rsidDel="00AE541D">
          <w:rPr>
            <w:rStyle w:val="Strong"/>
          </w:rPr>
          <w:delText>Design constraints of this feature</w:delText>
        </w:r>
      </w:del>
    </w:p>
    <w:p w:rsidR="00A77B3E" w:rsidDel="00AE541D" w:rsidRDefault="00C67F31" w:rsidP="00367E32">
      <w:pPr>
        <w:rPr>
          <w:del w:id="1273" w:author="Jerod Hodgkin" w:date="2011-01-18T22:31:00Z"/>
          <w:rFonts w:eastAsia="Arial"/>
        </w:rPr>
      </w:pPr>
      <w:del w:id="1274" w:author="Jerod Hodgkin" w:date="2011-01-18T22:31:00Z">
        <w:r w:rsidDel="00AE541D">
          <w:rPr>
            <w:rFonts w:eastAsia="Arial"/>
          </w:rPr>
          <w:delText>Receive payment shall read completed orders from the database and see the price of menu items so the invoice can be totalled.  Receive payment shall be able to add tax and tip to the total.</w:delText>
        </w:r>
      </w:del>
    </w:p>
    <w:p w:rsidR="00A77B3E" w:rsidDel="00AE541D" w:rsidRDefault="00A77B3E" w:rsidP="00367E32">
      <w:pPr>
        <w:rPr>
          <w:del w:id="1275" w:author="Jerod Hodgkin" w:date="2011-01-18T22:31:00Z"/>
          <w:rFonts w:eastAsia="Arial"/>
        </w:rPr>
      </w:pPr>
    </w:p>
    <w:p w:rsidR="00A77B3E" w:rsidRPr="00367E32" w:rsidDel="00AE541D" w:rsidRDefault="00C67F31">
      <w:pPr>
        <w:pStyle w:val="ListStyle"/>
        <w:contextualSpacing/>
        <w:rPr>
          <w:del w:id="1276" w:author="Jerod Hodgkin" w:date="2011-01-18T22:31:00Z"/>
          <w:rStyle w:val="Strong"/>
        </w:rPr>
      </w:pPr>
      <w:del w:id="1277" w:author="Jerod Hodgkin" w:date="2011-01-18T22:31:00Z">
        <w:r w:rsidRPr="00367E32" w:rsidDel="00AE541D">
          <w:rPr>
            <w:rStyle w:val="Strong"/>
          </w:rPr>
          <w:delText>Performance requirements of this feature</w:delText>
        </w:r>
      </w:del>
    </w:p>
    <w:p w:rsidR="00A77B3E" w:rsidDel="00AE541D" w:rsidRDefault="00C67F31" w:rsidP="00367E32">
      <w:pPr>
        <w:rPr>
          <w:del w:id="1278" w:author="Jerod Hodgkin" w:date="2011-01-18T22:31:00Z"/>
          <w:rFonts w:eastAsia="Arial"/>
        </w:rPr>
      </w:pPr>
      <w:del w:id="1279" w:author="Jerod Hodgkin" w:date="2011-01-18T22:31:00Z">
        <w:r w:rsidDel="00AE541D">
          <w:rPr>
            <w:rFonts w:eastAsia="Arial"/>
          </w:rPr>
          <w:delText>This feature shall be capable of showing completed orders in near real time.  A large number of orders shall not impact the performance of this feature.</w:delText>
        </w:r>
      </w:del>
    </w:p>
    <w:p w:rsidR="00A77B3E" w:rsidRPr="00D37390" w:rsidRDefault="00C67F31" w:rsidP="00741ACB">
      <w:pPr>
        <w:pStyle w:val="Heading3"/>
        <w:rPr>
          <w:rFonts w:eastAsia="Arial"/>
          <w:bCs/>
        </w:rPr>
      </w:pPr>
      <w:bookmarkStart w:id="1280" w:name="h.bp0d0k32ehaw"/>
      <w:bookmarkStart w:id="1281" w:name="_Toc283163435"/>
      <w:bookmarkEnd w:id="1280"/>
      <w:r w:rsidRPr="00D37390">
        <w:rPr>
          <w:rFonts w:eastAsia="Arial"/>
          <w:bCs/>
        </w:rPr>
        <w:t>Accept payment for saved customer order</w:t>
      </w:r>
      <w:ins w:id="1282" w:author="Jerod Hodgkin" w:date="2011-01-18T22:29:00Z">
        <w:r w:rsidR="00AE541D">
          <w:rPr>
            <w:rFonts w:eastAsia="Arial"/>
            <w:bCs/>
          </w:rPr>
          <w:t xml:space="preserve"> – BBQRMS-36</w:t>
        </w:r>
      </w:ins>
      <w:bookmarkEnd w:id="128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At least one unpaid order has been saved.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 xml:space="preserve">The cashier enters or selects a saved order. The cashier shall select a payment type then enter an amount paid. The cashier can take multiple forms of payment by following the respective use case. The </w:t>
      </w:r>
      <w:r>
        <w:rPr>
          <w:rFonts w:eastAsia="Arial"/>
        </w:rPr>
        <w:lastRenderedPageBreak/>
        <w:t>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 selected order will have payment information recorded and saved with it. A receipt will have been printed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payments are accepted the performance of this feature shall not be impacted.</w:t>
      </w:r>
    </w:p>
    <w:p w:rsidR="00A77B3E" w:rsidRPr="00D37390" w:rsidDel="00AE541D" w:rsidRDefault="00C67F31" w:rsidP="00741ACB">
      <w:pPr>
        <w:pStyle w:val="Heading3"/>
        <w:rPr>
          <w:del w:id="1283" w:author="Jerod Hodgkin" w:date="2011-01-18T22:32:00Z"/>
          <w:rFonts w:eastAsia="Arial"/>
          <w:bCs/>
        </w:rPr>
      </w:pPr>
      <w:bookmarkStart w:id="1284" w:name="h.pebelh-zd3ro5"/>
      <w:bookmarkEnd w:id="1284"/>
      <w:del w:id="1285" w:author="Jerod Hodgkin" w:date="2011-01-18T22:32:00Z">
        <w:r w:rsidRPr="00D37390" w:rsidDel="00AE541D">
          <w:rPr>
            <w:rFonts w:eastAsia="Arial"/>
            <w:bCs/>
          </w:rPr>
          <w:delText>Recall and modify saved customer order</w:delText>
        </w:r>
      </w:del>
    </w:p>
    <w:tbl>
      <w:tblPr>
        <w:tblW w:w="0" w:type="auto"/>
        <w:tblLook w:val="0000"/>
      </w:tblPr>
      <w:tblGrid>
        <w:gridCol w:w="4680"/>
        <w:gridCol w:w="4680"/>
      </w:tblGrid>
      <w:tr w:rsidR="00A77B3E" w:rsidDel="00AE541D">
        <w:trPr>
          <w:del w:id="1286" w:author="Jerod Hodgkin" w:date="2011-01-18T22:32: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287" w:author="Jerod Hodgkin" w:date="2011-01-18T22:32:00Z"/>
                <w:rStyle w:val="Strong"/>
              </w:rPr>
            </w:pPr>
            <w:del w:id="1288" w:author="Jerod Hodgkin" w:date="2011-01-18T22:32:00Z">
              <w:r w:rsidRPr="00367E32" w:rsidDel="00AE541D">
                <w:rPr>
                  <w:rStyle w:val="Strong"/>
                </w:rPr>
                <w:delText>Related use cases:</w:delText>
              </w:r>
            </w:del>
          </w:p>
          <w:p w:rsidR="00A77B3E" w:rsidDel="00AE541D" w:rsidRDefault="00C67F31" w:rsidP="00367E32">
            <w:pPr>
              <w:rPr>
                <w:del w:id="1289" w:author="Jerod Hodgkin" w:date="2011-01-18T22:32:00Z"/>
                <w:rFonts w:eastAsia="Arial"/>
              </w:rPr>
            </w:pPr>
            <w:del w:id="1290" w:author="Jerod Hodgkin" w:date="2011-01-18T22:32:00Z">
              <w:r w:rsidDel="00AE541D">
                <w:rPr>
                  <w:rFonts w:eastAsia="Arial"/>
                </w:rPr>
                <w:delText>Take multiple payments for a customer order</w:delText>
              </w:r>
            </w:del>
          </w:p>
          <w:p w:rsidR="00A77B3E" w:rsidDel="00AE541D" w:rsidRDefault="00C67F31" w:rsidP="00367E32">
            <w:pPr>
              <w:rPr>
                <w:del w:id="1291" w:author="Jerod Hodgkin" w:date="2011-01-18T22:32:00Z"/>
                <w:rFonts w:eastAsia="Arial"/>
              </w:rPr>
            </w:pPr>
            <w:del w:id="1292" w:author="Jerod Hodgkin" w:date="2011-01-18T22:32:00Z">
              <w:r w:rsidDel="00AE541D">
                <w:rPr>
                  <w:rFonts w:eastAsia="Arial"/>
                </w:rPr>
                <w:delText>Accept payment for saved customer order</w:delText>
              </w:r>
            </w:del>
          </w:p>
          <w:p w:rsidR="00A77B3E" w:rsidDel="00AE541D" w:rsidRDefault="00A77B3E">
            <w:pPr>
              <w:pStyle w:val="ListStyle"/>
              <w:contextualSpacing/>
              <w:rPr>
                <w:del w:id="1293" w:author="Jerod Hodgkin" w:date="2011-01-18T22:32:00Z"/>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294" w:author="Jerod Hodgkin" w:date="2011-01-18T22:32:00Z"/>
                <w:rStyle w:val="Strong"/>
              </w:rPr>
            </w:pPr>
            <w:del w:id="1295" w:author="Jerod Hodgkin" w:date="2011-01-18T22:32:00Z">
              <w:r w:rsidRPr="00367E32" w:rsidDel="00AE541D">
                <w:rPr>
                  <w:rStyle w:val="Strong"/>
                </w:rPr>
                <w:delText>Actors:</w:delText>
              </w:r>
            </w:del>
          </w:p>
          <w:p w:rsidR="00A77B3E" w:rsidDel="00AE541D" w:rsidRDefault="00C67F31" w:rsidP="00367E32">
            <w:pPr>
              <w:rPr>
                <w:del w:id="1296" w:author="Jerod Hodgkin" w:date="2011-01-18T22:32:00Z"/>
                <w:rFonts w:eastAsia="Arial"/>
              </w:rPr>
            </w:pPr>
            <w:del w:id="1297" w:author="Jerod Hodgkin" w:date="2011-01-18T22:32:00Z">
              <w:r w:rsidDel="00AE541D">
                <w:rPr>
                  <w:rFonts w:eastAsia="Arial"/>
                </w:rPr>
                <w:delText xml:space="preserve">Cashier </w:delText>
              </w:r>
            </w:del>
          </w:p>
          <w:p w:rsidR="00A77B3E" w:rsidDel="00AE541D" w:rsidRDefault="00C67F31" w:rsidP="00367E32">
            <w:pPr>
              <w:rPr>
                <w:del w:id="1298" w:author="Jerod Hodgkin" w:date="2011-01-18T22:32:00Z"/>
                <w:rFonts w:eastAsia="Arial"/>
              </w:rPr>
            </w:pPr>
            <w:del w:id="1299" w:author="Jerod Hodgkin" w:date="2011-01-18T22:32:00Z">
              <w:r w:rsidDel="00AE541D">
                <w:rPr>
                  <w:rFonts w:eastAsia="Arial"/>
                </w:rPr>
                <w:delText xml:space="preserve">Customer </w:delText>
              </w:r>
            </w:del>
          </w:p>
          <w:p w:rsidR="00A77B3E" w:rsidDel="00AE541D" w:rsidRDefault="00C67F31" w:rsidP="00367E32">
            <w:pPr>
              <w:rPr>
                <w:del w:id="1300" w:author="Jerod Hodgkin" w:date="2011-01-18T22:32:00Z"/>
                <w:rFonts w:eastAsia="Arial"/>
              </w:rPr>
            </w:pPr>
            <w:del w:id="1301" w:author="Jerod Hodgkin" w:date="2011-01-18T22:32:00Z">
              <w:r w:rsidDel="00AE541D">
                <w:rPr>
                  <w:rFonts w:eastAsia="Arial"/>
                </w:rPr>
                <w:delText>Cook</w:delText>
              </w:r>
            </w:del>
          </w:p>
        </w:tc>
      </w:tr>
    </w:tbl>
    <w:p w:rsidR="00A77B3E" w:rsidDel="00AE541D" w:rsidRDefault="00A77B3E">
      <w:pPr>
        <w:pStyle w:val="ListStyle"/>
        <w:contextualSpacing/>
        <w:rPr>
          <w:del w:id="1302" w:author="Jerod Hodgkin" w:date="2011-01-18T22:32:00Z"/>
        </w:rPr>
      </w:pPr>
    </w:p>
    <w:p w:rsidR="00A77B3E" w:rsidRPr="00367E32" w:rsidDel="00AE541D" w:rsidRDefault="00C67F31">
      <w:pPr>
        <w:pStyle w:val="ListStyle"/>
        <w:contextualSpacing/>
        <w:rPr>
          <w:del w:id="1303" w:author="Jerod Hodgkin" w:date="2011-01-18T22:32:00Z"/>
          <w:rStyle w:val="Strong"/>
        </w:rPr>
      </w:pPr>
      <w:del w:id="1304" w:author="Jerod Hodgkin" w:date="2011-01-18T22:32:00Z">
        <w:r w:rsidRPr="00367E32" w:rsidDel="00AE541D">
          <w:rPr>
            <w:rStyle w:val="Strong"/>
          </w:rPr>
          <w:delText>Summary:</w:delText>
        </w:r>
      </w:del>
    </w:p>
    <w:p w:rsidR="00A77B3E" w:rsidDel="00AE541D" w:rsidRDefault="00C67F31" w:rsidP="00367E32">
      <w:pPr>
        <w:rPr>
          <w:del w:id="1305" w:author="Jerod Hodgkin" w:date="2011-01-18T22:32:00Z"/>
          <w:rFonts w:eastAsia="Arial"/>
        </w:rPr>
      </w:pPr>
      <w:del w:id="1306" w:author="Jerod Hodgkin" w:date="2011-01-18T22:32:00Z">
        <w:r w:rsidDel="00AE541D">
          <w:rPr>
            <w:rFonts w:eastAsia="Arial"/>
          </w:rPr>
          <w:delText>The cashier shall retrieve a saved customer order. The cashier shall make adjustments to the order and resend it to the kitchen, and either cashier the order or save it again.</w:delText>
        </w:r>
      </w:del>
    </w:p>
    <w:p w:rsidR="00A77B3E" w:rsidDel="00AE541D" w:rsidRDefault="00A77B3E" w:rsidP="00367E32">
      <w:pPr>
        <w:rPr>
          <w:del w:id="1307" w:author="Jerod Hodgkin" w:date="2011-01-18T22:32:00Z"/>
          <w:rFonts w:eastAsia="Arial"/>
        </w:rPr>
      </w:pPr>
    </w:p>
    <w:p w:rsidR="00A77B3E" w:rsidRPr="00367E32" w:rsidDel="00AE541D" w:rsidRDefault="00C67F31">
      <w:pPr>
        <w:pStyle w:val="ListStyle"/>
        <w:contextualSpacing/>
        <w:rPr>
          <w:del w:id="1308" w:author="Jerod Hodgkin" w:date="2011-01-18T22:32:00Z"/>
          <w:rStyle w:val="Strong"/>
        </w:rPr>
      </w:pPr>
      <w:del w:id="1309" w:author="Jerod Hodgkin" w:date="2011-01-18T22:32:00Z">
        <w:r w:rsidRPr="00367E32" w:rsidDel="00AE541D">
          <w:rPr>
            <w:rStyle w:val="Strong"/>
          </w:rPr>
          <w:delText>Preconditions:</w:delText>
        </w:r>
      </w:del>
    </w:p>
    <w:p w:rsidR="00A77B3E" w:rsidDel="00AE541D" w:rsidRDefault="00C67F31" w:rsidP="00367E32">
      <w:pPr>
        <w:rPr>
          <w:del w:id="1310" w:author="Jerod Hodgkin" w:date="2011-01-18T22:32:00Z"/>
          <w:rFonts w:eastAsia="Arial"/>
        </w:rPr>
      </w:pPr>
      <w:del w:id="1311" w:author="Jerod Hodgkin" w:date="2011-01-18T22:32:00Z">
        <w:r w:rsidDel="00AE541D">
          <w:rPr>
            <w:rFonts w:eastAsia="Arial"/>
          </w:rPr>
          <w:delText>At least one uncompleted order has been saved.  The cook has not marked the order completed.</w:delText>
        </w:r>
      </w:del>
    </w:p>
    <w:p w:rsidR="00A77B3E" w:rsidDel="00AE541D" w:rsidRDefault="00A77B3E" w:rsidP="00367E32">
      <w:pPr>
        <w:rPr>
          <w:del w:id="1312" w:author="Jerod Hodgkin" w:date="2011-01-18T22:32:00Z"/>
          <w:rFonts w:eastAsia="Arial"/>
        </w:rPr>
      </w:pPr>
    </w:p>
    <w:p w:rsidR="00A77B3E" w:rsidRPr="00367E32" w:rsidDel="00AE541D" w:rsidRDefault="00C67F31">
      <w:pPr>
        <w:pStyle w:val="ListStyle"/>
        <w:contextualSpacing/>
        <w:rPr>
          <w:del w:id="1313" w:author="Jerod Hodgkin" w:date="2011-01-18T22:32:00Z"/>
          <w:rStyle w:val="Strong"/>
        </w:rPr>
      </w:pPr>
      <w:del w:id="1314" w:author="Jerod Hodgkin" w:date="2011-01-18T22:32:00Z">
        <w:r w:rsidRPr="00367E32" w:rsidDel="00AE541D">
          <w:rPr>
            <w:rStyle w:val="Strong"/>
          </w:rPr>
          <w:delText>Input/Output sequence for this feature:</w:delText>
        </w:r>
      </w:del>
    </w:p>
    <w:p w:rsidR="00A77B3E" w:rsidDel="00AE541D" w:rsidRDefault="00C67F31" w:rsidP="00367E32">
      <w:pPr>
        <w:rPr>
          <w:del w:id="1315" w:author="Jerod Hodgkin" w:date="2011-01-18T22:32:00Z"/>
          <w:rFonts w:eastAsia="Arial"/>
        </w:rPr>
      </w:pPr>
      <w:del w:id="1316" w:author="Jerod Hodgkin" w:date="2011-01-18T22:32:00Z">
        <w:r w:rsidDel="00AE541D">
          <w:rPr>
            <w:rFonts w:eastAsia="Arial"/>
          </w:rPr>
          <w:delTex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delText>
        </w:r>
      </w:del>
    </w:p>
    <w:p w:rsidR="00A77B3E" w:rsidDel="00AE541D" w:rsidRDefault="00A77B3E" w:rsidP="00367E32">
      <w:pPr>
        <w:rPr>
          <w:del w:id="1317" w:author="Jerod Hodgkin" w:date="2011-01-18T22:32:00Z"/>
          <w:rFonts w:eastAsia="Arial"/>
        </w:rPr>
      </w:pPr>
    </w:p>
    <w:p w:rsidR="00A77B3E" w:rsidRPr="00367E32" w:rsidDel="00AE541D" w:rsidRDefault="00C67F31">
      <w:pPr>
        <w:pStyle w:val="ListStyle"/>
        <w:contextualSpacing/>
        <w:rPr>
          <w:del w:id="1318" w:author="Jerod Hodgkin" w:date="2011-01-18T22:32:00Z"/>
          <w:rStyle w:val="Strong"/>
        </w:rPr>
      </w:pPr>
      <w:del w:id="1319" w:author="Jerod Hodgkin" w:date="2011-01-18T22:32:00Z">
        <w:r w:rsidRPr="00367E32" w:rsidDel="00AE541D">
          <w:rPr>
            <w:rStyle w:val="Strong"/>
          </w:rPr>
          <w:delText>Postconditions:</w:delText>
        </w:r>
      </w:del>
    </w:p>
    <w:p w:rsidR="00A77B3E" w:rsidDel="00AE541D" w:rsidRDefault="00C67F31" w:rsidP="00367E32">
      <w:pPr>
        <w:rPr>
          <w:del w:id="1320" w:author="Jerod Hodgkin" w:date="2011-01-18T22:32:00Z"/>
          <w:rFonts w:eastAsia="Arial"/>
        </w:rPr>
      </w:pPr>
      <w:del w:id="1321" w:author="Jerod Hodgkin" w:date="2011-01-18T22:32:00Z">
        <w:r w:rsidDel="00AE541D">
          <w:rPr>
            <w:rFonts w:eastAsia="Arial"/>
          </w:rPr>
          <w:delText>The order that was changed will now show with the changes.</w:delText>
        </w:r>
      </w:del>
    </w:p>
    <w:p w:rsidR="00A77B3E" w:rsidDel="00AE541D" w:rsidRDefault="00A77B3E" w:rsidP="00367E32">
      <w:pPr>
        <w:rPr>
          <w:del w:id="1322" w:author="Jerod Hodgkin" w:date="2011-01-18T22:32:00Z"/>
          <w:rFonts w:eastAsia="Arial"/>
        </w:rPr>
      </w:pPr>
    </w:p>
    <w:p w:rsidR="00A77B3E" w:rsidRPr="00367E32" w:rsidDel="00AE541D" w:rsidRDefault="00C67F31">
      <w:pPr>
        <w:pStyle w:val="ListStyle"/>
        <w:contextualSpacing/>
        <w:rPr>
          <w:del w:id="1323" w:author="Jerod Hodgkin" w:date="2011-01-18T22:32:00Z"/>
          <w:rStyle w:val="Strong"/>
        </w:rPr>
      </w:pPr>
      <w:del w:id="1324" w:author="Jerod Hodgkin" w:date="2011-01-18T22:32:00Z">
        <w:r w:rsidRPr="00367E32" w:rsidDel="00AE541D">
          <w:rPr>
            <w:rStyle w:val="Strong"/>
          </w:rPr>
          <w:delText>Design constraints of this feature</w:delText>
        </w:r>
      </w:del>
    </w:p>
    <w:p w:rsidR="00A77B3E" w:rsidDel="00AE541D" w:rsidRDefault="00C67F31" w:rsidP="00367E32">
      <w:pPr>
        <w:rPr>
          <w:del w:id="1325" w:author="Jerod Hodgkin" w:date="2011-01-18T22:32:00Z"/>
          <w:rFonts w:eastAsia="Arial"/>
        </w:rPr>
      </w:pPr>
      <w:del w:id="1326" w:author="Jerod Hodgkin" w:date="2011-01-18T22:32:00Z">
        <w:r w:rsidDel="00AE541D">
          <w:rPr>
            <w:rFonts w:eastAsia="Arial"/>
          </w:rPr>
          <w:delText>The cook should be notified of changes to any orders on the cook screen.</w:delText>
        </w:r>
      </w:del>
    </w:p>
    <w:p w:rsidR="00A77B3E" w:rsidDel="00AE541D" w:rsidRDefault="00A77B3E" w:rsidP="00367E32">
      <w:pPr>
        <w:rPr>
          <w:del w:id="1327" w:author="Jerod Hodgkin" w:date="2011-01-18T22:32:00Z"/>
          <w:rFonts w:eastAsia="Arial"/>
        </w:rPr>
      </w:pPr>
    </w:p>
    <w:p w:rsidR="00A77B3E" w:rsidRPr="00367E32" w:rsidDel="00AE541D" w:rsidRDefault="00C67F31">
      <w:pPr>
        <w:pStyle w:val="ListStyle"/>
        <w:contextualSpacing/>
        <w:rPr>
          <w:del w:id="1328" w:author="Jerod Hodgkin" w:date="2011-01-18T22:32:00Z"/>
          <w:rStyle w:val="Strong"/>
        </w:rPr>
      </w:pPr>
      <w:del w:id="1329" w:author="Jerod Hodgkin" w:date="2011-01-18T22:32:00Z">
        <w:r w:rsidRPr="00367E32" w:rsidDel="00AE541D">
          <w:rPr>
            <w:rStyle w:val="Strong"/>
          </w:rPr>
          <w:delText>Performance requirements of this feature</w:delText>
        </w:r>
      </w:del>
    </w:p>
    <w:p w:rsidR="00A77B3E" w:rsidDel="00AE541D" w:rsidRDefault="00C67F31" w:rsidP="00367E32">
      <w:pPr>
        <w:rPr>
          <w:del w:id="1330" w:author="Jerod Hodgkin" w:date="2011-01-18T22:32:00Z"/>
          <w:rFonts w:eastAsia="Arial"/>
        </w:rPr>
      </w:pPr>
      <w:del w:id="1331" w:author="Jerod Hodgkin" w:date="2011-01-18T22:32:00Z">
        <w:r w:rsidDel="00AE541D">
          <w:rPr>
            <w:rFonts w:eastAsia="Arial"/>
          </w:rPr>
          <w:delText>None</w:delText>
        </w:r>
      </w:del>
    </w:p>
    <w:p w:rsidR="00A77B3E" w:rsidRPr="00D37390" w:rsidRDefault="00C67F31" w:rsidP="00741ACB">
      <w:pPr>
        <w:pStyle w:val="Heading3"/>
        <w:rPr>
          <w:rFonts w:eastAsia="Arial"/>
          <w:bCs/>
        </w:rPr>
      </w:pPr>
      <w:bookmarkStart w:id="1332" w:name="h.t3c7ak-h3cy4d"/>
      <w:bookmarkStart w:id="1333" w:name="_Toc283163436"/>
      <w:bookmarkEnd w:id="1332"/>
      <w:r w:rsidRPr="00D37390">
        <w:rPr>
          <w:rFonts w:eastAsia="Arial"/>
          <w:bCs/>
        </w:rPr>
        <w:t>Take multiple payments for a customer order</w:t>
      </w:r>
      <w:ins w:id="1334" w:author="Jerod Hodgkin" w:date="2011-01-18T22:29:00Z">
        <w:r w:rsidR="00AE541D">
          <w:rPr>
            <w:rFonts w:eastAsia="Arial"/>
            <w:bCs/>
          </w:rPr>
          <w:t xml:space="preserve"> </w:t>
        </w:r>
      </w:ins>
      <w:ins w:id="1335" w:author="Jerod Hodgkin" w:date="2011-01-18T22:30:00Z">
        <w:r w:rsidR="00AE541D">
          <w:rPr>
            <w:rFonts w:eastAsia="Arial"/>
            <w:bCs/>
          </w:rPr>
          <w:t>–</w:t>
        </w:r>
      </w:ins>
      <w:ins w:id="1336" w:author="Jerod Hodgkin" w:date="2011-01-18T22:29:00Z">
        <w:r w:rsidR="00AE541D">
          <w:rPr>
            <w:rFonts w:eastAsia="Arial"/>
            <w:bCs/>
          </w:rPr>
          <w:t xml:space="preserve"> BBQRMS</w:t>
        </w:r>
      </w:ins>
      <w:ins w:id="1337" w:author="Jerod Hodgkin" w:date="2011-01-18T22:30:00Z">
        <w:r w:rsidR="00AE541D">
          <w:rPr>
            <w:rFonts w:eastAsia="Arial"/>
            <w:bCs/>
          </w:rPr>
          <w:t>-38</w:t>
        </w:r>
      </w:ins>
      <w:bookmarkEnd w:id="1333"/>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Provide the cashier the ability to receive multiple types of payments for a single order.  Allowing the customer to provide multiple payment options.  For example;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An order is placed and received for items on the menu.</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r w:rsidRPr="00367E32">
        <w:rPr>
          <w:rStyle w:val="Strong"/>
        </w:rPr>
        <w:t xml:space="preserve">Input/Output sequence for this feature </w:t>
      </w:r>
    </w:p>
    <w:p w:rsidR="00A77B3E" w:rsidRDefault="00C67F31" w:rsidP="00367E32">
      <w:pPr>
        <w:rPr>
          <w:rFonts w:eastAsia="Arial"/>
        </w:rPr>
      </w:pPr>
      <w:r>
        <w:rPr>
          <w:rFonts w:eastAsia="Arial"/>
        </w:rPr>
        <w:t xml:space="preserve">An order is communicated by the customer to the cashier.  The order is understood and items are available.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Postconditions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completion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multiple cashier actions shall be able to complete simultaniously.</w:t>
      </w:r>
    </w:p>
    <w:p w:rsidR="00000000" w:rsidRDefault="00A70C13">
      <w:pPr>
        <w:ind w:firstLine="0"/>
        <w:rPr>
          <w:ins w:id="1338" w:author="Jerod Hodgkin" w:date="2011-01-18T22:33:00Z"/>
          <w:rFonts w:eastAsia="Arial"/>
        </w:rPr>
        <w:pPrChange w:id="1339" w:author="Jerod Hodgkin" w:date="2011-01-18T22:33:00Z">
          <w:pPr/>
        </w:pPrChange>
      </w:pPr>
      <w:bookmarkStart w:id="1340" w:name="h.n1w9arplyu3z"/>
      <w:bookmarkEnd w:id="1340"/>
    </w:p>
    <w:p w:rsidR="00000000" w:rsidRDefault="00E37A2C">
      <w:pPr>
        <w:pStyle w:val="Heading3"/>
        <w:rPr>
          <w:ins w:id="1341" w:author="Jerod Hodgkin" w:date="2011-01-18T22:33:00Z"/>
          <w:rFonts w:eastAsia="Arial"/>
        </w:rPr>
        <w:pPrChange w:id="1342" w:author="Jerod Hodgkin" w:date="2011-01-18T22:33:00Z">
          <w:pPr/>
        </w:pPrChange>
      </w:pPr>
      <w:bookmarkStart w:id="1343" w:name="_Toc283163437"/>
      <w:ins w:id="1344" w:author="Jerod Hodgkin" w:date="2011-01-18T22:33:00Z">
        <w:r>
          <w:rPr>
            <w:rFonts w:eastAsia="Arial"/>
          </w:rPr>
          <w:t>Process Credit Card</w:t>
        </w:r>
      </w:ins>
      <w:ins w:id="1345" w:author="Jerod Hodgkin" w:date="2011-01-18T22:34:00Z">
        <w:r>
          <w:rPr>
            <w:rFonts w:eastAsia="Arial"/>
          </w:rPr>
          <w:t xml:space="preserve"> – BBQRMS-53</w:t>
        </w:r>
      </w:ins>
      <w:ins w:id="1346" w:author="Jerod Hodgkin" w:date="2011-01-18T22:35:00Z">
        <w:r>
          <w:rPr>
            <w:rFonts w:eastAsia="Arial"/>
          </w:rPr>
          <w:t xml:space="preserve"> (INCOMPLETE)</w:t>
        </w:r>
      </w:ins>
      <w:bookmarkEnd w:id="1343"/>
    </w:p>
    <w:p w:rsidR="00000000" w:rsidRDefault="00E37A2C">
      <w:pPr>
        <w:pStyle w:val="Heading3"/>
        <w:rPr>
          <w:ins w:id="1347" w:author="Jerod Hodgkin" w:date="2011-01-18T22:35:00Z"/>
          <w:rFonts w:eastAsia="Arial"/>
        </w:rPr>
        <w:pPrChange w:id="1348" w:author="Jerod Hodgkin" w:date="2011-01-18T22:35:00Z">
          <w:pPr/>
        </w:pPrChange>
      </w:pPr>
      <w:bookmarkStart w:id="1349" w:name="_Toc283163438"/>
      <w:ins w:id="1350" w:author="Jerod Hodgkin" w:date="2011-01-18T22:34:00Z">
        <w:r>
          <w:rPr>
            <w:rFonts w:eastAsia="Arial"/>
          </w:rPr>
          <w:lastRenderedPageBreak/>
          <w:t>Print Receipt – BBQRMS-48</w:t>
        </w:r>
      </w:ins>
      <w:ins w:id="1351" w:author="Jerod Hodgkin" w:date="2011-01-18T22:35:00Z">
        <w:r>
          <w:rPr>
            <w:rFonts w:eastAsia="Arial"/>
          </w:rPr>
          <w:t xml:space="preserve"> (INCOMPLETE)</w:t>
        </w:r>
        <w:bookmarkEnd w:id="1349"/>
      </w:ins>
    </w:p>
    <w:p w:rsidR="00000000" w:rsidRDefault="00A70C13">
      <w:pPr>
        <w:rPr>
          <w:ins w:id="1352" w:author="Jerod Hodgkin" w:date="2011-01-18T22:34:00Z"/>
          <w:rPrChange w:id="1353" w:author="Jerod Hodgkin" w:date="2011-01-18T22:35:00Z">
            <w:rPr>
              <w:ins w:id="1354" w:author="Jerod Hodgkin" w:date="2011-01-18T22:34:00Z"/>
              <w:rFonts w:eastAsia="Arial"/>
            </w:rPr>
          </w:rPrChange>
        </w:rPr>
      </w:pPr>
    </w:p>
    <w:p w:rsidR="00000000" w:rsidRDefault="00E37A2C">
      <w:pPr>
        <w:pStyle w:val="Heading3"/>
        <w:rPr>
          <w:rFonts w:asciiTheme="minorHAnsi" w:eastAsia="Arial" w:hAnsiTheme="minorHAnsi" w:cstheme="minorBidi"/>
          <w:color w:val="auto"/>
          <w:sz w:val="22"/>
          <w:szCs w:val="22"/>
          <w:rPrChange w:id="1355" w:author="Jerod Hodgkin" w:date="2011-01-18T22:33:00Z">
            <w:rPr>
              <w:rFonts w:asciiTheme="majorHAnsi" w:eastAsia="Arial" w:hAnsiTheme="majorHAnsi" w:cstheme="majorBidi"/>
              <w:color w:val="365F91" w:themeColor="accent1" w:themeShade="BF"/>
              <w:sz w:val="24"/>
              <w:szCs w:val="24"/>
            </w:rPr>
          </w:rPrChange>
        </w:rPr>
        <w:pPrChange w:id="1356" w:author="Jerod Hodgkin" w:date="2011-01-18T22:35:00Z">
          <w:pPr/>
        </w:pPrChange>
      </w:pPr>
      <w:bookmarkStart w:id="1357" w:name="_Toc283163439"/>
      <w:ins w:id="1358" w:author="Jerod Hodgkin" w:date="2011-01-18T22:34:00Z">
        <w:r>
          <w:rPr>
            <w:rFonts w:eastAsia="Arial"/>
          </w:rPr>
          <w:t xml:space="preserve">Open Cash Drawer </w:t>
        </w:r>
      </w:ins>
      <w:ins w:id="1359" w:author="Jerod Hodgkin" w:date="2011-01-18T22:35:00Z">
        <w:r>
          <w:rPr>
            <w:rFonts w:eastAsia="Arial"/>
          </w:rPr>
          <w:t>–</w:t>
        </w:r>
      </w:ins>
      <w:ins w:id="1360" w:author="Jerod Hodgkin" w:date="2011-01-18T22:34:00Z">
        <w:r>
          <w:rPr>
            <w:rFonts w:eastAsia="Arial"/>
          </w:rPr>
          <w:t xml:space="preserve"> BBQ</w:t>
        </w:r>
      </w:ins>
      <w:ins w:id="1361" w:author="Jerod Hodgkin" w:date="2011-01-18T22:35:00Z">
        <w:r>
          <w:rPr>
            <w:rFonts w:eastAsia="Arial"/>
          </w:rPr>
          <w:t>RMS-52 (INCOMPLETE)</w:t>
        </w:r>
      </w:ins>
      <w:bookmarkEnd w:id="1357"/>
    </w:p>
    <w:p w:rsidR="00E37A2C" w:rsidRDefault="00E37A2C">
      <w:pPr>
        <w:rPr>
          <w:ins w:id="1362" w:author="Jerod Hodgkin" w:date="2011-01-18T22:35:00Z"/>
          <w:rFonts w:asciiTheme="majorHAnsi" w:eastAsia="Arial" w:hAnsiTheme="majorHAnsi" w:cstheme="majorBidi"/>
          <w:color w:val="365F91" w:themeColor="accent1" w:themeShade="BF"/>
          <w:sz w:val="24"/>
          <w:szCs w:val="24"/>
        </w:rPr>
      </w:pPr>
      <w:ins w:id="1363" w:author="Jerod Hodgkin" w:date="2011-01-18T22:35:00Z">
        <w:r>
          <w:rPr>
            <w:rFonts w:eastAsia="Arial"/>
          </w:rPr>
          <w:br w:type="page"/>
        </w:r>
      </w:ins>
    </w:p>
    <w:p w:rsidR="00A77B3E" w:rsidRDefault="00C67F31" w:rsidP="000F69A4">
      <w:pPr>
        <w:pStyle w:val="Heading2"/>
        <w:rPr>
          <w:rFonts w:eastAsia="Arial"/>
        </w:rPr>
      </w:pPr>
      <w:bookmarkStart w:id="1364" w:name="_Toc283163440"/>
      <w:r>
        <w:rPr>
          <w:rFonts w:eastAsia="Arial"/>
        </w:rPr>
        <w:lastRenderedPageBreak/>
        <w:t>Admin Functions</w:t>
      </w:r>
      <w:bookmarkEnd w:id="1364"/>
    </w:p>
    <w:p w:rsidR="00A77B3E" w:rsidRPr="00D37390" w:rsidRDefault="00C67F31" w:rsidP="00741ACB">
      <w:pPr>
        <w:pStyle w:val="Heading3"/>
        <w:rPr>
          <w:rFonts w:eastAsia="Arial"/>
          <w:bCs/>
        </w:rPr>
      </w:pPr>
      <w:bookmarkStart w:id="1365" w:name="h.l1rf3i-m4jnpj"/>
      <w:bookmarkStart w:id="1366" w:name="_Toc283163441"/>
      <w:bookmarkEnd w:id="1365"/>
      <w:r w:rsidRPr="00D37390">
        <w:rPr>
          <w:rFonts w:eastAsia="Arial"/>
          <w:bCs/>
        </w:rPr>
        <w:t>Managers Dashboard</w:t>
      </w:r>
      <w:ins w:id="1367" w:author="Jerod Hodgkin" w:date="2011-01-18T22:44:00Z">
        <w:r w:rsidR="00BE22A3">
          <w:rPr>
            <w:rFonts w:eastAsia="Arial"/>
            <w:bCs/>
          </w:rPr>
          <w:t xml:space="preserve"> – BBQRMS-50</w:t>
        </w:r>
      </w:ins>
      <w:bookmarkEnd w:id="136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A manager logs in, then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A managers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000000" w:rsidRDefault="00E37A2C">
      <w:pPr>
        <w:pStyle w:val="Heading3"/>
        <w:rPr>
          <w:ins w:id="1368" w:author="Jerod Hodgkin" w:date="2011-01-18T22:37:00Z"/>
          <w:rFonts w:eastAsia="Arial"/>
        </w:rPr>
        <w:pPrChange w:id="1369" w:author="Jerod Hodgkin" w:date="2011-01-18T22:36:00Z">
          <w:pPr/>
        </w:pPrChange>
      </w:pPr>
      <w:bookmarkStart w:id="1370" w:name="_Toc283163442"/>
      <w:ins w:id="1371" w:author="Jerod Hodgkin" w:date="2011-01-18T22:36:00Z">
        <w:r>
          <w:rPr>
            <w:rFonts w:eastAsia="Arial"/>
          </w:rPr>
          <w:t>Display who</w:t>
        </w:r>
        <w:del w:id="1372" w:author="Mike Schenk" w:date="2011-01-19T01:17:00Z">
          <w:r w:rsidDel="00DD75DA">
            <w:rPr>
              <w:rFonts w:eastAsia="Arial"/>
            </w:rPr>
            <w:delText>se</w:delText>
          </w:r>
        </w:del>
      </w:ins>
      <w:ins w:id="1373" w:author="Mike Schenk" w:date="2011-01-19T01:17:00Z">
        <w:r w:rsidR="00DD75DA">
          <w:rPr>
            <w:rFonts w:eastAsia="Arial"/>
          </w:rPr>
          <w:t xml:space="preserve"> is</w:t>
        </w:r>
      </w:ins>
      <w:ins w:id="1374" w:author="Jerod Hodgkin" w:date="2011-01-18T22:36:00Z">
        <w:r>
          <w:rPr>
            <w:rFonts w:eastAsia="Arial"/>
          </w:rPr>
          <w:t xml:space="preserve"> on the clock</w:t>
        </w:r>
      </w:ins>
      <w:ins w:id="1375" w:author="Jerod Hodgkin" w:date="2011-01-18T22:37:00Z">
        <w:r>
          <w:rPr>
            <w:rFonts w:eastAsia="Arial"/>
          </w:rPr>
          <w:t xml:space="preserve"> – BBQRMS-51 (INCOMPLETE)</w:t>
        </w:r>
        <w:bookmarkEnd w:id="1370"/>
      </w:ins>
    </w:p>
    <w:p w:rsidR="00000000" w:rsidRDefault="00A70C13">
      <w:pPr>
        <w:rPr>
          <w:ins w:id="1376" w:author="Jerod Hodgkin" w:date="2011-01-18T22:36:00Z"/>
          <w:rPrChange w:id="1377" w:author="Jerod Hodgkin" w:date="2011-01-18T22:37:00Z">
            <w:rPr>
              <w:ins w:id="1378" w:author="Jerod Hodgkin" w:date="2011-01-18T22:36:00Z"/>
              <w:rFonts w:eastAsia="Arial"/>
            </w:rPr>
          </w:rPrChange>
        </w:rPr>
      </w:pPr>
    </w:p>
    <w:p w:rsidR="00000000" w:rsidRDefault="00E37A2C">
      <w:pPr>
        <w:pStyle w:val="Heading3"/>
        <w:rPr>
          <w:ins w:id="1379" w:author="Jerod Hodgkin" w:date="2011-01-18T22:37:00Z"/>
        </w:rPr>
        <w:pPrChange w:id="1380" w:author="Jerod Hodgkin" w:date="2011-01-18T22:36:00Z">
          <w:pPr/>
        </w:pPrChange>
      </w:pPr>
      <w:bookmarkStart w:id="1381" w:name="_Toc283163443"/>
      <w:ins w:id="1382" w:author="Jerod Hodgkin" w:date="2011-01-18T22:36:00Z">
        <w:r>
          <w:t>Display</w:t>
        </w:r>
      </w:ins>
      <w:ins w:id="1383" w:author="Jerod Hodgkin" w:date="2011-01-18T22:37:00Z">
        <w:r>
          <w:t xml:space="preserve"> Estimated Daily Profit </w:t>
        </w:r>
      </w:ins>
      <w:ins w:id="1384" w:author="Jerod Hodgkin" w:date="2011-01-18T22:38:00Z">
        <w:r>
          <w:t>–</w:t>
        </w:r>
      </w:ins>
      <w:ins w:id="1385" w:author="Jerod Hodgkin" w:date="2011-01-18T22:37:00Z">
        <w:r>
          <w:t xml:space="preserve"> BBQR</w:t>
        </w:r>
      </w:ins>
      <w:ins w:id="1386" w:author="Jerod Hodgkin" w:date="2011-01-18T22:38:00Z">
        <w:r>
          <w:t>MS-54</w:t>
        </w:r>
      </w:ins>
      <w:ins w:id="1387" w:author="Jerod Hodgkin" w:date="2011-01-18T22:37:00Z">
        <w:r>
          <w:rPr>
            <w:rFonts w:eastAsia="Arial"/>
          </w:rPr>
          <w:t xml:space="preserve"> (INCOMPLETE)</w:t>
        </w:r>
        <w:bookmarkEnd w:id="1381"/>
      </w:ins>
    </w:p>
    <w:p w:rsidR="00000000" w:rsidRDefault="00A70C13">
      <w:pPr>
        <w:rPr>
          <w:ins w:id="1388" w:author="Jerod Hodgkin" w:date="2011-01-18T22:37:00Z"/>
        </w:rPr>
      </w:pPr>
    </w:p>
    <w:p w:rsidR="00000000" w:rsidRDefault="00E37A2C">
      <w:pPr>
        <w:pStyle w:val="Heading3"/>
        <w:rPr>
          <w:ins w:id="1389" w:author="Jerod Hodgkin" w:date="2011-01-18T22:37:00Z"/>
        </w:rPr>
        <w:pPrChange w:id="1390" w:author="Jerod Hodgkin" w:date="2011-01-18T22:37:00Z">
          <w:pPr/>
        </w:pPrChange>
      </w:pPr>
      <w:bookmarkStart w:id="1391" w:name="_Toc283163444"/>
      <w:ins w:id="1392" w:author="Jerod Hodgkin" w:date="2011-01-18T22:37:00Z">
        <w:r>
          <w:t>Display Estimated Cost of Goods</w:t>
        </w:r>
      </w:ins>
      <w:ins w:id="1393" w:author="Jerod Hodgkin" w:date="2011-01-18T22:38:00Z">
        <w:r>
          <w:t xml:space="preserve"> – BBQRMS-55</w:t>
        </w:r>
      </w:ins>
      <w:ins w:id="1394" w:author="Jerod Hodgkin" w:date="2011-01-18T22:37:00Z">
        <w:r>
          <w:rPr>
            <w:rFonts w:eastAsia="Arial"/>
          </w:rPr>
          <w:t xml:space="preserve"> (INCOMPLETE)</w:t>
        </w:r>
        <w:bookmarkEnd w:id="1391"/>
      </w:ins>
    </w:p>
    <w:p w:rsidR="00000000" w:rsidRDefault="00A70C13">
      <w:pPr>
        <w:rPr>
          <w:rPrChange w:id="1395" w:author="Jerod Hodgkin" w:date="2011-01-18T22:37:00Z">
            <w:rPr>
              <w:rFonts w:eastAsia="Arial"/>
            </w:rPr>
          </w:rPrChange>
        </w:rPr>
      </w:pPr>
    </w:p>
    <w:p w:rsidR="00E37A2C" w:rsidRDefault="00E37A2C" w:rsidP="00741ACB">
      <w:pPr>
        <w:pStyle w:val="Heading3"/>
        <w:rPr>
          <w:ins w:id="1396" w:author="Jerod Hodgkin" w:date="2011-01-18T22:42:00Z"/>
          <w:rFonts w:eastAsia="Arial"/>
          <w:bCs/>
        </w:rPr>
      </w:pPr>
      <w:bookmarkStart w:id="1397" w:name="h.7hl4a7k7o4x"/>
      <w:bookmarkStart w:id="1398" w:name="_Toc283163445"/>
      <w:bookmarkEnd w:id="1397"/>
      <w:ins w:id="1399" w:author="Jerod Hodgkin" w:date="2011-01-18T22:42:00Z">
        <w:r>
          <w:rPr>
            <w:rFonts w:eastAsia="Arial"/>
            <w:bCs/>
          </w:rPr>
          <w:t>Add/Edit Roles and Privileges – BBQRMS-40</w:t>
        </w:r>
        <w:r>
          <w:rPr>
            <w:rFonts w:eastAsia="Arial"/>
          </w:rPr>
          <w:t xml:space="preserve"> (INCOMPLETE)</w:t>
        </w:r>
        <w:bookmarkEnd w:id="1398"/>
      </w:ins>
    </w:p>
    <w:p w:rsidR="00000000" w:rsidRDefault="00A70C13">
      <w:pPr>
        <w:rPr>
          <w:ins w:id="1400" w:author="Jerod Hodgkin" w:date="2011-01-18T22:42:00Z"/>
          <w:rPrChange w:id="1401" w:author="Jerod Hodgkin" w:date="2011-01-18T22:42:00Z">
            <w:rPr>
              <w:ins w:id="1402" w:author="Jerod Hodgkin" w:date="2011-01-18T22:42:00Z"/>
              <w:rFonts w:eastAsia="Arial"/>
              <w:bCs/>
            </w:rPr>
          </w:rPrChange>
        </w:rPr>
        <w:pPrChange w:id="1403" w:author="Jerod Hodgkin" w:date="2011-01-18T22:42:00Z">
          <w:pPr>
            <w:pStyle w:val="Heading3"/>
          </w:pPr>
        </w:pPrChange>
      </w:pPr>
    </w:p>
    <w:p w:rsidR="00A77B3E" w:rsidRPr="00D37390" w:rsidRDefault="00C67F31" w:rsidP="00741ACB">
      <w:pPr>
        <w:pStyle w:val="Heading3"/>
        <w:rPr>
          <w:rFonts w:eastAsia="Arial"/>
          <w:bCs/>
        </w:rPr>
      </w:pPr>
      <w:del w:id="1404" w:author="Jerod Hodgkin" w:date="2011-01-18T22:43:00Z">
        <w:r w:rsidRPr="00D37390" w:rsidDel="00504670">
          <w:rPr>
            <w:rFonts w:eastAsia="Arial"/>
            <w:bCs/>
          </w:rPr>
          <w:delText>Employee management</w:delText>
        </w:r>
      </w:del>
      <w:bookmarkStart w:id="1405" w:name="_Toc283163446"/>
      <w:ins w:id="1406" w:author="Jerod Hodgkin" w:date="2011-01-18T22:43:00Z">
        <w:r w:rsidR="00504670">
          <w:rPr>
            <w:rFonts w:eastAsia="Arial"/>
            <w:bCs/>
          </w:rPr>
          <w:t>Add/Edit Employees</w:t>
        </w:r>
      </w:ins>
      <w:ins w:id="1407" w:author="Jerod Hodgkin" w:date="2011-01-18T22:41:00Z">
        <w:r w:rsidR="00E37A2C">
          <w:rPr>
            <w:rFonts w:eastAsia="Arial"/>
            <w:bCs/>
          </w:rPr>
          <w:t xml:space="preserve"> – BBQRMS-39</w:t>
        </w:r>
      </w:ins>
      <w:bookmarkEnd w:id="140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employee data shall be stored in the database. Employee data includes private, personal information which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Not yet defined.</w:t>
      </w:r>
    </w:p>
    <w:p w:rsidR="00000000" w:rsidRDefault="00A70C13">
      <w:pPr>
        <w:ind w:firstLine="0"/>
        <w:rPr>
          <w:ins w:id="1408" w:author="Jerod Hodgkin" w:date="2011-01-18T22:49:00Z"/>
          <w:rFonts w:eastAsia="Arial"/>
          <w:bCs/>
        </w:rPr>
        <w:pPrChange w:id="1409" w:author="Jerod Hodgkin" w:date="2011-01-18T22:49:00Z">
          <w:pPr/>
        </w:pPrChange>
      </w:pPr>
      <w:bookmarkStart w:id="1410" w:name="h.4a2m8p-i4kx7c"/>
      <w:bookmarkEnd w:id="1410"/>
    </w:p>
    <w:p w:rsidR="004069B1" w:rsidRDefault="004069B1">
      <w:pPr>
        <w:rPr>
          <w:ins w:id="1411" w:author="Mike Schenk" w:date="2011-01-19T01:19:00Z"/>
          <w:rFonts w:asciiTheme="majorHAnsi" w:eastAsia="Arial" w:hAnsiTheme="majorHAnsi" w:cstheme="majorBidi"/>
          <w:bCs/>
          <w:color w:val="365F91" w:themeColor="accent1" w:themeShade="BF"/>
          <w:sz w:val="24"/>
          <w:szCs w:val="24"/>
        </w:rPr>
      </w:pPr>
      <w:bookmarkStart w:id="1412" w:name="_Toc279057938"/>
      <w:ins w:id="1413" w:author="Mike Schenk" w:date="2011-01-19T01:19:00Z">
        <w:r>
          <w:rPr>
            <w:rFonts w:eastAsia="Arial"/>
            <w:bCs/>
          </w:rPr>
          <w:br w:type="page"/>
        </w:r>
      </w:ins>
    </w:p>
    <w:p w:rsidR="00DD75DA" w:rsidRDefault="00DD75DA" w:rsidP="00DD75DA">
      <w:pPr>
        <w:pStyle w:val="Heading2"/>
        <w:rPr>
          <w:ins w:id="1414" w:author="Mike Schenk" w:date="2011-01-19T01:15:00Z"/>
          <w:rFonts w:eastAsia="Arial"/>
          <w:bCs/>
        </w:rPr>
      </w:pPr>
      <w:bookmarkStart w:id="1415" w:name="_Toc283163447"/>
      <w:ins w:id="1416" w:author="Mike Schenk" w:date="2011-01-19T01:15:00Z">
        <w:r>
          <w:rPr>
            <w:rFonts w:eastAsia="Arial"/>
            <w:bCs/>
          </w:rPr>
          <w:lastRenderedPageBreak/>
          <w:t>Security</w:t>
        </w:r>
        <w:bookmarkEnd w:id="1415"/>
      </w:ins>
    </w:p>
    <w:p w:rsidR="00DD75DA" w:rsidRDefault="00DD75DA" w:rsidP="00DD75DA">
      <w:pPr>
        <w:pStyle w:val="Heading3"/>
        <w:rPr>
          <w:ins w:id="1417" w:author="Mike Schenk" w:date="2011-01-19T01:15:00Z"/>
        </w:rPr>
      </w:pPr>
      <w:bookmarkStart w:id="1418" w:name="_Toc283163448"/>
      <w:ins w:id="1419" w:author="Mike Schenk" w:date="2011-01-19T01:15:00Z">
        <w:r>
          <w:t>Log In – BBQRMS-22</w:t>
        </w:r>
        <w:bookmarkEnd w:id="1418"/>
      </w:ins>
    </w:p>
    <w:tbl>
      <w:tblPr>
        <w:tblW w:w="0" w:type="auto"/>
        <w:tblLook w:val="0000"/>
      </w:tblPr>
      <w:tblGrid>
        <w:gridCol w:w="4680"/>
        <w:gridCol w:w="4680"/>
      </w:tblGrid>
      <w:tr w:rsidR="00DD75DA" w:rsidTr="0021608C">
        <w:trPr>
          <w:ins w:id="1420"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21608C">
            <w:pPr>
              <w:pStyle w:val="ListStyle"/>
              <w:contextualSpacing/>
              <w:rPr>
                <w:ins w:id="1421" w:author="Mike Schenk" w:date="2011-01-19T01:15:00Z"/>
                <w:rStyle w:val="Strong"/>
              </w:rPr>
            </w:pPr>
            <w:ins w:id="1422" w:author="Mike Schenk" w:date="2011-01-19T01:15:00Z">
              <w:r w:rsidRPr="00367E32">
                <w:rPr>
                  <w:rStyle w:val="Strong"/>
                </w:rPr>
                <w:t>Related use cases:</w:t>
              </w:r>
            </w:ins>
          </w:p>
          <w:p w:rsidR="00DD75DA" w:rsidRDefault="00DD75DA" w:rsidP="0021608C">
            <w:pPr>
              <w:rPr>
                <w:ins w:id="1423" w:author="Mike Schenk" w:date="2011-01-19T01:15:00Z"/>
                <w:rFonts w:eastAsia="Arial"/>
                <w:bCs/>
              </w:rPr>
            </w:pPr>
            <w:ins w:id="1424" w:author="Mike Schenk" w:date="2011-01-19T01:15:00Z">
              <w:r>
                <w:rPr>
                  <w:rFonts w:eastAsia="Arial"/>
                  <w:bCs/>
                </w:rPr>
                <w:t>Log Out</w:t>
              </w:r>
            </w:ins>
          </w:p>
          <w:p w:rsidR="00DD75DA" w:rsidRDefault="00DD75DA" w:rsidP="0021608C">
            <w:pPr>
              <w:rPr>
                <w:ins w:id="1425" w:author="Mike Schenk" w:date="2011-01-19T01:15:00Z"/>
                <w:rFonts w:eastAsia="Arial"/>
                <w:bCs/>
              </w:rPr>
            </w:pPr>
            <w:ins w:id="1426" w:author="Mike Schenk" w:date="2011-01-19T01:15:00Z">
              <w:r>
                <w:rPr>
                  <w:rFonts w:eastAsia="Arial"/>
                  <w:bCs/>
                </w:rPr>
                <w:t>Clock in and out</w:t>
              </w:r>
            </w:ins>
          </w:p>
          <w:p w:rsidR="00DD75DA" w:rsidRPr="00250E27" w:rsidRDefault="00DD75DA" w:rsidP="0021608C">
            <w:pPr>
              <w:rPr>
                <w:ins w:id="1427" w:author="Mike Schenk" w:date="2011-01-19T01:15:00Z"/>
              </w:rPr>
            </w:pPr>
            <w:ins w:id="1428" w:author="Mike Schenk" w:date="2011-01-19T01:15:00Z">
              <w:r>
                <w:rPr>
                  <w:rFonts w:eastAsia="Arial"/>
                  <w:bCs/>
                </w:rPr>
                <w:t>Program features are limited by assigned user roles</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429" w:author="Mike Schenk" w:date="2011-01-19T01:15:00Z"/>
                <w:rStyle w:val="Strong"/>
              </w:rPr>
            </w:pPr>
            <w:ins w:id="1430" w:author="Mike Schenk" w:date="2011-01-19T01:15:00Z">
              <w:r w:rsidRPr="00367E32">
                <w:rPr>
                  <w:rStyle w:val="Strong"/>
                </w:rPr>
                <w:t>Actors:</w:t>
              </w:r>
            </w:ins>
          </w:p>
          <w:p w:rsidR="00DD75DA" w:rsidRDefault="00DD75DA" w:rsidP="0021608C">
            <w:pPr>
              <w:rPr>
                <w:ins w:id="1431" w:author="Mike Schenk" w:date="2011-01-19T01:15:00Z"/>
                <w:rFonts w:eastAsia="Arial"/>
              </w:rPr>
            </w:pPr>
            <w:ins w:id="1432" w:author="Mike Schenk" w:date="2011-01-19T01:15:00Z">
              <w:r>
                <w:rPr>
                  <w:rFonts w:eastAsia="Arial"/>
                </w:rPr>
                <w:t>All users</w:t>
              </w:r>
            </w:ins>
          </w:p>
        </w:tc>
      </w:tr>
    </w:tbl>
    <w:p w:rsidR="00DD75DA" w:rsidRDefault="00DD75DA" w:rsidP="00DD75DA">
      <w:pPr>
        <w:pStyle w:val="ListStyle"/>
        <w:contextualSpacing/>
        <w:rPr>
          <w:ins w:id="1433" w:author="Mike Schenk" w:date="2011-01-19T01:15:00Z"/>
        </w:rPr>
      </w:pPr>
    </w:p>
    <w:p w:rsidR="00DD75DA" w:rsidRPr="00367E32" w:rsidRDefault="00DD75DA" w:rsidP="00DD75DA">
      <w:pPr>
        <w:pStyle w:val="ListStyle"/>
        <w:contextualSpacing/>
        <w:rPr>
          <w:ins w:id="1434" w:author="Mike Schenk" w:date="2011-01-19T01:15:00Z"/>
          <w:rStyle w:val="Strong"/>
        </w:rPr>
      </w:pPr>
      <w:ins w:id="1435" w:author="Mike Schenk" w:date="2011-01-19T01:15:00Z">
        <w:r w:rsidRPr="00367E32">
          <w:rPr>
            <w:rStyle w:val="Strong"/>
          </w:rPr>
          <w:t>Summary:</w:t>
        </w:r>
      </w:ins>
    </w:p>
    <w:p w:rsidR="00DD75DA" w:rsidRDefault="00DD75DA" w:rsidP="00DD75DA">
      <w:pPr>
        <w:rPr>
          <w:ins w:id="1436" w:author="Mike Schenk" w:date="2011-01-19T01:15:00Z"/>
          <w:rFonts w:eastAsia="Arial"/>
        </w:rPr>
      </w:pPr>
      <w:ins w:id="1437" w:author="Mike Schenk" w:date="2011-01-19T01:15:00Z">
        <w:r>
          <w:rPr>
            <w:rFonts w:eastAsia="Arial"/>
          </w:rPr>
          <w:t>All users identify themselves to the system and gain access to its features by entering a unique numeric PIN.</w:t>
        </w:r>
      </w:ins>
    </w:p>
    <w:p w:rsidR="00DD75DA" w:rsidRPr="00367E32" w:rsidRDefault="00DD75DA" w:rsidP="00DD75DA">
      <w:pPr>
        <w:pStyle w:val="ListStyle"/>
        <w:contextualSpacing/>
        <w:rPr>
          <w:ins w:id="1438" w:author="Mike Schenk" w:date="2011-01-19T01:15:00Z"/>
          <w:rStyle w:val="Strong"/>
        </w:rPr>
      </w:pPr>
    </w:p>
    <w:p w:rsidR="00DD75DA" w:rsidRPr="00367E32" w:rsidRDefault="00DD75DA" w:rsidP="00DD75DA">
      <w:pPr>
        <w:pStyle w:val="ListStyle"/>
        <w:contextualSpacing/>
        <w:rPr>
          <w:ins w:id="1439" w:author="Mike Schenk" w:date="2011-01-19T01:15:00Z"/>
          <w:rStyle w:val="Strong"/>
        </w:rPr>
      </w:pPr>
      <w:ins w:id="1440" w:author="Mike Schenk" w:date="2011-01-19T01:15:00Z">
        <w:r w:rsidRPr="00367E32">
          <w:rPr>
            <w:rStyle w:val="Strong"/>
          </w:rPr>
          <w:t>Preconditions:</w:t>
        </w:r>
      </w:ins>
    </w:p>
    <w:p w:rsidR="00DD75DA" w:rsidRDefault="00DD75DA" w:rsidP="00DD75DA">
      <w:pPr>
        <w:rPr>
          <w:ins w:id="1441" w:author="Mike Schenk" w:date="2011-01-19T01:15:00Z"/>
          <w:rFonts w:eastAsia="Arial"/>
        </w:rPr>
      </w:pPr>
      <w:ins w:id="1442" w:author="Mike Schenk" w:date="2011-01-19T01:15:00Z">
        <w:r>
          <w:rPr>
            <w:rFonts w:eastAsia="Arial"/>
          </w:rPr>
          <w:t>Employees have been configured as users who can log in.</w:t>
        </w:r>
      </w:ins>
    </w:p>
    <w:p w:rsidR="00DD75DA" w:rsidRDefault="00DD75DA" w:rsidP="00DD75DA">
      <w:pPr>
        <w:rPr>
          <w:ins w:id="1443" w:author="Mike Schenk" w:date="2011-01-19T01:15:00Z"/>
          <w:rFonts w:eastAsia="Arial"/>
        </w:rPr>
      </w:pPr>
      <w:ins w:id="1444" w:author="Mike Schenk" w:date="2011-01-19T01:15:00Z">
        <w:r>
          <w:rPr>
            <w:rFonts w:eastAsia="Arial"/>
          </w:rPr>
          <w:t>Or, the system has been installed with an initial administrative user.</w:t>
        </w:r>
      </w:ins>
    </w:p>
    <w:p w:rsidR="00DD75DA" w:rsidRDefault="00DD75DA" w:rsidP="00DD75DA">
      <w:pPr>
        <w:rPr>
          <w:ins w:id="1445" w:author="Mike Schenk" w:date="2011-01-19T01:15:00Z"/>
          <w:rFonts w:eastAsia="Arial"/>
        </w:rPr>
      </w:pPr>
    </w:p>
    <w:p w:rsidR="00DD75DA" w:rsidRPr="00367E32" w:rsidRDefault="00DD75DA" w:rsidP="00DD75DA">
      <w:pPr>
        <w:pStyle w:val="ListStyle"/>
        <w:contextualSpacing/>
        <w:rPr>
          <w:ins w:id="1446" w:author="Mike Schenk" w:date="2011-01-19T01:15:00Z"/>
          <w:rStyle w:val="Strong"/>
        </w:rPr>
      </w:pPr>
      <w:ins w:id="1447" w:author="Mike Schenk" w:date="2011-01-19T01:15:00Z">
        <w:r w:rsidRPr="00367E32">
          <w:rPr>
            <w:rStyle w:val="Strong"/>
          </w:rPr>
          <w:t>Input/Output sequence for this feature</w:t>
        </w:r>
      </w:ins>
    </w:p>
    <w:p w:rsidR="00DD75DA" w:rsidRDefault="00DD75DA" w:rsidP="00DD75DA">
      <w:pPr>
        <w:rPr>
          <w:ins w:id="1448" w:author="Mike Schenk" w:date="2011-01-19T01:15:00Z"/>
          <w:rFonts w:eastAsia="Arial"/>
        </w:rPr>
      </w:pPr>
      <w:ins w:id="1449" w:author="Mike Schenk" w:date="2011-01-19T01:15:00Z">
        <w:r>
          <w:rPr>
            <w:rFonts w:eastAsia="Arial"/>
          </w:rPr>
          <w:t>User taps the numeric keys on the touchscreen to enter their PIN and then taps “Enter”.</w:t>
        </w:r>
      </w:ins>
    </w:p>
    <w:p w:rsidR="00DD75DA" w:rsidRDefault="00DD75DA" w:rsidP="00DD75DA">
      <w:pPr>
        <w:rPr>
          <w:ins w:id="1450" w:author="Mike Schenk" w:date="2011-01-19T01:15:00Z"/>
          <w:rFonts w:eastAsia="Arial"/>
        </w:rPr>
      </w:pPr>
      <w:ins w:id="1451" w:author="Mike Schenk" w:date="2011-01-19T01:15:00Z">
        <w:r>
          <w:rPr>
            <w:rFonts w:eastAsia="Arial"/>
          </w:rPr>
          <w:t>A successful login causes the primary post-login screen for that user to be displayed.</w:t>
        </w:r>
      </w:ins>
    </w:p>
    <w:p w:rsidR="00DD75DA" w:rsidRDefault="00DD75DA" w:rsidP="00DD75DA">
      <w:pPr>
        <w:rPr>
          <w:ins w:id="1452" w:author="Mike Schenk" w:date="2011-01-19T01:15:00Z"/>
          <w:rFonts w:eastAsia="Arial"/>
        </w:rPr>
      </w:pPr>
      <w:ins w:id="1453" w:author="Mike Schenk" w:date="2011-01-19T01:15:00Z">
        <w:r>
          <w:rPr>
            <w:rFonts w:eastAsia="Arial"/>
          </w:rPr>
          <w:t>A failed login causes a notification to appear and allows the user to try again.</w:t>
        </w:r>
      </w:ins>
    </w:p>
    <w:p w:rsidR="00DD75DA" w:rsidRDefault="00DD75DA" w:rsidP="00DD75DA">
      <w:pPr>
        <w:rPr>
          <w:ins w:id="1454" w:author="Mike Schenk" w:date="2011-01-19T01:15:00Z"/>
          <w:rFonts w:eastAsia="Arial"/>
        </w:rPr>
      </w:pPr>
      <w:ins w:id="1455" w:author="Mike Schenk" w:date="2011-01-19T01:15:00Z">
        <w:r>
          <w:rPr>
            <w:rFonts w:eastAsia="Arial"/>
          </w:rPr>
          <w:t>A successful login may also start the employee’s time clock.</w:t>
        </w:r>
      </w:ins>
    </w:p>
    <w:p w:rsidR="00DD75DA" w:rsidRDefault="00DD75DA" w:rsidP="00DD75DA">
      <w:pPr>
        <w:pStyle w:val="ListStyle"/>
        <w:contextualSpacing/>
        <w:rPr>
          <w:ins w:id="1456" w:author="Mike Schenk" w:date="2011-01-19T01:15:00Z"/>
          <w:rStyle w:val="Strong"/>
        </w:rPr>
      </w:pPr>
    </w:p>
    <w:p w:rsidR="00DD75DA" w:rsidRPr="00367E32" w:rsidRDefault="00DD75DA" w:rsidP="00DD75DA">
      <w:pPr>
        <w:pStyle w:val="ListStyle"/>
        <w:contextualSpacing/>
        <w:rPr>
          <w:ins w:id="1457" w:author="Mike Schenk" w:date="2011-01-19T01:15:00Z"/>
          <w:rStyle w:val="Strong"/>
        </w:rPr>
      </w:pPr>
      <w:ins w:id="1458" w:author="Mike Schenk" w:date="2011-01-19T01:15:00Z">
        <w:r w:rsidRPr="00367E32">
          <w:rPr>
            <w:rStyle w:val="Strong"/>
          </w:rPr>
          <w:t>Postconditions</w:t>
        </w:r>
      </w:ins>
    </w:p>
    <w:p w:rsidR="00DD75DA" w:rsidRDefault="00DD75DA" w:rsidP="00DD75DA">
      <w:pPr>
        <w:rPr>
          <w:ins w:id="1459" w:author="Mike Schenk" w:date="2011-01-19T01:15:00Z"/>
          <w:rFonts w:eastAsia="Arial"/>
        </w:rPr>
      </w:pPr>
      <w:ins w:id="1460" w:author="Mike Schenk" w:date="2011-01-19T01:15:00Z">
        <w:r>
          <w:rPr>
            <w:rFonts w:eastAsia="Arial"/>
          </w:rPr>
          <w:t>The system grants the user access to the appropriate screens and features.</w:t>
        </w:r>
      </w:ins>
    </w:p>
    <w:p w:rsidR="00DD75DA" w:rsidRDefault="00DD75DA" w:rsidP="00DD75DA">
      <w:pPr>
        <w:rPr>
          <w:ins w:id="1461" w:author="Mike Schenk" w:date="2011-01-19T01:15:00Z"/>
          <w:rFonts w:eastAsia="Arial"/>
        </w:rPr>
      </w:pPr>
    </w:p>
    <w:p w:rsidR="00DD75DA" w:rsidRPr="00367E32" w:rsidRDefault="00DD75DA" w:rsidP="00DD75DA">
      <w:pPr>
        <w:pStyle w:val="ListStyle"/>
        <w:contextualSpacing/>
        <w:rPr>
          <w:ins w:id="1462" w:author="Mike Schenk" w:date="2011-01-19T01:15:00Z"/>
          <w:rStyle w:val="Strong"/>
        </w:rPr>
      </w:pPr>
      <w:ins w:id="1463" w:author="Mike Schenk" w:date="2011-01-19T01:15:00Z">
        <w:r w:rsidRPr="00367E32">
          <w:rPr>
            <w:rStyle w:val="Strong"/>
          </w:rPr>
          <w:t>Design constraints of this feature</w:t>
        </w:r>
      </w:ins>
    </w:p>
    <w:p w:rsidR="00DD75DA" w:rsidRDefault="00DD75DA" w:rsidP="00DD75DA">
      <w:pPr>
        <w:rPr>
          <w:ins w:id="1464" w:author="Mike Schenk" w:date="2011-01-19T01:15:00Z"/>
          <w:rFonts w:eastAsia="Arial"/>
        </w:rPr>
      </w:pPr>
      <w:ins w:id="1465" w:author="Mike Schenk" w:date="2011-01-19T01:15:00Z">
        <w:r>
          <w:rPr>
            <w:rFonts w:eastAsia="Arial"/>
          </w:rPr>
          <w:t>The log in occurs via a touchscreen interface.</w:t>
        </w:r>
      </w:ins>
    </w:p>
    <w:p w:rsidR="00DD75DA" w:rsidRDefault="00DD75DA" w:rsidP="00DD75DA">
      <w:pPr>
        <w:rPr>
          <w:ins w:id="1466" w:author="Mike Schenk" w:date="2011-01-19T01:15:00Z"/>
          <w:rFonts w:eastAsia="Arial"/>
        </w:rPr>
      </w:pPr>
      <w:ins w:id="1467" w:author="Mike Schenk" w:date="2011-01-19T01:15:00Z">
        <w:r>
          <w:rPr>
            <w:rFonts w:eastAsia="Arial"/>
          </w:rPr>
          <w:t>Users will be logging in and out very frequently.</w:t>
        </w:r>
      </w:ins>
    </w:p>
    <w:p w:rsidR="00DD75DA" w:rsidRDefault="00DD75DA" w:rsidP="00DD75DA">
      <w:pPr>
        <w:rPr>
          <w:ins w:id="1468" w:author="Mike Schenk" w:date="2011-01-19T01:15:00Z"/>
          <w:rFonts w:eastAsia="Arial"/>
        </w:rPr>
      </w:pPr>
      <w:ins w:id="1469" w:author="Mike Schenk" w:date="2011-01-19T01:15:00Z">
        <w:r>
          <w:rPr>
            <w:rFonts w:eastAsia="Arial"/>
          </w:rPr>
          <w:t>A single PIN is more efficient to enter, but does not have the advantage of a username/password combination that allows the password to be changed while still identifying the user by their username. The PIN must be constructed so that it can be changed when necessary but still identifies a user.</w:t>
        </w:r>
      </w:ins>
    </w:p>
    <w:p w:rsidR="00DD75DA" w:rsidRDefault="00DD75DA" w:rsidP="00DD75DA">
      <w:pPr>
        <w:rPr>
          <w:ins w:id="1470" w:author="Mike Schenk" w:date="2011-01-19T01:15:00Z"/>
          <w:rFonts w:eastAsia="Arial"/>
        </w:rPr>
      </w:pPr>
    </w:p>
    <w:p w:rsidR="00DD75DA" w:rsidRPr="00367E32" w:rsidRDefault="00DD75DA" w:rsidP="00DD75DA">
      <w:pPr>
        <w:pStyle w:val="ListStyle"/>
        <w:contextualSpacing/>
        <w:rPr>
          <w:ins w:id="1471" w:author="Mike Schenk" w:date="2011-01-19T01:15:00Z"/>
          <w:rStyle w:val="Strong"/>
        </w:rPr>
      </w:pPr>
      <w:ins w:id="1472" w:author="Mike Schenk" w:date="2011-01-19T01:15:00Z">
        <w:r w:rsidRPr="00367E32">
          <w:rPr>
            <w:rStyle w:val="Strong"/>
          </w:rPr>
          <w:t>Performance requirements of this feature</w:t>
        </w:r>
      </w:ins>
    </w:p>
    <w:p w:rsidR="00DD75DA" w:rsidRDefault="00DD75DA" w:rsidP="00DD75DA">
      <w:pPr>
        <w:rPr>
          <w:ins w:id="1473" w:author="Mike Schenk" w:date="2011-01-19T01:15:00Z"/>
          <w:rFonts w:eastAsia="Arial"/>
        </w:rPr>
      </w:pPr>
      <w:ins w:id="1474" w:author="Mike Schenk" w:date="2011-01-19T01:15:00Z">
        <w:r>
          <w:rPr>
            <w:rFonts w:eastAsia="Arial"/>
          </w:rPr>
          <w:t>A successful login must take no longer than 2 seconds on average including the user entering their PIN.</w:t>
        </w:r>
      </w:ins>
    </w:p>
    <w:p w:rsidR="00DD75DA" w:rsidRDefault="00DD75DA" w:rsidP="00DD75DA">
      <w:pPr>
        <w:pStyle w:val="Heading3"/>
        <w:rPr>
          <w:ins w:id="1475" w:author="Mike Schenk" w:date="2011-01-19T01:15:00Z"/>
        </w:rPr>
      </w:pPr>
      <w:bookmarkStart w:id="1476" w:name="_Toc283163449"/>
      <w:ins w:id="1477" w:author="Mike Schenk" w:date="2011-01-19T01:15:00Z">
        <w:r>
          <w:t>Log Out – BBQRMS-23</w:t>
        </w:r>
        <w:bookmarkEnd w:id="1476"/>
      </w:ins>
    </w:p>
    <w:tbl>
      <w:tblPr>
        <w:tblW w:w="0" w:type="auto"/>
        <w:tblLook w:val="0000"/>
      </w:tblPr>
      <w:tblGrid>
        <w:gridCol w:w="4680"/>
        <w:gridCol w:w="4680"/>
      </w:tblGrid>
      <w:tr w:rsidR="00DD75DA" w:rsidTr="0021608C">
        <w:trPr>
          <w:ins w:id="1478"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21608C">
            <w:pPr>
              <w:pStyle w:val="ListStyle"/>
              <w:contextualSpacing/>
              <w:rPr>
                <w:ins w:id="1479" w:author="Mike Schenk" w:date="2011-01-19T01:15:00Z"/>
                <w:rStyle w:val="Strong"/>
              </w:rPr>
            </w:pPr>
            <w:ins w:id="1480" w:author="Mike Schenk" w:date="2011-01-19T01:15:00Z">
              <w:r w:rsidRPr="00367E32">
                <w:rPr>
                  <w:rStyle w:val="Strong"/>
                </w:rPr>
                <w:t>Related use cases:</w:t>
              </w:r>
            </w:ins>
          </w:p>
          <w:p w:rsidR="00DD75DA" w:rsidRDefault="00DD75DA" w:rsidP="0021608C">
            <w:pPr>
              <w:rPr>
                <w:ins w:id="1481" w:author="Mike Schenk" w:date="2011-01-19T01:15:00Z"/>
                <w:rFonts w:eastAsia="Arial"/>
                <w:bCs/>
              </w:rPr>
            </w:pPr>
            <w:ins w:id="1482" w:author="Mike Schenk" w:date="2011-01-19T01:15:00Z">
              <w:r>
                <w:rPr>
                  <w:rFonts w:eastAsia="Arial"/>
                  <w:bCs/>
                </w:rPr>
                <w:t>Log In</w:t>
              </w:r>
            </w:ins>
          </w:p>
          <w:p w:rsidR="00DD75DA" w:rsidRPr="00574A49" w:rsidRDefault="00DD75DA" w:rsidP="0021608C">
            <w:pPr>
              <w:rPr>
                <w:ins w:id="1483" w:author="Mike Schenk" w:date="2011-01-19T01:15:00Z"/>
                <w:rFonts w:eastAsia="Arial"/>
                <w:bCs/>
              </w:rPr>
            </w:pPr>
            <w:ins w:id="1484" w:author="Mike Schenk" w:date="2011-01-19T01:15:00Z">
              <w:r>
                <w:rPr>
                  <w:rFonts w:eastAsia="Arial"/>
                  <w:bCs/>
                </w:rPr>
                <w:t>Clock in and out</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485" w:author="Mike Schenk" w:date="2011-01-19T01:15:00Z"/>
                <w:rStyle w:val="Strong"/>
              </w:rPr>
            </w:pPr>
            <w:ins w:id="1486" w:author="Mike Schenk" w:date="2011-01-19T01:15:00Z">
              <w:r w:rsidRPr="00367E32">
                <w:rPr>
                  <w:rStyle w:val="Strong"/>
                </w:rPr>
                <w:t>Actors:</w:t>
              </w:r>
            </w:ins>
          </w:p>
          <w:p w:rsidR="00DD75DA" w:rsidRDefault="00DD75DA" w:rsidP="0021608C">
            <w:pPr>
              <w:rPr>
                <w:ins w:id="1487" w:author="Mike Schenk" w:date="2011-01-19T01:15:00Z"/>
                <w:rFonts w:eastAsia="Arial"/>
              </w:rPr>
            </w:pPr>
            <w:ins w:id="1488" w:author="Mike Schenk" w:date="2011-01-19T01:15:00Z">
              <w:r>
                <w:rPr>
                  <w:rFonts w:eastAsia="Arial"/>
                </w:rPr>
                <w:t>All users</w:t>
              </w:r>
            </w:ins>
          </w:p>
        </w:tc>
      </w:tr>
    </w:tbl>
    <w:p w:rsidR="00DD75DA" w:rsidRDefault="00DD75DA" w:rsidP="00DD75DA">
      <w:pPr>
        <w:pStyle w:val="ListStyle"/>
        <w:contextualSpacing/>
        <w:rPr>
          <w:ins w:id="1489" w:author="Mike Schenk" w:date="2011-01-19T01:15:00Z"/>
        </w:rPr>
      </w:pPr>
    </w:p>
    <w:p w:rsidR="00DD75DA" w:rsidRPr="00367E32" w:rsidRDefault="00DD75DA" w:rsidP="00DD75DA">
      <w:pPr>
        <w:pStyle w:val="ListStyle"/>
        <w:contextualSpacing/>
        <w:rPr>
          <w:ins w:id="1490" w:author="Mike Schenk" w:date="2011-01-19T01:15:00Z"/>
          <w:rStyle w:val="Strong"/>
        </w:rPr>
      </w:pPr>
      <w:ins w:id="1491" w:author="Mike Schenk" w:date="2011-01-19T01:15:00Z">
        <w:r w:rsidRPr="00367E32">
          <w:rPr>
            <w:rStyle w:val="Strong"/>
          </w:rPr>
          <w:t>Summary:</w:t>
        </w:r>
      </w:ins>
    </w:p>
    <w:p w:rsidR="00DD75DA" w:rsidRDefault="00DD75DA" w:rsidP="00DD75DA">
      <w:pPr>
        <w:rPr>
          <w:ins w:id="1492" w:author="Mike Schenk" w:date="2011-01-19T01:15:00Z"/>
          <w:rFonts w:eastAsia="Arial"/>
        </w:rPr>
      </w:pPr>
      <w:ins w:id="1493" w:author="Mike Schenk" w:date="2011-01-19T01:15:00Z">
        <w:r>
          <w:rPr>
            <w:rFonts w:eastAsia="Arial"/>
          </w:rPr>
          <w:t>Logged in users can quickly log out to prevent unauthorized use of the system when they step away from the terminal.</w:t>
        </w:r>
      </w:ins>
    </w:p>
    <w:p w:rsidR="00DD75DA" w:rsidRPr="00367E32" w:rsidRDefault="00DD75DA" w:rsidP="00DD75DA">
      <w:pPr>
        <w:pStyle w:val="ListStyle"/>
        <w:contextualSpacing/>
        <w:rPr>
          <w:ins w:id="1494" w:author="Mike Schenk" w:date="2011-01-19T01:15:00Z"/>
          <w:rStyle w:val="Strong"/>
        </w:rPr>
      </w:pPr>
    </w:p>
    <w:p w:rsidR="00DD75DA" w:rsidRPr="00367E32" w:rsidRDefault="00DD75DA" w:rsidP="00DD75DA">
      <w:pPr>
        <w:pStyle w:val="ListStyle"/>
        <w:contextualSpacing/>
        <w:rPr>
          <w:ins w:id="1495" w:author="Mike Schenk" w:date="2011-01-19T01:15:00Z"/>
          <w:rStyle w:val="Strong"/>
        </w:rPr>
      </w:pPr>
      <w:ins w:id="1496" w:author="Mike Schenk" w:date="2011-01-19T01:15:00Z">
        <w:r w:rsidRPr="00367E32">
          <w:rPr>
            <w:rStyle w:val="Strong"/>
          </w:rPr>
          <w:t>Preconditions:</w:t>
        </w:r>
      </w:ins>
    </w:p>
    <w:p w:rsidR="00DD75DA" w:rsidRDefault="00DD75DA" w:rsidP="00DD75DA">
      <w:pPr>
        <w:rPr>
          <w:ins w:id="1497" w:author="Mike Schenk" w:date="2011-01-19T01:15:00Z"/>
          <w:rFonts w:eastAsia="Arial"/>
        </w:rPr>
      </w:pPr>
      <w:ins w:id="1498" w:author="Mike Schenk" w:date="2011-01-19T01:15:00Z">
        <w:r>
          <w:rPr>
            <w:rFonts w:eastAsia="Arial"/>
          </w:rPr>
          <w:t>None.</w:t>
        </w:r>
      </w:ins>
    </w:p>
    <w:p w:rsidR="00DD75DA" w:rsidRDefault="00DD75DA" w:rsidP="00DD75DA">
      <w:pPr>
        <w:rPr>
          <w:ins w:id="1499" w:author="Mike Schenk" w:date="2011-01-19T01:15:00Z"/>
          <w:rFonts w:eastAsia="Arial"/>
        </w:rPr>
      </w:pPr>
    </w:p>
    <w:p w:rsidR="00DD75DA" w:rsidRPr="00367E32" w:rsidRDefault="00DD75DA" w:rsidP="00DD75DA">
      <w:pPr>
        <w:pStyle w:val="ListStyle"/>
        <w:contextualSpacing/>
        <w:rPr>
          <w:ins w:id="1500" w:author="Mike Schenk" w:date="2011-01-19T01:15:00Z"/>
          <w:rStyle w:val="Strong"/>
        </w:rPr>
      </w:pPr>
      <w:ins w:id="1501" w:author="Mike Schenk" w:date="2011-01-19T01:15:00Z">
        <w:r w:rsidRPr="00367E32">
          <w:rPr>
            <w:rStyle w:val="Strong"/>
          </w:rPr>
          <w:t>Input/Output sequence for this feature</w:t>
        </w:r>
      </w:ins>
    </w:p>
    <w:p w:rsidR="00DD75DA" w:rsidRDefault="00DD75DA" w:rsidP="00DD75DA">
      <w:pPr>
        <w:rPr>
          <w:ins w:id="1502" w:author="Mike Schenk" w:date="2011-01-19T01:15:00Z"/>
          <w:rFonts w:eastAsia="Arial"/>
        </w:rPr>
      </w:pPr>
      <w:ins w:id="1503" w:author="Mike Schenk" w:date="2011-01-19T01:15:00Z">
        <w:r>
          <w:rPr>
            <w:rFonts w:eastAsia="Arial"/>
          </w:rPr>
          <w:t>User taps an on-screen logout button.</w:t>
        </w:r>
      </w:ins>
    </w:p>
    <w:p w:rsidR="00DD75DA" w:rsidRDefault="00DD75DA" w:rsidP="00DD75DA">
      <w:pPr>
        <w:rPr>
          <w:ins w:id="1504" w:author="Mike Schenk" w:date="2011-01-19T01:15:00Z"/>
          <w:rFonts w:eastAsia="Arial"/>
        </w:rPr>
      </w:pPr>
      <w:ins w:id="1505" w:author="Mike Schenk" w:date="2011-01-19T01:15:00Z">
        <w:r>
          <w:rPr>
            <w:rFonts w:eastAsia="Arial"/>
          </w:rPr>
          <w:t>The screen is changed to the login screen and the user is logged out.</w:t>
        </w:r>
      </w:ins>
    </w:p>
    <w:p w:rsidR="00DD75DA" w:rsidRDefault="00DD75DA" w:rsidP="00DD75DA">
      <w:pPr>
        <w:pStyle w:val="ListStyle"/>
        <w:contextualSpacing/>
        <w:rPr>
          <w:ins w:id="1506" w:author="Mike Schenk" w:date="2011-01-19T01:15:00Z"/>
          <w:rStyle w:val="Strong"/>
        </w:rPr>
      </w:pPr>
    </w:p>
    <w:p w:rsidR="00DD75DA" w:rsidRPr="00367E32" w:rsidRDefault="00DD75DA" w:rsidP="00DD75DA">
      <w:pPr>
        <w:pStyle w:val="ListStyle"/>
        <w:contextualSpacing/>
        <w:rPr>
          <w:ins w:id="1507" w:author="Mike Schenk" w:date="2011-01-19T01:15:00Z"/>
          <w:rStyle w:val="Strong"/>
        </w:rPr>
      </w:pPr>
      <w:ins w:id="1508" w:author="Mike Schenk" w:date="2011-01-19T01:15:00Z">
        <w:r w:rsidRPr="00367E32">
          <w:rPr>
            <w:rStyle w:val="Strong"/>
          </w:rPr>
          <w:t>Postconditions</w:t>
        </w:r>
      </w:ins>
    </w:p>
    <w:p w:rsidR="00DD75DA" w:rsidRDefault="00DD75DA" w:rsidP="00DD75DA">
      <w:pPr>
        <w:rPr>
          <w:ins w:id="1509" w:author="Mike Schenk" w:date="2011-01-19T01:15:00Z"/>
          <w:rFonts w:eastAsia="Arial"/>
        </w:rPr>
      </w:pPr>
      <w:ins w:id="1510" w:author="Mike Schenk" w:date="2011-01-19T01:15:00Z">
        <w:r>
          <w:rPr>
            <w:rFonts w:eastAsia="Arial"/>
          </w:rPr>
          <w:t>The system’s features are inaccessible until the next login.</w:t>
        </w:r>
      </w:ins>
    </w:p>
    <w:p w:rsidR="00DD75DA" w:rsidRDefault="00DD75DA" w:rsidP="00DD75DA">
      <w:pPr>
        <w:rPr>
          <w:ins w:id="1511" w:author="Mike Schenk" w:date="2011-01-19T01:15:00Z"/>
          <w:rFonts w:eastAsia="Arial"/>
        </w:rPr>
      </w:pPr>
    </w:p>
    <w:p w:rsidR="00DD75DA" w:rsidRPr="00367E32" w:rsidRDefault="00DD75DA" w:rsidP="00DD75DA">
      <w:pPr>
        <w:pStyle w:val="ListStyle"/>
        <w:contextualSpacing/>
        <w:rPr>
          <w:ins w:id="1512" w:author="Mike Schenk" w:date="2011-01-19T01:15:00Z"/>
          <w:rStyle w:val="Strong"/>
        </w:rPr>
      </w:pPr>
      <w:ins w:id="1513" w:author="Mike Schenk" w:date="2011-01-19T01:15:00Z">
        <w:r w:rsidRPr="00367E32">
          <w:rPr>
            <w:rStyle w:val="Strong"/>
          </w:rPr>
          <w:t>Design constraints of this feature</w:t>
        </w:r>
      </w:ins>
    </w:p>
    <w:p w:rsidR="00DD75DA" w:rsidRDefault="00DD75DA" w:rsidP="00DD75DA">
      <w:pPr>
        <w:rPr>
          <w:ins w:id="1514" w:author="Mike Schenk" w:date="2011-01-19T01:15:00Z"/>
          <w:rFonts w:eastAsia="Arial"/>
        </w:rPr>
      </w:pPr>
      <w:ins w:id="1515" w:author="Mike Schenk" w:date="2011-01-19T01:15:00Z">
        <w:r>
          <w:rPr>
            <w:rFonts w:eastAsia="Arial"/>
          </w:rPr>
          <w:t>This occurs via a touch screen interface.</w:t>
        </w:r>
      </w:ins>
    </w:p>
    <w:p w:rsidR="00DD75DA" w:rsidRDefault="00DD75DA" w:rsidP="00DD75DA">
      <w:pPr>
        <w:rPr>
          <w:ins w:id="1516" w:author="Mike Schenk" w:date="2011-01-19T01:15:00Z"/>
          <w:rFonts w:eastAsia="Arial"/>
        </w:rPr>
      </w:pPr>
      <w:ins w:id="1517" w:author="Mike Schenk" w:date="2011-01-19T01:15:00Z">
        <w:r>
          <w:rPr>
            <w:rFonts w:eastAsia="Arial"/>
          </w:rPr>
          <w:t>Users will be logging in and out very frequently.</w:t>
        </w:r>
      </w:ins>
    </w:p>
    <w:p w:rsidR="00DD75DA" w:rsidRDefault="00DD75DA" w:rsidP="00DD75DA">
      <w:pPr>
        <w:rPr>
          <w:ins w:id="1518" w:author="Mike Schenk" w:date="2011-01-19T01:15:00Z"/>
          <w:rFonts w:eastAsia="Arial"/>
        </w:rPr>
      </w:pPr>
      <w:ins w:id="1519" w:author="Mike Schenk" w:date="2011-01-19T01:15:00Z">
        <w:r>
          <w:rPr>
            <w:rFonts w:eastAsia="Arial"/>
          </w:rPr>
          <w:t>When the system is in a state with incompleted work, logout should not be possible until that is cancelled.</w:t>
        </w:r>
      </w:ins>
    </w:p>
    <w:p w:rsidR="00DD75DA" w:rsidRDefault="00DD75DA" w:rsidP="00DD75DA">
      <w:pPr>
        <w:rPr>
          <w:ins w:id="1520" w:author="Mike Schenk" w:date="2011-01-19T01:15:00Z"/>
          <w:rFonts w:eastAsia="Arial"/>
        </w:rPr>
      </w:pPr>
    </w:p>
    <w:p w:rsidR="00DD75DA" w:rsidRPr="00367E32" w:rsidRDefault="00DD75DA" w:rsidP="00DD75DA">
      <w:pPr>
        <w:pStyle w:val="ListStyle"/>
        <w:contextualSpacing/>
        <w:rPr>
          <w:ins w:id="1521" w:author="Mike Schenk" w:date="2011-01-19T01:15:00Z"/>
          <w:rStyle w:val="Strong"/>
        </w:rPr>
      </w:pPr>
      <w:ins w:id="1522" w:author="Mike Schenk" w:date="2011-01-19T01:15:00Z">
        <w:r w:rsidRPr="00367E32">
          <w:rPr>
            <w:rStyle w:val="Strong"/>
          </w:rPr>
          <w:t>Performance requirements of this feature</w:t>
        </w:r>
      </w:ins>
    </w:p>
    <w:p w:rsidR="00DD75DA" w:rsidRPr="00574A49" w:rsidRDefault="00DD75DA" w:rsidP="00DD75DA">
      <w:pPr>
        <w:rPr>
          <w:ins w:id="1523" w:author="Mike Schenk" w:date="2011-01-19T01:15:00Z"/>
          <w:rFonts w:eastAsia="Arial"/>
        </w:rPr>
      </w:pPr>
      <w:ins w:id="1524" w:author="Mike Schenk" w:date="2011-01-19T01:15:00Z">
        <w:r>
          <w:rPr>
            <w:rFonts w:eastAsia="Arial"/>
          </w:rPr>
          <w:t>A logout must take no longer than 1 second on average.</w:t>
        </w:r>
      </w:ins>
    </w:p>
    <w:p w:rsidR="00DD75DA" w:rsidRDefault="00DD75DA" w:rsidP="00DD75DA">
      <w:pPr>
        <w:pStyle w:val="Heading3"/>
        <w:rPr>
          <w:ins w:id="1525" w:author="Mike Schenk" w:date="2011-01-19T01:15:00Z"/>
        </w:rPr>
      </w:pPr>
      <w:bookmarkStart w:id="1526" w:name="_Toc283163450"/>
      <w:ins w:id="1527" w:author="Mike Schenk" w:date="2011-01-19T01:15:00Z">
        <w:r w:rsidRPr="00D620CA">
          <w:t>Clock in and out</w:t>
        </w:r>
        <w:r>
          <w:t xml:space="preserve"> – BBQRMS-30</w:t>
        </w:r>
        <w:bookmarkEnd w:id="1526"/>
      </w:ins>
    </w:p>
    <w:tbl>
      <w:tblPr>
        <w:tblW w:w="0" w:type="auto"/>
        <w:tblLook w:val="0000"/>
      </w:tblPr>
      <w:tblGrid>
        <w:gridCol w:w="4680"/>
        <w:gridCol w:w="4680"/>
      </w:tblGrid>
      <w:tr w:rsidR="00DD75DA" w:rsidTr="0021608C">
        <w:trPr>
          <w:ins w:id="1528"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21608C">
            <w:pPr>
              <w:pStyle w:val="ListStyle"/>
              <w:contextualSpacing/>
              <w:rPr>
                <w:ins w:id="1529" w:author="Mike Schenk" w:date="2011-01-19T01:15:00Z"/>
                <w:rStyle w:val="Strong"/>
              </w:rPr>
            </w:pPr>
            <w:ins w:id="1530" w:author="Mike Schenk" w:date="2011-01-19T01:15:00Z">
              <w:r w:rsidRPr="00367E32">
                <w:rPr>
                  <w:rStyle w:val="Strong"/>
                </w:rPr>
                <w:t>Related use cases:</w:t>
              </w:r>
            </w:ins>
          </w:p>
          <w:p w:rsidR="00DD75DA" w:rsidRDefault="00DD75DA" w:rsidP="0021608C">
            <w:pPr>
              <w:rPr>
                <w:ins w:id="1531" w:author="Mike Schenk" w:date="2011-01-19T01:15:00Z"/>
                <w:rFonts w:eastAsia="Arial"/>
                <w:bCs/>
              </w:rPr>
            </w:pPr>
            <w:ins w:id="1532" w:author="Mike Schenk" w:date="2011-01-19T01:15:00Z">
              <w:r>
                <w:rPr>
                  <w:rFonts w:eastAsia="Arial"/>
                  <w:bCs/>
                </w:rPr>
                <w:t>Employee management</w:t>
              </w:r>
            </w:ins>
          </w:p>
          <w:p w:rsidR="00DD75DA" w:rsidRDefault="00DD75DA" w:rsidP="0021608C">
            <w:pPr>
              <w:rPr>
                <w:ins w:id="1533" w:author="Mike Schenk" w:date="2011-01-19T01:15:00Z"/>
                <w:rFonts w:eastAsia="Arial"/>
                <w:bCs/>
              </w:rPr>
            </w:pPr>
            <w:ins w:id="1534" w:author="Mike Schenk" w:date="2011-01-19T01:15:00Z">
              <w:r>
                <w:rPr>
                  <w:rFonts w:eastAsia="Arial"/>
                  <w:bCs/>
                </w:rPr>
                <w:t>Log In</w:t>
              </w:r>
            </w:ins>
          </w:p>
          <w:p w:rsidR="00DD75DA" w:rsidRPr="00574A49" w:rsidRDefault="00DD75DA" w:rsidP="0021608C">
            <w:pPr>
              <w:rPr>
                <w:ins w:id="1535" w:author="Mike Schenk" w:date="2011-01-19T01:15:00Z"/>
                <w:rFonts w:eastAsia="Arial"/>
                <w:bCs/>
              </w:rPr>
            </w:pPr>
            <w:ins w:id="1536" w:author="Mike Schenk" w:date="2011-01-19T01:15:00Z">
              <w:r>
                <w:rPr>
                  <w:rFonts w:eastAsia="Arial"/>
                  <w:bCs/>
                </w:rPr>
                <w:t>Log Out</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537" w:author="Mike Schenk" w:date="2011-01-19T01:15:00Z"/>
                <w:rStyle w:val="Strong"/>
              </w:rPr>
            </w:pPr>
            <w:ins w:id="1538" w:author="Mike Schenk" w:date="2011-01-19T01:15:00Z">
              <w:r w:rsidRPr="00367E32">
                <w:rPr>
                  <w:rStyle w:val="Strong"/>
                </w:rPr>
                <w:t>Actors:</w:t>
              </w:r>
            </w:ins>
          </w:p>
          <w:p w:rsidR="00DD75DA" w:rsidRDefault="00DD75DA" w:rsidP="0021608C">
            <w:pPr>
              <w:rPr>
                <w:ins w:id="1539" w:author="Mike Schenk" w:date="2011-01-19T01:15:00Z"/>
                <w:rFonts w:eastAsia="Arial"/>
              </w:rPr>
            </w:pPr>
            <w:ins w:id="1540" w:author="Mike Schenk" w:date="2011-01-19T01:15:00Z">
              <w:r>
                <w:rPr>
                  <w:rFonts w:eastAsia="Arial"/>
                </w:rPr>
                <w:t>All users</w:t>
              </w:r>
            </w:ins>
          </w:p>
        </w:tc>
      </w:tr>
    </w:tbl>
    <w:p w:rsidR="00DD75DA" w:rsidRDefault="00DD75DA" w:rsidP="00DD75DA">
      <w:pPr>
        <w:pStyle w:val="ListStyle"/>
        <w:contextualSpacing/>
        <w:rPr>
          <w:ins w:id="1541" w:author="Mike Schenk" w:date="2011-01-19T01:15:00Z"/>
        </w:rPr>
      </w:pPr>
    </w:p>
    <w:p w:rsidR="00DD75DA" w:rsidRPr="00367E32" w:rsidRDefault="00DD75DA" w:rsidP="00DD75DA">
      <w:pPr>
        <w:pStyle w:val="ListStyle"/>
        <w:contextualSpacing/>
        <w:rPr>
          <w:ins w:id="1542" w:author="Mike Schenk" w:date="2011-01-19T01:15:00Z"/>
          <w:rStyle w:val="Strong"/>
        </w:rPr>
      </w:pPr>
      <w:ins w:id="1543" w:author="Mike Schenk" w:date="2011-01-19T01:15:00Z">
        <w:r w:rsidRPr="00367E32">
          <w:rPr>
            <w:rStyle w:val="Strong"/>
          </w:rPr>
          <w:t>Summary:</w:t>
        </w:r>
      </w:ins>
    </w:p>
    <w:p w:rsidR="00DD75DA" w:rsidRDefault="00DD75DA" w:rsidP="00DD75DA">
      <w:pPr>
        <w:rPr>
          <w:ins w:id="1544" w:author="Mike Schenk" w:date="2011-01-19T01:15:00Z"/>
          <w:rFonts w:eastAsia="Arial"/>
        </w:rPr>
      </w:pPr>
      <w:ins w:id="1545" w:author="Mike Schenk" w:date="2011-01-19T01:15:00Z">
        <w:r>
          <w:rPr>
            <w:rFonts w:eastAsia="Arial"/>
          </w:rPr>
          <w:t>The system shall track hours worked by hourly wage employees. Employees will ‘clock in’ when they begin their shift by simply logging in to the system. They will ‘clock out’ during breaks and at the end of their shift by specifically doing so.</w:t>
        </w:r>
      </w:ins>
    </w:p>
    <w:p w:rsidR="00DD75DA" w:rsidRPr="00367E32" w:rsidRDefault="00DD75DA" w:rsidP="00DD75DA">
      <w:pPr>
        <w:pStyle w:val="ListStyle"/>
        <w:contextualSpacing/>
        <w:rPr>
          <w:ins w:id="1546" w:author="Mike Schenk" w:date="2011-01-19T01:15:00Z"/>
          <w:rStyle w:val="Strong"/>
        </w:rPr>
      </w:pPr>
    </w:p>
    <w:p w:rsidR="00DD75DA" w:rsidRPr="00367E32" w:rsidRDefault="00DD75DA" w:rsidP="00DD75DA">
      <w:pPr>
        <w:pStyle w:val="ListStyle"/>
        <w:contextualSpacing/>
        <w:rPr>
          <w:ins w:id="1547" w:author="Mike Schenk" w:date="2011-01-19T01:15:00Z"/>
          <w:rStyle w:val="Strong"/>
        </w:rPr>
      </w:pPr>
      <w:ins w:id="1548" w:author="Mike Schenk" w:date="2011-01-19T01:15:00Z">
        <w:r w:rsidRPr="00367E32">
          <w:rPr>
            <w:rStyle w:val="Strong"/>
          </w:rPr>
          <w:t>Preconditions:</w:t>
        </w:r>
      </w:ins>
    </w:p>
    <w:p w:rsidR="00DD75DA" w:rsidRDefault="00DD75DA" w:rsidP="00DD75DA">
      <w:pPr>
        <w:rPr>
          <w:ins w:id="1549" w:author="Mike Schenk" w:date="2011-01-19T01:15:00Z"/>
          <w:rFonts w:eastAsia="Arial"/>
        </w:rPr>
      </w:pPr>
      <w:ins w:id="1550" w:author="Mike Schenk" w:date="2011-01-19T01:15:00Z">
        <w:r>
          <w:rPr>
            <w:rFonts w:eastAsia="Arial"/>
          </w:rPr>
          <w:t>Hourly-wage employees have been configured as users who can log in.</w:t>
        </w:r>
      </w:ins>
    </w:p>
    <w:p w:rsidR="00DD75DA" w:rsidRDefault="00DD75DA" w:rsidP="00DD75DA">
      <w:pPr>
        <w:rPr>
          <w:ins w:id="1551" w:author="Mike Schenk" w:date="2011-01-19T01:15:00Z"/>
          <w:rFonts w:eastAsia="Arial"/>
        </w:rPr>
      </w:pPr>
    </w:p>
    <w:p w:rsidR="00DD75DA" w:rsidRPr="00367E32" w:rsidRDefault="00DD75DA" w:rsidP="00DD75DA">
      <w:pPr>
        <w:pStyle w:val="ListStyle"/>
        <w:contextualSpacing/>
        <w:rPr>
          <w:ins w:id="1552" w:author="Mike Schenk" w:date="2011-01-19T01:15:00Z"/>
          <w:rStyle w:val="Strong"/>
        </w:rPr>
      </w:pPr>
      <w:ins w:id="1553" w:author="Mike Schenk" w:date="2011-01-19T01:15:00Z">
        <w:r w:rsidRPr="00367E32">
          <w:rPr>
            <w:rStyle w:val="Strong"/>
          </w:rPr>
          <w:t>Input/Output sequence for this feature</w:t>
        </w:r>
      </w:ins>
    </w:p>
    <w:p w:rsidR="00DD75DA" w:rsidRDefault="00DD75DA" w:rsidP="00DD75DA">
      <w:pPr>
        <w:rPr>
          <w:ins w:id="1554" w:author="Mike Schenk" w:date="2011-01-19T01:15:00Z"/>
          <w:rFonts w:eastAsia="Arial"/>
        </w:rPr>
      </w:pPr>
      <w:ins w:id="1555" w:author="Mike Schenk" w:date="2011-01-19T01:15:00Z">
        <w:r>
          <w:rPr>
            <w:rFonts w:eastAsia="Arial"/>
          </w:rPr>
          <w:t>The first time an hourly-wage user logs in, the system will record that they have ‘clocked in.’</w:t>
        </w:r>
      </w:ins>
    </w:p>
    <w:p w:rsidR="00DD75DA" w:rsidRDefault="00DD75DA" w:rsidP="00DD75DA">
      <w:pPr>
        <w:rPr>
          <w:ins w:id="1556" w:author="Mike Schenk" w:date="2011-01-19T01:15:00Z"/>
          <w:rFonts w:eastAsia="Arial"/>
        </w:rPr>
      </w:pPr>
      <w:ins w:id="1557" w:author="Mike Schenk" w:date="2011-01-19T01:15:00Z">
        <w:r>
          <w:rPr>
            <w:rFonts w:eastAsia="Arial"/>
          </w:rPr>
          <w:t>When they log out normally, they will remain ‘on the clock.’</w:t>
        </w:r>
      </w:ins>
    </w:p>
    <w:p w:rsidR="00DD75DA" w:rsidRDefault="00DD75DA" w:rsidP="00DD75DA">
      <w:pPr>
        <w:rPr>
          <w:ins w:id="1558" w:author="Mike Schenk" w:date="2011-01-19T01:15:00Z"/>
          <w:rFonts w:eastAsia="Arial"/>
        </w:rPr>
      </w:pPr>
      <w:ins w:id="1559" w:author="Mike Schenk" w:date="2011-01-19T01:15:00Z">
        <w:r>
          <w:rPr>
            <w:rFonts w:eastAsia="Arial"/>
          </w:rPr>
          <w:t>To clock out, the user taps an on-screen ‘clock out’ button which also logs them out.</w:t>
        </w:r>
      </w:ins>
    </w:p>
    <w:p w:rsidR="00DD75DA" w:rsidRDefault="00DD75DA" w:rsidP="00DD75DA">
      <w:pPr>
        <w:pStyle w:val="ListStyle"/>
        <w:contextualSpacing/>
        <w:rPr>
          <w:ins w:id="1560" w:author="Mike Schenk" w:date="2011-01-19T01:15:00Z"/>
          <w:rStyle w:val="Strong"/>
        </w:rPr>
      </w:pPr>
    </w:p>
    <w:p w:rsidR="00DD75DA" w:rsidRPr="00367E32" w:rsidRDefault="00DD75DA" w:rsidP="00DD75DA">
      <w:pPr>
        <w:pStyle w:val="ListStyle"/>
        <w:contextualSpacing/>
        <w:rPr>
          <w:ins w:id="1561" w:author="Mike Schenk" w:date="2011-01-19T01:15:00Z"/>
          <w:rStyle w:val="Strong"/>
        </w:rPr>
      </w:pPr>
      <w:ins w:id="1562" w:author="Mike Schenk" w:date="2011-01-19T01:15:00Z">
        <w:r w:rsidRPr="00367E32">
          <w:rPr>
            <w:rStyle w:val="Strong"/>
          </w:rPr>
          <w:t>Postconditions</w:t>
        </w:r>
      </w:ins>
    </w:p>
    <w:p w:rsidR="00DD75DA" w:rsidRDefault="00DD75DA" w:rsidP="00DD75DA">
      <w:pPr>
        <w:rPr>
          <w:ins w:id="1563" w:author="Mike Schenk" w:date="2011-01-19T01:15:00Z"/>
          <w:rFonts w:eastAsia="Arial"/>
        </w:rPr>
      </w:pPr>
      <w:ins w:id="1564" w:author="Mike Schenk" w:date="2011-01-19T01:15:00Z">
        <w:r>
          <w:rPr>
            <w:rFonts w:eastAsia="Arial"/>
          </w:rPr>
          <w:t>The user is no longer logged in.</w:t>
        </w:r>
      </w:ins>
    </w:p>
    <w:p w:rsidR="00DD75DA" w:rsidRDefault="00DD75DA" w:rsidP="00DD75DA">
      <w:pPr>
        <w:rPr>
          <w:ins w:id="1565" w:author="Mike Schenk" w:date="2011-01-19T01:15:00Z"/>
          <w:rFonts w:eastAsia="Arial"/>
        </w:rPr>
      </w:pPr>
      <w:ins w:id="1566" w:author="Mike Schenk" w:date="2011-01-19T01:15:00Z">
        <w:r>
          <w:rPr>
            <w:rFonts w:eastAsia="Arial"/>
          </w:rPr>
          <w:t>The system is no longer counting the users wages for reports and dashboards.</w:t>
        </w:r>
      </w:ins>
    </w:p>
    <w:p w:rsidR="00DD75DA" w:rsidRDefault="00DD75DA" w:rsidP="00DD75DA">
      <w:pPr>
        <w:rPr>
          <w:ins w:id="1567" w:author="Mike Schenk" w:date="2011-01-19T01:15:00Z"/>
          <w:rFonts w:eastAsia="Arial"/>
        </w:rPr>
      </w:pPr>
      <w:ins w:id="1568" w:author="Mike Schenk" w:date="2011-01-19T01:15:00Z">
        <w:r>
          <w:rPr>
            <w:rFonts w:eastAsia="Arial"/>
          </w:rPr>
          <w:t>The time the user was on the clock has been recorded for future reporting purposes.</w:t>
        </w:r>
      </w:ins>
    </w:p>
    <w:p w:rsidR="00DD75DA" w:rsidRDefault="00DD75DA" w:rsidP="00DD75DA">
      <w:pPr>
        <w:rPr>
          <w:ins w:id="1569" w:author="Mike Schenk" w:date="2011-01-19T01:15:00Z"/>
          <w:rFonts w:eastAsia="Arial"/>
        </w:rPr>
      </w:pPr>
    </w:p>
    <w:p w:rsidR="00DD75DA" w:rsidRPr="00367E32" w:rsidRDefault="00DD75DA" w:rsidP="00DD75DA">
      <w:pPr>
        <w:pStyle w:val="ListStyle"/>
        <w:contextualSpacing/>
        <w:rPr>
          <w:ins w:id="1570" w:author="Mike Schenk" w:date="2011-01-19T01:15:00Z"/>
          <w:rStyle w:val="Strong"/>
        </w:rPr>
      </w:pPr>
      <w:ins w:id="1571" w:author="Mike Schenk" w:date="2011-01-19T01:15:00Z">
        <w:r w:rsidRPr="00367E32">
          <w:rPr>
            <w:rStyle w:val="Strong"/>
          </w:rPr>
          <w:t>Design constraints of this feature</w:t>
        </w:r>
      </w:ins>
    </w:p>
    <w:p w:rsidR="00DD75DA" w:rsidRDefault="00DD75DA" w:rsidP="00DD75DA">
      <w:pPr>
        <w:rPr>
          <w:ins w:id="1572" w:author="Mike Schenk" w:date="2011-01-19T01:15:00Z"/>
          <w:rFonts w:eastAsia="Arial"/>
        </w:rPr>
      </w:pPr>
      <w:ins w:id="1573" w:author="Mike Schenk" w:date="2011-01-19T01:15:00Z">
        <w:r>
          <w:rPr>
            <w:rFonts w:eastAsia="Arial"/>
          </w:rPr>
          <w:t>This occurs via a touch screen interface.</w:t>
        </w:r>
      </w:ins>
    </w:p>
    <w:p w:rsidR="00DD75DA" w:rsidRDefault="00DD75DA" w:rsidP="00DD75DA">
      <w:pPr>
        <w:rPr>
          <w:ins w:id="1574" w:author="Mike Schenk" w:date="2011-01-19T01:15:00Z"/>
          <w:rFonts w:eastAsia="Arial"/>
        </w:rPr>
      </w:pPr>
      <w:ins w:id="1575" w:author="Mike Schenk" w:date="2011-01-19T01:15:00Z">
        <w:r>
          <w:rPr>
            <w:rFonts w:eastAsia="Arial"/>
          </w:rPr>
          <w:t>Users will often remain on the clock even while not logged in to the system.</w:t>
        </w:r>
      </w:ins>
    </w:p>
    <w:p w:rsidR="00DD75DA" w:rsidRDefault="00DD75DA" w:rsidP="00DD75DA">
      <w:pPr>
        <w:rPr>
          <w:ins w:id="1576" w:author="Mike Schenk" w:date="2011-01-19T01:15:00Z"/>
          <w:rFonts w:eastAsia="Arial"/>
        </w:rPr>
      </w:pPr>
    </w:p>
    <w:p w:rsidR="00DD75DA" w:rsidRPr="00367E32" w:rsidRDefault="00DD75DA" w:rsidP="00DD75DA">
      <w:pPr>
        <w:pStyle w:val="ListStyle"/>
        <w:contextualSpacing/>
        <w:rPr>
          <w:ins w:id="1577" w:author="Mike Schenk" w:date="2011-01-19T01:15:00Z"/>
          <w:rStyle w:val="Strong"/>
        </w:rPr>
      </w:pPr>
      <w:ins w:id="1578" w:author="Mike Schenk" w:date="2011-01-19T01:15:00Z">
        <w:r w:rsidRPr="00367E32">
          <w:rPr>
            <w:rStyle w:val="Strong"/>
          </w:rPr>
          <w:t>Performance requirements of this feature</w:t>
        </w:r>
      </w:ins>
    </w:p>
    <w:p w:rsidR="00DD75DA" w:rsidRPr="00574A49" w:rsidRDefault="00DD75DA" w:rsidP="00DD75DA">
      <w:pPr>
        <w:rPr>
          <w:ins w:id="1579" w:author="Mike Schenk" w:date="2011-01-19T01:15:00Z"/>
          <w:rFonts w:eastAsia="Arial"/>
        </w:rPr>
      </w:pPr>
      <w:ins w:id="1580" w:author="Mike Schenk" w:date="2011-01-19T01:15:00Z">
        <w:r>
          <w:rPr>
            <w:rFonts w:eastAsia="Arial"/>
          </w:rPr>
          <w:t>Clocking out must take no longer than 1 second on average.</w:t>
        </w:r>
      </w:ins>
    </w:p>
    <w:p w:rsidR="00DD75DA" w:rsidRDefault="00DD75DA" w:rsidP="00DD75DA">
      <w:pPr>
        <w:pStyle w:val="Heading3"/>
        <w:rPr>
          <w:ins w:id="1581" w:author="Mike Schenk" w:date="2011-01-19T01:15:00Z"/>
        </w:rPr>
      </w:pPr>
      <w:bookmarkStart w:id="1582" w:name="_Toc283163451"/>
      <w:ins w:id="1583" w:author="Mike Schenk" w:date="2011-01-19T01:15:00Z">
        <w:r>
          <w:t>Change own PIN – BBQRMS-25</w:t>
        </w:r>
        <w:bookmarkEnd w:id="1582"/>
      </w:ins>
    </w:p>
    <w:tbl>
      <w:tblPr>
        <w:tblW w:w="0" w:type="auto"/>
        <w:tblLook w:val="0000"/>
      </w:tblPr>
      <w:tblGrid>
        <w:gridCol w:w="4680"/>
        <w:gridCol w:w="4680"/>
      </w:tblGrid>
      <w:tr w:rsidR="00DD75DA" w:rsidTr="0021608C">
        <w:trPr>
          <w:ins w:id="1584"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21608C">
            <w:pPr>
              <w:pStyle w:val="ListStyle"/>
              <w:contextualSpacing/>
              <w:rPr>
                <w:ins w:id="1585" w:author="Mike Schenk" w:date="2011-01-19T01:15:00Z"/>
                <w:rStyle w:val="Strong"/>
              </w:rPr>
            </w:pPr>
            <w:ins w:id="1586" w:author="Mike Schenk" w:date="2011-01-19T01:15:00Z">
              <w:r w:rsidRPr="00367E32">
                <w:rPr>
                  <w:rStyle w:val="Strong"/>
                </w:rPr>
                <w:t>Related use cases:</w:t>
              </w:r>
            </w:ins>
          </w:p>
          <w:p w:rsidR="00DD75DA" w:rsidRPr="00574A49" w:rsidRDefault="00DD75DA" w:rsidP="0021608C">
            <w:pPr>
              <w:rPr>
                <w:ins w:id="1587" w:author="Mike Schenk" w:date="2011-01-19T01:15:00Z"/>
                <w:rFonts w:eastAsia="Arial"/>
                <w:bCs/>
              </w:rPr>
            </w:pPr>
            <w:ins w:id="1588" w:author="Mike Schenk" w:date="2011-01-19T01:15:00Z">
              <w:r>
                <w:rPr>
                  <w:rFonts w:eastAsia="Arial"/>
                  <w:bCs/>
                </w:rPr>
                <w:t>Log In</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589" w:author="Mike Schenk" w:date="2011-01-19T01:15:00Z"/>
                <w:rStyle w:val="Strong"/>
              </w:rPr>
            </w:pPr>
            <w:ins w:id="1590" w:author="Mike Schenk" w:date="2011-01-19T01:15:00Z">
              <w:r w:rsidRPr="00367E32">
                <w:rPr>
                  <w:rStyle w:val="Strong"/>
                </w:rPr>
                <w:t>Actors:</w:t>
              </w:r>
            </w:ins>
          </w:p>
          <w:p w:rsidR="00DD75DA" w:rsidRDefault="00DD75DA" w:rsidP="0021608C">
            <w:pPr>
              <w:rPr>
                <w:ins w:id="1591" w:author="Mike Schenk" w:date="2011-01-19T01:15:00Z"/>
                <w:rFonts w:eastAsia="Arial"/>
              </w:rPr>
            </w:pPr>
            <w:ins w:id="1592" w:author="Mike Schenk" w:date="2011-01-19T01:15:00Z">
              <w:r>
                <w:rPr>
                  <w:rFonts w:eastAsia="Arial"/>
                </w:rPr>
                <w:t>All users</w:t>
              </w:r>
            </w:ins>
          </w:p>
        </w:tc>
      </w:tr>
    </w:tbl>
    <w:p w:rsidR="00DD75DA" w:rsidRDefault="00DD75DA" w:rsidP="00DD75DA">
      <w:pPr>
        <w:pStyle w:val="ListStyle"/>
        <w:contextualSpacing/>
        <w:rPr>
          <w:ins w:id="1593" w:author="Mike Schenk" w:date="2011-01-19T01:15:00Z"/>
        </w:rPr>
      </w:pPr>
    </w:p>
    <w:p w:rsidR="00DD75DA" w:rsidRPr="00367E32" w:rsidRDefault="00DD75DA" w:rsidP="00DD75DA">
      <w:pPr>
        <w:pStyle w:val="ListStyle"/>
        <w:contextualSpacing/>
        <w:rPr>
          <w:ins w:id="1594" w:author="Mike Schenk" w:date="2011-01-19T01:15:00Z"/>
          <w:rStyle w:val="Strong"/>
        </w:rPr>
      </w:pPr>
      <w:ins w:id="1595" w:author="Mike Schenk" w:date="2011-01-19T01:15:00Z">
        <w:r w:rsidRPr="00367E32">
          <w:rPr>
            <w:rStyle w:val="Strong"/>
          </w:rPr>
          <w:t>Summary:</w:t>
        </w:r>
      </w:ins>
    </w:p>
    <w:p w:rsidR="00DD75DA" w:rsidRDefault="00DD75DA" w:rsidP="00DD75DA">
      <w:pPr>
        <w:rPr>
          <w:ins w:id="1596" w:author="Mike Schenk" w:date="2011-01-19T01:15:00Z"/>
          <w:rFonts w:eastAsia="Arial"/>
        </w:rPr>
      </w:pPr>
      <w:ins w:id="1597" w:author="Mike Schenk" w:date="2011-01-19T01:15:00Z">
        <w:r>
          <w:rPr>
            <w:rFonts w:eastAsia="Arial"/>
          </w:rPr>
          <w:t>Users should be able to change their own PIN used for logging in.</w:t>
        </w:r>
      </w:ins>
    </w:p>
    <w:p w:rsidR="00DD75DA" w:rsidRPr="00367E32" w:rsidRDefault="00DD75DA" w:rsidP="00DD75DA">
      <w:pPr>
        <w:pStyle w:val="ListStyle"/>
        <w:contextualSpacing/>
        <w:rPr>
          <w:ins w:id="1598" w:author="Mike Schenk" w:date="2011-01-19T01:15:00Z"/>
          <w:rStyle w:val="Strong"/>
        </w:rPr>
      </w:pPr>
    </w:p>
    <w:p w:rsidR="00DD75DA" w:rsidRPr="00367E32" w:rsidRDefault="00DD75DA" w:rsidP="00DD75DA">
      <w:pPr>
        <w:pStyle w:val="ListStyle"/>
        <w:contextualSpacing/>
        <w:rPr>
          <w:ins w:id="1599" w:author="Mike Schenk" w:date="2011-01-19T01:15:00Z"/>
          <w:rStyle w:val="Strong"/>
        </w:rPr>
      </w:pPr>
      <w:ins w:id="1600" w:author="Mike Schenk" w:date="2011-01-19T01:15:00Z">
        <w:r w:rsidRPr="00367E32">
          <w:rPr>
            <w:rStyle w:val="Strong"/>
          </w:rPr>
          <w:t>Preconditions:</w:t>
        </w:r>
      </w:ins>
    </w:p>
    <w:p w:rsidR="00DD75DA" w:rsidRDefault="00DD75DA" w:rsidP="00DD75DA">
      <w:pPr>
        <w:rPr>
          <w:ins w:id="1601" w:author="Mike Schenk" w:date="2011-01-19T01:15:00Z"/>
          <w:rFonts w:eastAsia="Arial"/>
        </w:rPr>
      </w:pPr>
      <w:ins w:id="1602" w:author="Mike Schenk" w:date="2011-01-19T01:15:00Z">
        <w:r>
          <w:rPr>
            <w:rFonts w:eastAsia="Arial"/>
          </w:rPr>
          <w:t>User is logged in.</w:t>
        </w:r>
      </w:ins>
    </w:p>
    <w:p w:rsidR="00DD75DA" w:rsidRDefault="00DD75DA" w:rsidP="00DD75DA">
      <w:pPr>
        <w:rPr>
          <w:ins w:id="1603" w:author="Mike Schenk" w:date="2011-01-19T01:15:00Z"/>
          <w:rFonts w:eastAsia="Arial"/>
        </w:rPr>
      </w:pPr>
    </w:p>
    <w:p w:rsidR="00DD75DA" w:rsidRPr="00367E32" w:rsidRDefault="00DD75DA" w:rsidP="00DD75DA">
      <w:pPr>
        <w:pStyle w:val="ListStyle"/>
        <w:contextualSpacing/>
        <w:rPr>
          <w:ins w:id="1604" w:author="Mike Schenk" w:date="2011-01-19T01:15:00Z"/>
          <w:rStyle w:val="Strong"/>
        </w:rPr>
      </w:pPr>
      <w:ins w:id="1605" w:author="Mike Schenk" w:date="2011-01-19T01:15:00Z">
        <w:r w:rsidRPr="00367E32">
          <w:rPr>
            <w:rStyle w:val="Strong"/>
          </w:rPr>
          <w:t>Input/Output sequence for this feature</w:t>
        </w:r>
      </w:ins>
    </w:p>
    <w:p w:rsidR="00DD75DA" w:rsidRDefault="00DD75DA" w:rsidP="00DD75DA">
      <w:pPr>
        <w:rPr>
          <w:ins w:id="1606" w:author="Mike Schenk" w:date="2011-01-19T01:15:00Z"/>
          <w:rFonts w:eastAsia="Arial"/>
        </w:rPr>
      </w:pPr>
      <w:ins w:id="1607" w:author="Mike Schenk" w:date="2011-01-19T01:15:00Z">
        <w:r>
          <w:rPr>
            <w:rFonts w:eastAsia="Arial"/>
          </w:rPr>
          <w:t>User selects a change PIN command.</w:t>
        </w:r>
      </w:ins>
    </w:p>
    <w:p w:rsidR="00DD75DA" w:rsidRDefault="00DD75DA" w:rsidP="00DD75DA">
      <w:pPr>
        <w:rPr>
          <w:ins w:id="1608" w:author="Mike Schenk" w:date="2011-01-19T01:15:00Z"/>
          <w:rFonts w:eastAsia="Arial"/>
        </w:rPr>
      </w:pPr>
      <w:ins w:id="1609" w:author="Mike Schenk" w:date="2011-01-19T01:15:00Z">
        <w:r>
          <w:rPr>
            <w:rFonts w:eastAsia="Arial"/>
          </w:rPr>
          <w:t>The systems prompts the user to enter their current PIN and the ending part of their new PIN twice. The beginning part of their PIN is system-assigned to identify the user and cannot be changed.</w:t>
        </w:r>
      </w:ins>
    </w:p>
    <w:p w:rsidR="00DD75DA" w:rsidRDefault="00DD75DA" w:rsidP="00DD75DA">
      <w:pPr>
        <w:rPr>
          <w:ins w:id="1610" w:author="Mike Schenk" w:date="2011-01-19T01:15:00Z"/>
          <w:rFonts w:eastAsia="Arial"/>
        </w:rPr>
      </w:pPr>
      <w:ins w:id="1611" w:author="Mike Schenk" w:date="2011-01-19T01:15:00Z">
        <w:r>
          <w:rPr>
            <w:rFonts w:eastAsia="Arial"/>
          </w:rPr>
          <w:t>If the new PIN entry is successful, the user’s PIN is changed and the prompting window is closed.</w:t>
        </w:r>
      </w:ins>
    </w:p>
    <w:p w:rsidR="00DD75DA" w:rsidRDefault="00DD75DA" w:rsidP="00DD75DA">
      <w:pPr>
        <w:rPr>
          <w:ins w:id="1612" w:author="Mike Schenk" w:date="2011-01-19T01:15:00Z"/>
          <w:rFonts w:eastAsia="Arial"/>
        </w:rPr>
      </w:pPr>
      <w:ins w:id="1613" w:author="Mike Schenk" w:date="2011-01-19T01:15:00Z">
        <w:r>
          <w:rPr>
            <w:rFonts w:eastAsia="Arial"/>
          </w:rPr>
          <w:t>If the two new PIN entries don’t match. A notification is displayed and the user is allowed to try again or cancel.</w:t>
        </w:r>
      </w:ins>
    </w:p>
    <w:p w:rsidR="00DD75DA" w:rsidRDefault="00DD75DA" w:rsidP="00DD75DA">
      <w:pPr>
        <w:pStyle w:val="ListStyle"/>
        <w:contextualSpacing/>
        <w:rPr>
          <w:ins w:id="1614" w:author="Mike Schenk" w:date="2011-01-19T01:15:00Z"/>
          <w:rStyle w:val="Strong"/>
        </w:rPr>
      </w:pPr>
    </w:p>
    <w:p w:rsidR="00DD75DA" w:rsidRPr="00367E32" w:rsidRDefault="00DD75DA" w:rsidP="00DD75DA">
      <w:pPr>
        <w:pStyle w:val="ListStyle"/>
        <w:contextualSpacing/>
        <w:rPr>
          <w:ins w:id="1615" w:author="Mike Schenk" w:date="2011-01-19T01:15:00Z"/>
          <w:rStyle w:val="Strong"/>
        </w:rPr>
      </w:pPr>
      <w:ins w:id="1616" w:author="Mike Schenk" w:date="2011-01-19T01:15:00Z">
        <w:r w:rsidRPr="00367E32">
          <w:rPr>
            <w:rStyle w:val="Strong"/>
          </w:rPr>
          <w:t>Postconditions</w:t>
        </w:r>
      </w:ins>
    </w:p>
    <w:p w:rsidR="00DD75DA" w:rsidRDefault="00DD75DA" w:rsidP="00DD75DA">
      <w:pPr>
        <w:rPr>
          <w:ins w:id="1617" w:author="Mike Schenk" w:date="2011-01-19T01:15:00Z"/>
          <w:rFonts w:eastAsia="Arial"/>
        </w:rPr>
      </w:pPr>
      <w:ins w:id="1618" w:author="Mike Schenk" w:date="2011-01-19T01:15:00Z">
        <w:r>
          <w:rPr>
            <w:rFonts w:eastAsia="Arial"/>
          </w:rPr>
          <w:t>The next time the user logs in, only their new PIN will succeed.</w:t>
        </w:r>
      </w:ins>
    </w:p>
    <w:p w:rsidR="00DD75DA" w:rsidRDefault="00DD75DA" w:rsidP="00DD75DA">
      <w:pPr>
        <w:rPr>
          <w:ins w:id="1619" w:author="Mike Schenk" w:date="2011-01-19T01:15:00Z"/>
          <w:rFonts w:eastAsia="Arial"/>
        </w:rPr>
      </w:pPr>
    </w:p>
    <w:p w:rsidR="00DD75DA" w:rsidRPr="00367E32" w:rsidRDefault="00DD75DA" w:rsidP="00DD75DA">
      <w:pPr>
        <w:pStyle w:val="ListStyle"/>
        <w:contextualSpacing/>
        <w:rPr>
          <w:ins w:id="1620" w:author="Mike Schenk" w:date="2011-01-19T01:15:00Z"/>
          <w:rStyle w:val="Strong"/>
        </w:rPr>
      </w:pPr>
      <w:ins w:id="1621" w:author="Mike Schenk" w:date="2011-01-19T01:15:00Z">
        <w:r w:rsidRPr="00367E32">
          <w:rPr>
            <w:rStyle w:val="Strong"/>
          </w:rPr>
          <w:t>Design constraints of this feature</w:t>
        </w:r>
      </w:ins>
    </w:p>
    <w:p w:rsidR="00DD75DA" w:rsidRDefault="00DD75DA" w:rsidP="00DD75DA">
      <w:pPr>
        <w:rPr>
          <w:ins w:id="1622" w:author="Mike Schenk" w:date="2011-01-19T01:15:00Z"/>
          <w:rFonts w:eastAsia="Arial"/>
        </w:rPr>
      </w:pPr>
      <w:ins w:id="1623" w:author="Mike Schenk" w:date="2011-01-19T01:15:00Z">
        <w:r>
          <w:rPr>
            <w:rFonts w:eastAsia="Arial"/>
          </w:rPr>
          <w:t>This occurs via a touch screen interface.</w:t>
        </w:r>
      </w:ins>
    </w:p>
    <w:p w:rsidR="00DD75DA" w:rsidRDefault="00DD75DA" w:rsidP="00DD75DA">
      <w:pPr>
        <w:rPr>
          <w:ins w:id="1624" w:author="Mike Schenk" w:date="2011-01-19T01:15:00Z"/>
          <w:rFonts w:eastAsia="Arial"/>
        </w:rPr>
      </w:pPr>
      <w:ins w:id="1625" w:author="Mike Schenk" w:date="2011-01-19T01:15:00Z">
        <w:r>
          <w:rPr>
            <w:rFonts w:eastAsia="Arial"/>
          </w:rPr>
          <w:t>A single PIN is more efficient to enter, but does not have the advantage of a username/password combination that allows the password to be changed while still identifying the user by their username. The PIN must be constructed so that it can be changed when necessary but still identifies a user.</w:t>
        </w:r>
      </w:ins>
    </w:p>
    <w:p w:rsidR="00DD75DA" w:rsidRDefault="00DD75DA" w:rsidP="00DD75DA">
      <w:pPr>
        <w:rPr>
          <w:ins w:id="1626" w:author="Mike Schenk" w:date="2011-01-19T01:15:00Z"/>
          <w:rFonts w:eastAsia="Arial"/>
        </w:rPr>
      </w:pPr>
    </w:p>
    <w:p w:rsidR="00DD75DA" w:rsidRPr="00367E32" w:rsidRDefault="00DD75DA" w:rsidP="00DD75DA">
      <w:pPr>
        <w:pStyle w:val="ListStyle"/>
        <w:contextualSpacing/>
        <w:rPr>
          <w:ins w:id="1627" w:author="Mike Schenk" w:date="2011-01-19T01:15:00Z"/>
          <w:rStyle w:val="Strong"/>
        </w:rPr>
      </w:pPr>
      <w:ins w:id="1628" w:author="Mike Schenk" w:date="2011-01-19T01:15:00Z">
        <w:r w:rsidRPr="00367E32">
          <w:rPr>
            <w:rStyle w:val="Strong"/>
          </w:rPr>
          <w:t>Performance requirements of this feature</w:t>
        </w:r>
      </w:ins>
    </w:p>
    <w:p w:rsidR="00DD75DA" w:rsidRDefault="00DD75DA" w:rsidP="00DD75DA">
      <w:pPr>
        <w:rPr>
          <w:ins w:id="1629" w:author="Mike Schenk" w:date="2011-01-19T01:15:00Z"/>
          <w:rFonts w:eastAsia="Arial"/>
        </w:rPr>
      </w:pPr>
      <w:ins w:id="1630" w:author="Mike Schenk" w:date="2011-01-19T01:15:00Z">
        <w:r>
          <w:rPr>
            <w:rFonts w:eastAsia="Arial"/>
          </w:rPr>
          <w:t>None.</w:t>
        </w:r>
      </w:ins>
    </w:p>
    <w:p w:rsidR="00DD75DA" w:rsidRDefault="00DD75DA" w:rsidP="00DD75DA">
      <w:pPr>
        <w:pStyle w:val="Heading3"/>
        <w:rPr>
          <w:ins w:id="1631" w:author="Mike Schenk" w:date="2011-01-19T01:15:00Z"/>
        </w:rPr>
      </w:pPr>
      <w:bookmarkStart w:id="1632" w:name="_Toc283163452"/>
      <w:ins w:id="1633" w:author="Mike Schenk" w:date="2011-01-19T01:15:00Z">
        <w:r>
          <w:t>Program features are limited by assigned user roles – BBQRMS-24</w:t>
        </w:r>
        <w:bookmarkEnd w:id="1632"/>
      </w:ins>
    </w:p>
    <w:tbl>
      <w:tblPr>
        <w:tblW w:w="0" w:type="auto"/>
        <w:tblLook w:val="0000"/>
      </w:tblPr>
      <w:tblGrid>
        <w:gridCol w:w="4680"/>
        <w:gridCol w:w="4680"/>
      </w:tblGrid>
      <w:tr w:rsidR="00DD75DA" w:rsidTr="0021608C">
        <w:trPr>
          <w:ins w:id="1634"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21608C">
            <w:pPr>
              <w:pStyle w:val="ListStyle"/>
              <w:contextualSpacing/>
              <w:rPr>
                <w:ins w:id="1635" w:author="Mike Schenk" w:date="2011-01-19T01:15:00Z"/>
                <w:rStyle w:val="Strong"/>
              </w:rPr>
            </w:pPr>
            <w:ins w:id="1636" w:author="Mike Schenk" w:date="2011-01-19T01:15:00Z">
              <w:r w:rsidRPr="00367E32">
                <w:rPr>
                  <w:rStyle w:val="Strong"/>
                </w:rPr>
                <w:t>Related use cases:</w:t>
              </w:r>
            </w:ins>
          </w:p>
          <w:p w:rsidR="00DD75DA" w:rsidRPr="00574A49" w:rsidRDefault="00DD75DA" w:rsidP="0021608C">
            <w:pPr>
              <w:rPr>
                <w:ins w:id="1637" w:author="Mike Schenk" w:date="2011-01-19T01:15:00Z"/>
                <w:rFonts w:eastAsia="Arial"/>
                <w:bCs/>
              </w:rPr>
            </w:pPr>
            <w:ins w:id="1638" w:author="Mike Schenk" w:date="2011-01-19T01:15:00Z">
              <w:r>
                <w:rPr>
                  <w:rFonts w:eastAsia="Arial"/>
                  <w:bCs/>
                </w:rPr>
                <w:t>Log In</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639" w:author="Mike Schenk" w:date="2011-01-19T01:15:00Z"/>
                <w:rStyle w:val="Strong"/>
              </w:rPr>
            </w:pPr>
            <w:ins w:id="1640" w:author="Mike Schenk" w:date="2011-01-19T01:15:00Z">
              <w:r w:rsidRPr="00367E32">
                <w:rPr>
                  <w:rStyle w:val="Strong"/>
                </w:rPr>
                <w:t>Actors:</w:t>
              </w:r>
            </w:ins>
          </w:p>
          <w:p w:rsidR="00DD75DA" w:rsidRDefault="00DD75DA" w:rsidP="0021608C">
            <w:pPr>
              <w:rPr>
                <w:ins w:id="1641" w:author="Mike Schenk" w:date="2011-01-19T01:15:00Z"/>
                <w:rFonts w:eastAsia="Arial"/>
              </w:rPr>
            </w:pPr>
            <w:ins w:id="1642" w:author="Mike Schenk" w:date="2011-01-19T01:15:00Z">
              <w:r>
                <w:rPr>
                  <w:rFonts w:eastAsia="Arial"/>
                </w:rPr>
                <w:t>All users</w:t>
              </w:r>
            </w:ins>
          </w:p>
        </w:tc>
      </w:tr>
    </w:tbl>
    <w:p w:rsidR="00DD75DA" w:rsidRDefault="00DD75DA" w:rsidP="00DD75DA">
      <w:pPr>
        <w:pStyle w:val="ListStyle"/>
        <w:contextualSpacing/>
        <w:rPr>
          <w:ins w:id="1643" w:author="Mike Schenk" w:date="2011-01-19T01:15:00Z"/>
        </w:rPr>
      </w:pPr>
    </w:p>
    <w:p w:rsidR="00DD75DA" w:rsidRPr="00367E32" w:rsidRDefault="00DD75DA" w:rsidP="00DD75DA">
      <w:pPr>
        <w:pStyle w:val="ListStyle"/>
        <w:contextualSpacing/>
        <w:rPr>
          <w:ins w:id="1644" w:author="Mike Schenk" w:date="2011-01-19T01:15:00Z"/>
          <w:rStyle w:val="Strong"/>
        </w:rPr>
      </w:pPr>
      <w:ins w:id="1645" w:author="Mike Schenk" w:date="2011-01-19T01:15:00Z">
        <w:r w:rsidRPr="00367E32">
          <w:rPr>
            <w:rStyle w:val="Strong"/>
          </w:rPr>
          <w:t>Summary:</w:t>
        </w:r>
      </w:ins>
    </w:p>
    <w:p w:rsidR="00DD75DA" w:rsidRDefault="00DD75DA" w:rsidP="00DD75DA">
      <w:pPr>
        <w:rPr>
          <w:ins w:id="1646" w:author="Mike Schenk" w:date="2011-01-19T01:15:00Z"/>
          <w:rFonts w:eastAsia="Arial"/>
        </w:rPr>
      </w:pPr>
      <w:ins w:id="1647" w:author="Mike Schenk" w:date="2011-01-19T01:15:00Z">
        <w:r>
          <w:rPr>
            <w:rFonts w:eastAsia="Arial"/>
          </w:rPr>
          <w:t>The features of the system shall be accessible only to users with the proper permissions.</w:t>
        </w:r>
      </w:ins>
    </w:p>
    <w:p w:rsidR="00DD75DA" w:rsidRPr="00367E32" w:rsidRDefault="00DD75DA" w:rsidP="00DD75DA">
      <w:pPr>
        <w:pStyle w:val="ListStyle"/>
        <w:contextualSpacing/>
        <w:rPr>
          <w:ins w:id="1648" w:author="Mike Schenk" w:date="2011-01-19T01:15:00Z"/>
          <w:rStyle w:val="Strong"/>
        </w:rPr>
      </w:pPr>
    </w:p>
    <w:p w:rsidR="00DD75DA" w:rsidRPr="00367E32" w:rsidRDefault="00DD75DA" w:rsidP="00DD75DA">
      <w:pPr>
        <w:pStyle w:val="ListStyle"/>
        <w:contextualSpacing/>
        <w:rPr>
          <w:ins w:id="1649" w:author="Mike Schenk" w:date="2011-01-19T01:15:00Z"/>
          <w:rStyle w:val="Strong"/>
        </w:rPr>
      </w:pPr>
      <w:ins w:id="1650" w:author="Mike Schenk" w:date="2011-01-19T01:15:00Z">
        <w:r w:rsidRPr="00367E32">
          <w:rPr>
            <w:rStyle w:val="Strong"/>
          </w:rPr>
          <w:t>Preconditions:</w:t>
        </w:r>
      </w:ins>
    </w:p>
    <w:p w:rsidR="00DD75DA" w:rsidRDefault="00DD75DA" w:rsidP="00DD75DA">
      <w:pPr>
        <w:rPr>
          <w:ins w:id="1651" w:author="Mike Schenk" w:date="2011-01-19T01:15:00Z"/>
          <w:rFonts w:eastAsia="Arial"/>
        </w:rPr>
      </w:pPr>
      <w:ins w:id="1652" w:author="Mike Schenk" w:date="2011-01-19T01:15:00Z">
        <w:r>
          <w:rPr>
            <w:rFonts w:eastAsia="Arial"/>
          </w:rPr>
          <w:t>Employees have been configured as users who can log in.</w:t>
        </w:r>
      </w:ins>
    </w:p>
    <w:p w:rsidR="00DD75DA" w:rsidRDefault="00DD75DA" w:rsidP="00DD75DA">
      <w:pPr>
        <w:rPr>
          <w:ins w:id="1653" w:author="Mike Schenk" w:date="2011-01-19T01:15:00Z"/>
          <w:rFonts w:eastAsia="Arial"/>
        </w:rPr>
      </w:pPr>
    </w:p>
    <w:p w:rsidR="00DD75DA" w:rsidRPr="00367E32" w:rsidRDefault="00DD75DA" w:rsidP="00DD75DA">
      <w:pPr>
        <w:pStyle w:val="ListStyle"/>
        <w:contextualSpacing/>
        <w:rPr>
          <w:ins w:id="1654" w:author="Mike Schenk" w:date="2011-01-19T01:15:00Z"/>
          <w:rStyle w:val="Strong"/>
        </w:rPr>
      </w:pPr>
      <w:ins w:id="1655" w:author="Mike Schenk" w:date="2011-01-19T01:15:00Z">
        <w:r w:rsidRPr="00367E32">
          <w:rPr>
            <w:rStyle w:val="Strong"/>
          </w:rPr>
          <w:t>Input/Output sequence for this feature</w:t>
        </w:r>
      </w:ins>
    </w:p>
    <w:p w:rsidR="00DD75DA" w:rsidRDefault="00DD75DA" w:rsidP="00DD75DA">
      <w:pPr>
        <w:rPr>
          <w:ins w:id="1656" w:author="Mike Schenk" w:date="2011-01-19T01:15:00Z"/>
          <w:rFonts w:eastAsia="Arial"/>
        </w:rPr>
      </w:pPr>
      <w:ins w:id="1657" w:author="Mike Schenk" w:date="2011-01-19T01:15:00Z">
        <w:r>
          <w:rPr>
            <w:rFonts w:eastAsia="Arial"/>
          </w:rPr>
          <w:t>User logs in.</w:t>
        </w:r>
      </w:ins>
    </w:p>
    <w:p w:rsidR="00DD75DA" w:rsidRDefault="00DD75DA" w:rsidP="00DD75DA">
      <w:pPr>
        <w:rPr>
          <w:ins w:id="1658" w:author="Mike Schenk" w:date="2011-01-19T01:15:00Z"/>
          <w:rFonts w:eastAsia="Arial"/>
        </w:rPr>
      </w:pPr>
      <w:ins w:id="1659" w:author="Mike Schenk" w:date="2011-01-19T01:15:00Z">
        <w:r>
          <w:rPr>
            <w:rFonts w:eastAsia="Arial"/>
          </w:rPr>
          <w:lastRenderedPageBreak/>
          <w:t>The navigation and other commands the system displays are limited to those the currently-logged in user has access to.</w:t>
        </w:r>
      </w:ins>
    </w:p>
    <w:p w:rsidR="00DD75DA" w:rsidRDefault="00DD75DA" w:rsidP="00DD75DA">
      <w:pPr>
        <w:pStyle w:val="ListStyle"/>
        <w:contextualSpacing/>
        <w:rPr>
          <w:ins w:id="1660" w:author="Mike Schenk" w:date="2011-01-19T01:15:00Z"/>
          <w:rStyle w:val="Strong"/>
        </w:rPr>
      </w:pPr>
    </w:p>
    <w:p w:rsidR="00DD75DA" w:rsidRPr="00367E32" w:rsidRDefault="00DD75DA" w:rsidP="00DD75DA">
      <w:pPr>
        <w:pStyle w:val="ListStyle"/>
        <w:contextualSpacing/>
        <w:rPr>
          <w:ins w:id="1661" w:author="Mike Schenk" w:date="2011-01-19T01:15:00Z"/>
          <w:rStyle w:val="Strong"/>
        </w:rPr>
      </w:pPr>
      <w:ins w:id="1662" w:author="Mike Schenk" w:date="2011-01-19T01:15:00Z">
        <w:r w:rsidRPr="00367E32">
          <w:rPr>
            <w:rStyle w:val="Strong"/>
          </w:rPr>
          <w:t>Postconditions</w:t>
        </w:r>
      </w:ins>
    </w:p>
    <w:p w:rsidR="00DD75DA" w:rsidRDefault="00DD75DA" w:rsidP="00DD75DA">
      <w:pPr>
        <w:rPr>
          <w:ins w:id="1663" w:author="Mike Schenk" w:date="2011-01-19T01:15:00Z"/>
          <w:rFonts w:eastAsia="Arial"/>
        </w:rPr>
      </w:pPr>
      <w:ins w:id="1664" w:author="Mike Schenk" w:date="2011-01-19T01:15:00Z">
        <w:r>
          <w:rPr>
            <w:rFonts w:eastAsia="Arial"/>
          </w:rPr>
          <w:t>Users cannot use features they do not have permissions for.</w:t>
        </w:r>
      </w:ins>
    </w:p>
    <w:p w:rsidR="00DD75DA" w:rsidRDefault="00DD75DA" w:rsidP="00DD75DA">
      <w:pPr>
        <w:rPr>
          <w:ins w:id="1665" w:author="Mike Schenk" w:date="2011-01-19T01:15:00Z"/>
          <w:rFonts w:eastAsia="Arial"/>
        </w:rPr>
      </w:pPr>
    </w:p>
    <w:p w:rsidR="00DD75DA" w:rsidRPr="00367E32" w:rsidRDefault="00DD75DA" w:rsidP="00DD75DA">
      <w:pPr>
        <w:pStyle w:val="ListStyle"/>
        <w:contextualSpacing/>
        <w:rPr>
          <w:ins w:id="1666" w:author="Mike Schenk" w:date="2011-01-19T01:15:00Z"/>
          <w:rStyle w:val="Strong"/>
        </w:rPr>
      </w:pPr>
      <w:ins w:id="1667" w:author="Mike Schenk" w:date="2011-01-19T01:15:00Z">
        <w:r w:rsidRPr="00367E32">
          <w:rPr>
            <w:rStyle w:val="Strong"/>
          </w:rPr>
          <w:t>Design constraints of this feature</w:t>
        </w:r>
      </w:ins>
    </w:p>
    <w:p w:rsidR="00DD75DA" w:rsidRDefault="00DD75DA" w:rsidP="00DD75DA">
      <w:pPr>
        <w:rPr>
          <w:ins w:id="1668" w:author="Mike Schenk" w:date="2011-01-19T01:15:00Z"/>
          <w:rFonts w:eastAsia="Arial"/>
        </w:rPr>
      </w:pPr>
      <w:ins w:id="1669" w:author="Mike Schenk" w:date="2011-01-19T01:15:00Z">
        <w:r>
          <w:rPr>
            <w:rFonts w:eastAsia="Arial"/>
          </w:rPr>
          <w:t>If a user is currently logged in to the system at the time a manager changes their permissions. Those changes will not apply until the user logs out and loges in again.</w:t>
        </w:r>
      </w:ins>
    </w:p>
    <w:p w:rsidR="00DD75DA" w:rsidRDefault="00DD75DA" w:rsidP="00DD75DA">
      <w:pPr>
        <w:rPr>
          <w:ins w:id="1670" w:author="Mike Schenk" w:date="2011-01-19T01:15:00Z"/>
          <w:rFonts w:eastAsia="Arial"/>
        </w:rPr>
      </w:pPr>
    </w:p>
    <w:p w:rsidR="00DD75DA" w:rsidRPr="00367E32" w:rsidRDefault="00DD75DA" w:rsidP="00DD75DA">
      <w:pPr>
        <w:pStyle w:val="ListStyle"/>
        <w:contextualSpacing/>
        <w:rPr>
          <w:ins w:id="1671" w:author="Mike Schenk" w:date="2011-01-19T01:15:00Z"/>
          <w:rStyle w:val="Strong"/>
        </w:rPr>
      </w:pPr>
      <w:ins w:id="1672" w:author="Mike Schenk" w:date="2011-01-19T01:15:00Z">
        <w:r w:rsidRPr="00367E32">
          <w:rPr>
            <w:rStyle w:val="Strong"/>
          </w:rPr>
          <w:t>Performance requirements of this feature</w:t>
        </w:r>
      </w:ins>
    </w:p>
    <w:p w:rsidR="00DD75DA" w:rsidRPr="00574A49" w:rsidRDefault="00DD75DA" w:rsidP="00DD75DA">
      <w:pPr>
        <w:rPr>
          <w:ins w:id="1673" w:author="Mike Schenk" w:date="2011-01-19T01:15:00Z"/>
          <w:rFonts w:eastAsia="Arial"/>
        </w:rPr>
      </w:pPr>
      <w:ins w:id="1674" w:author="Mike Schenk" w:date="2011-01-19T01:15:00Z">
        <w:r>
          <w:rPr>
            <w:rFonts w:eastAsia="Arial"/>
          </w:rPr>
          <w:t>None.</w:t>
        </w:r>
      </w:ins>
    </w:p>
    <w:p w:rsidR="00DD75DA" w:rsidRPr="00574A49" w:rsidRDefault="00DD75DA" w:rsidP="00DD75DA">
      <w:pPr>
        <w:rPr>
          <w:ins w:id="1675" w:author="Mike Schenk" w:date="2011-01-19T01:15:00Z"/>
          <w:rFonts w:eastAsia="Arial"/>
        </w:rPr>
      </w:pPr>
    </w:p>
    <w:p w:rsidR="004069B1" w:rsidRDefault="004069B1">
      <w:pPr>
        <w:rPr>
          <w:ins w:id="1676" w:author="Mike Schenk" w:date="2011-01-19T01:19:00Z"/>
          <w:rFonts w:asciiTheme="majorHAnsi" w:eastAsia="Arial" w:hAnsiTheme="majorHAnsi" w:cstheme="majorBidi"/>
          <w:bCs/>
          <w:color w:val="365F91" w:themeColor="accent1" w:themeShade="BF"/>
          <w:sz w:val="24"/>
          <w:szCs w:val="24"/>
        </w:rPr>
      </w:pPr>
      <w:ins w:id="1677" w:author="Mike Schenk" w:date="2011-01-19T01:19:00Z">
        <w:r>
          <w:rPr>
            <w:rFonts w:eastAsia="Arial"/>
            <w:bCs/>
          </w:rPr>
          <w:br w:type="page"/>
        </w:r>
      </w:ins>
    </w:p>
    <w:p w:rsidR="00DD75DA" w:rsidRPr="00D37390" w:rsidRDefault="00DD75DA" w:rsidP="00DD75DA">
      <w:pPr>
        <w:pStyle w:val="Heading2"/>
        <w:rPr>
          <w:ins w:id="1678" w:author="Mike Schenk" w:date="2011-01-19T01:15:00Z"/>
          <w:rFonts w:eastAsia="Arial"/>
          <w:bCs/>
        </w:rPr>
      </w:pPr>
      <w:bookmarkStart w:id="1679" w:name="_Toc283163453"/>
      <w:ins w:id="1680" w:author="Mike Schenk" w:date="2011-01-19T01:15:00Z">
        <w:r w:rsidRPr="00D37390">
          <w:rPr>
            <w:rFonts w:eastAsia="Arial"/>
            <w:bCs/>
          </w:rPr>
          <w:lastRenderedPageBreak/>
          <w:t>Reporting</w:t>
        </w:r>
        <w:bookmarkEnd w:id="1412"/>
        <w:bookmarkEnd w:id="1679"/>
      </w:ins>
    </w:p>
    <w:p w:rsidR="00DD75DA" w:rsidRPr="00D37390" w:rsidRDefault="00DD75DA" w:rsidP="00DD75DA">
      <w:pPr>
        <w:pStyle w:val="Heading3"/>
        <w:rPr>
          <w:ins w:id="1681" w:author="Mike Schenk" w:date="2011-01-19T01:15:00Z"/>
          <w:rFonts w:eastAsia="Arial"/>
          <w:bCs/>
        </w:rPr>
      </w:pPr>
      <w:bookmarkStart w:id="1682" w:name="_Toc283163454"/>
      <w:ins w:id="1683" w:author="Mike Schenk" w:date="2011-01-19T01:15:00Z">
        <w:r>
          <w:rPr>
            <w:rFonts w:eastAsia="Arial"/>
            <w:bCs/>
          </w:rPr>
          <w:t>Select and Run Report – BBQRMS-43</w:t>
        </w:r>
        <w:bookmarkEnd w:id="1682"/>
      </w:ins>
    </w:p>
    <w:tbl>
      <w:tblPr>
        <w:tblW w:w="0" w:type="auto"/>
        <w:tblLook w:val="0000"/>
      </w:tblPr>
      <w:tblGrid>
        <w:gridCol w:w="4680"/>
        <w:gridCol w:w="4680"/>
      </w:tblGrid>
      <w:tr w:rsidR="00DD75DA" w:rsidTr="0021608C">
        <w:trPr>
          <w:ins w:id="1684"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685" w:author="Mike Schenk" w:date="2011-01-19T01:15:00Z"/>
                <w:rStyle w:val="Strong"/>
              </w:rPr>
            </w:pPr>
            <w:ins w:id="1686" w:author="Mike Schenk" w:date="2011-01-19T01:15:00Z">
              <w:r w:rsidRPr="00367E32">
                <w:rPr>
                  <w:rStyle w:val="Strong"/>
                </w:rPr>
                <w:t>Related use cases:</w:t>
              </w:r>
            </w:ins>
          </w:p>
          <w:p w:rsidR="00DD75DA" w:rsidRDefault="00DD75DA" w:rsidP="0021608C">
            <w:pPr>
              <w:ind w:firstLine="0"/>
              <w:rPr>
                <w:ins w:id="1687"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688" w:author="Mike Schenk" w:date="2011-01-19T01:15:00Z"/>
                <w:rStyle w:val="Strong"/>
              </w:rPr>
            </w:pPr>
            <w:ins w:id="1689" w:author="Mike Schenk" w:date="2011-01-19T01:15:00Z">
              <w:r w:rsidRPr="00367E32">
                <w:rPr>
                  <w:rStyle w:val="Strong"/>
                </w:rPr>
                <w:t>Actors:</w:t>
              </w:r>
            </w:ins>
          </w:p>
          <w:p w:rsidR="00DD75DA" w:rsidRDefault="00DD75DA" w:rsidP="0021608C">
            <w:pPr>
              <w:rPr>
                <w:ins w:id="1690" w:author="Mike Schenk" w:date="2011-01-19T01:15:00Z"/>
                <w:rFonts w:eastAsia="Arial"/>
              </w:rPr>
            </w:pPr>
            <w:ins w:id="1691" w:author="Mike Schenk" w:date="2011-01-19T01:15:00Z">
              <w:r>
                <w:rPr>
                  <w:rFonts w:eastAsia="Arial"/>
                </w:rPr>
                <w:t>Managers</w:t>
              </w:r>
            </w:ins>
          </w:p>
        </w:tc>
      </w:tr>
    </w:tbl>
    <w:p w:rsidR="00DD75DA" w:rsidRDefault="00DD75DA" w:rsidP="00DD75DA">
      <w:pPr>
        <w:pStyle w:val="ListStyle"/>
        <w:contextualSpacing/>
        <w:rPr>
          <w:ins w:id="1692" w:author="Mike Schenk" w:date="2011-01-19T01:15:00Z"/>
        </w:rPr>
      </w:pPr>
    </w:p>
    <w:p w:rsidR="00DD75DA" w:rsidRPr="00367E32" w:rsidRDefault="00DD75DA" w:rsidP="00DD75DA">
      <w:pPr>
        <w:pStyle w:val="ListStyle"/>
        <w:contextualSpacing/>
        <w:rPr>
          <w:ins w:id="1693" w:author="Mike Schenk" w:date="2011-01-19T01:15:00Z"/>
          <w:rStyle w:val="Strong"/>
        </w:rPr>
      </w:pPr>
      <w:ins w:id="1694" w:author="Mike Schenk" w:date="2011-01-19T01:15:00Z">
        <w:r w:rsidRPr="00367E32">
          <w:rPr>
            <w:rStyle w:val="Strong"/>
          </w:rPr>
          <w:t>Summary:</w:t>
        </w:r>
      </w:ins>
    </w:p>
    <w:p w:rsidR="00DD75DA" w:rsidRDefault="00DD75DA" w:rsidP="00DD75DA">
      <w:pPr>
        <w:rPr>
          <w:ins w:id="1695" w:author="Mike Schenk" w:date="2011-01-19T01:15:00Z"/>
          <w:rFonts w:eastAsia="Arial"/>
        </w:rPr>
      </w:pPr>
      <w:ins w:id="1696" w:author="Mike Schenk" w:date="2011-01-19T01:15:00Z">
        <w:r>
          <w:rPr>
            <w:rFonts w:eastAsia="Arial"/>
          </w:rPr>
          <w:t>Periodically, or on an ad-hoc basis, owners and managers will need to view reports to determine the performance of the restaurant or to help make decisions about the restaurant. The system shall provide a mechanism that allows users with manager permissions to select and run reports for print output or for output to a file. Owners and managers want to view or print reports customized by parameters such as the applicable time period, the employee, a menu item, etc.</w:t>
        </w:r>
      </w:ins>
    </w:p>
    <w:p w:rsidR="00DD75DA" w:rsidRPr="00367E32" w:rsidRDefault="00DD75DA" w:rsidP="00DD75DA">
      <w:pPr>
        <w:pStyle w:val="ListStyle"/>
        <w:contextualSpacing/>
        <w:rPr>
          <w:ins w:id="1697" w:author="Mike Schenk" w:date="2011-01-19T01:15:00Z"/>
          <w:rStyle w:val="Strong"/>
        </w:rPr>
      </w:pPr>
    </w:p>
    <w:p w:rsidR="00DD75DA" w:rsidRPr="00367E32" w:rsidRDefault="00DD75DA" w:rsidP="00DD75DA">
      <w:pPr>
        <w:pStyle w:val="ListStyle"/>
        <w:contextualSpacing/>
        <w:rPr>
          <w:ins w:id="1698" w:author="Mike Schenk" w:date="2011-01-19T01:15:00Z"/>
          <w:rStyle w:val="Strong"/>
        </w:rPr>
      </w:pPr>
      <w:ins w:id="1699" w:author="Mike Schenk" w:date="2011-01-19T01:15:00Z">
        <w:r w:rsidRPr="00367E32">
          <w:rPr>
            <w:rStyle w:val="Strong"/>
          </w:rPr>
          <w:t>Preconditions:</w:t>
        </w:r>
      </w:ins>
    </w:p>
    <w:p w:rsidR="00DD75DA" w:rsidRDefault="00DD75DA" w:rsidP="00DD75DA">
      <w:pPr>
        <w:rPr>
          <w:ins w:id="1700" w:author="Mike Schenk" w:date="2011-01-19T01:15:00Z"/>
          <w:rFonts w:eastAsia="Arial"/>
        </w:rPr>
      </w:pPr>
      <w:ins w:id="1701" w:author="Mike Schenk" w:date="2011-01-19T01:15:00Z">
        <w:r>
          <w:rPr>
            <w:rFonts w:eastAsia="Arial"/>
          </w:rPr>
          <w:t>Some data has been generated through use of the system.</w:t>
        </w:r>
      </w:ins>
    </w:p>
    <w:p w:rsidR="00DD75DA" w:rsidRDefault="00DD75DA" w:rsidP="00DD75DA">
      <w:pPr>
        <w:rPr>
          <w:ins w:id="1702" w:author="Mike Schenk" w:date="2011-01-19T01:15:00Z"/>
          <w:rFonts w:eastAsia="Arial"/>
        </w:rPr>
      </w:pPr>
    </w:p>
    <w:p w:rsidR="00DD75DA" w:rsidRPr="00367E32" w:rsidRDefault="00DD75DA" w:rsidP="00DD75DA">
      <w:pPr>
        <w:pStyle w:val="ListStyle"/>
        <w:contextualSpacing/>
        <w:rPr>
          <w:ins w:id="1703" w:author="Mike Schenk" w:date="2011-01-19T01:15:00Z"/>
          <w:rStyle w:val="Strong"/>
        </w:rPr>
      </w:pPr>
      <w:ins w:id="1704" w:author="Mike Schenk" w:date="2011-01-19T01:15:00Z">
        <w:r w:rsidRPr="00367E32">
          <w:rPr>
            <w:rStyle w:val="Strong"/>
          </w:rPr>
          <w:t>Input/Output sequence for this feature</w:t>
        </w:r>
      </w:ins>
    </w:p>
    <w:p w:rsidR="00DD75DA" w:rsidRDefault="00DD75DA" w:rsidP="00DD75DA">
      <w:pPr>
        <w:rPr>
          <w:ins w:id="1705" w:author="Mike Schenk" w:date="2011-01-19T01:15:00Z"/>
          <w:rFonts w:eastAsia="Arial"/>
        </w:rPr>
      </w:pPr>
      <w:ins w:id="1706" w:author="Mike Schenk" w:date="2011-01-19T01:15:00Z">
        <w:r>
          <w:rPr>
            <w:rFonts w:eastAsia="Arial"/>
          </w:rPr>
          <w:t>A manager logs in to the system.</w:t>
        </w:r>
      </w:ins>
    </w:p>
    <w:p w:rsidR="00DD75DA" w:rsidRDefault="00DD75DA" w:rsidP="00DD75DA">
      <w:pPr>
        <w:rPr>
          <w:ins w:id="1707" w:author="Mike Schenk" w:date="2011-01-19T01:15:00Z"/>
          <w:rFonts w:eastAsia="Arial"/>
        </w:rPr>
      </w:pPr>
      <w:ins w:id="1708" w:author="Mike Schenk" w:date="2011-01-19T01:15:00Z">
        <w:r>
          <w:rPr>
            <w:rFonts w:eastAsia="Arial"/>
          </w:rPr>
          <w:t>The user opens the reporting screen.</w:t>
        </w:r>
      </w:ins>
    </w:p>
    <w:p w:rsidR="00DD75DA" w:rsidRDefault="00DD75DA" w:rsidP="00DD75DA">
      <w:pPr>
        <w:rPr>
          <w:ins w:id="1709" w:author="Mike Schenk" w:date="2011-01-19T01:15:00Z"/>
          <w:rFonts w:eastAsia="Arial"/>
        </w:rPr>
      </w:pPr>
      <w:ins w:id="1710" w:author="Mike Schenk" w:date="2011-01-19T01:15:00Z">
        <w:r>
          <w:rPr>
            <w:rFonts w:eastAsia="Arial"/>
          </w:rPr>
          <w:t>The user selects the desired report from a categorized list.</w:t>
        </w:r>
      </w:ins>
    </w:p>
    <w:p w:rsidR="00DD75DA" w:rsidRDefault="00DD75DA" w:rsidP="00DD75DA">
      <w:pPr>
        <w:rPr>
          <w:ins w:id="1711" w:author="Mike Schenk" w:date="2011-01-19T01:15:00Z"/>
          <w:rFonts w:eastAsia="Arial"/>
        </w:rPr>
      </w:pPr>
      <w:ins w:id="1712" w:author="Mike Schenk" w:date="2011-01-19T01:15:00Z">
        <w:r>
          <w:rPr>
            <w:rFonts w:eastAsia="Arial"/>
          </w:rPr>
          <w:t>The user is prompted to enter parameters the specific report needs.</w:t>
        </w:r>
      </w:ins>
    </w:p>
    <w:p w:rsidR="00DD75DA" w:rsidRDefault="00DD75DA" w:rsidP="00DD75DA">
      <w:pPr>
        <w:rPr>
          <w:ins w:id="1713" w:author="Mike Schenk" w:date="2011-01-19T01:15:00Z"/>
          <w:rFonts w:eastAsia="Arial"/>
        </w:rPr>
      </w:pPr>
      <w:ins w:id="1714" w:author="Mike Schenk" w:date="2011-01-19T01:15:00Z">
        <w:r>
          <w:rPr>
            <w:rFonts w:eastAsia="Arial"/>
          </w:rPr>
          <w:t>The user executes a command to run the report and views it on-screen.</w:t>
        </w:r>
      </w:ins>
    </w:p>
    <w:p w:rsidR="00DD75DA" w:rsidRDefault="00DD75DA" w:rsidP="00DD75DA">
      <w:pPr>
        <w:rPr>
          <w:ins w:id="1715" w:author="Mike Schenk" w:date="2011-01-19T01:15:00Z"/>
          <w:rFonts w:eastAsia="Arial"/>
        </w:rPr>
      </w:pPr>
      <w:ins w:id="1716" w:author="Mike Schenk" w:date="2011-01-19T01:15:00Z">
        <w:r>
          <w:rPr>
            <w:rFonts w:eastAsia="Arial"/>
          </w:rPr>
          <w:t>The user has options to print the report or save it in various formats.</w:t>
        </w:r>
      </w:ins>
    </w:p>
    <w:p w:rsidR="00DD75DA" w:rsidRDefault="00DD75DA" w:rsidP="00DD75DA">
      <w:pPr>
        <w:pStyle w:val="ListStyle"/>
        <w:contextualSpacing/>
        <w:rPr>
          <w:ins w:id="1717" w:author="Mike Schenk" w:date="2011-01-19T01:15:00Z"/>
          <w:rStyle w:val="Strong"/>
        </w:rPr>
      </w:pPr>
    </w:p>
    <w:p w:rsidR="00DD75DA" w:rsidRPr="00367E32" w:rsidRDefault="00DD75DA" w:rsidP="00DD75DA">
      <w:pPr>
        <w:pStyle w:val="ListStyle"/>
        <w:contextualSpacing/>
        <w:rPr>
          <w:ins w:id="1718" w:author="Mike Schenk" w:date="2011-01-19T01:15:00Z"/>
          <w:rStyle w:val="Strong"/>
        </w:rPr>
      </w:pPr>
      <w:ins w:id="1719" w:author="Mike Schenk" w:date="2011-01-19T01:15:00Z">
        <w:r w:rsidRPr="00367E32">
          <w:rPr>
            <w:rStyle w:val="Strong"/>
          </w:rPr>
          <w:t>Postconditions</w:t>
        </w:r>
      </w:ins>
    </w:p>
    <w:p w:rsidR="00DD75DA" w:rsidRDefault="00DD75DA" w:rsidP="00DD75DA">
      <w:pPr>
        <w:rPr>
          <w:ins w:id="1720" w:author="Mike Schenk" w:date="2011-01-19T01:15:00Z"/>
          <w:rFonts w:eastAsia="Arial"/>
        </w:rPr>
      </w:pPr>
      <w:ins w:id="1721" w:author="Mike Schenk" w:date="2011-01-19T01:15:00Z">
        <w:r>
          <w:rPr>
            <w:rFonts w:eastAsia="Arial"/>
          </w:rPr>
          <w:t>The manager has a printed report or an electronic file containing the desired information.</w:t>
        </w:r>
      </w:ins>
    </w:p>
    <w:p w:rsidR="00DD75DA" w:rsidRDefault="00DD75DA" w:rsidP="00DD75DA">
      <w:pPr>
        <w:rPr>
          <w:ins w:id="1722" w:author="Mike Schenk" w:date="2011-01-19T01:15:00Z"/>
          <w:rFonts w:eastAsia="Arial"/>
        </w:rPr>
      </w:pPr>
    </w:p>
    <w:p w:rsidR="00DD75DA" w:rsidRPr="00367E32" w:rsidRDefault="00DD75DA" w:rsidP="00DD75DA">
      <w:pPr>
        <w:pStyle w:val="ListStyle"/>
        <w:contextualSpacing/>
        <w:rPr>
          <w:ins w:id="1723" w:author="Mike Schenk" w:date="2011-01-19T01:15:00Z"/>
          <w:rStyle w:val="Strong"/>
        </w:rPr>
      </w:pPr>
      <w:ins w:id="1724" w:author="Mike Schenk" w:date="2011-01-19T01:15:00Z">
        <w:r w:rsidRPr="00367E32">
          <w:rPr>
            <w:rStyle w:val="Strong"/>
          </w:rPr>
          <w:t>Design constraints of this feature</w:t>
        </w:r>
      </w:ins>
    </w:p>
    <w:p w:rsidR="00DD75DA" w:rsidRDefault="00DD75DA" w:rsidP="00DD75DA">
      <w:pPr>
        <w:rPr>
          <w:ins w:id="1725" w:author="Mike Schenk" w:date="2011-01-19T01:15:00Z"/>
          <w:rFonts w:eastAsia="Arial"/>
        </w:rPr>
      </w:pPr>
      <w:ins w:id="1726" w:author="Mike Schenk" w:date="2011-01-19T01:15:00Z">
        <w:r>
          <w:rPr>
            <w:rFonts w:eastAsia="Arial"/>
          </w:rPr>
          <w:t>Reports including both textual (numeric) data as well as charts and graphs shall be supported.</w:t>
        </w:r>
      </w:ins>
    </w:p>
    <w:p w:rsidR="00DD75DA" w:rsidRDefault="00DD75DA" w:rsidP="00DD75DA">
      <w:pPr>
        <w:rPr>
          <w:ins w:id="1727" w:author="Mike Schenk" w:date="2011-01-19T01:15:00Z"/>
          <w:rFonts w:eastAsia="Arial"/>
        </w:rPr>
      </w:pPr>
      <w:ins w:id="1728" w:author="Mike Schenk" w:date="2011-01-19T01:15:00Z">
        <w:r>
          <w:rPr>
            <w:rFonts w:eastAsia="Arial"/>
          </w:rPr>
          <w:t>Required output formats are print, PDF, and spreadsheet.</w:t>
        </w:r>
      </w:ins>
    </w:p>
    <w:p w:rsidR="00DD75DA" w:rsidRDefault="00DD75DA" w:rsidP="00DD75DA">
      <w:pPr>
        <w:rPr>
          <w:ins w:id="1729" w:author="Mike Schenk" w:date="2011-01-19T01:15:00Z"/>
          <w:rFonts w:eastAsia="Arial"/>
        </w:rPr>
      </w:pPr>
    </w:p>
    <w:p w:rsidR="00DD75DA" w:rsidRPr="00367E32" w:rsidRDefault="00DD75DA" w:rsidP="00DD75DA">
      <w:pPr>
        <w:pStyle w:val="ListStyle"/>
        <w:contextualSpacing/>
        <w:rPr>
          <w:ins w:id="1730" w:author="Mike Schenk" w:date="2011-01-19T01:15:00Z"/>
          <w:rStyle w:val="Strong"/>
        </w:rPr>
      </w:pPr>
      <w:ins w:id="1731" w:author="Mike Schenk" w:date="2011-01-19T01:15:00Z">
        <w:r w:rsidRPr="00367E32">
          <w:rPr>
            <w:rStyle w:val="Strong"/>
          </w:rPr>
          <w:t>Performance requirements of this feature</w:t>
        </w:r>
      </w:ins>
    </w:p>
    <w:p w:rsidR="00DD75DA" w:rsidRDefault="00DD75DA" w:rsidP="00DD75DA">
      <w:pPr>
        <w:rPr>
          <w:ins w:id="1732" w:author="Mike Schenk" w:date="2011-01-19T01:15:00Z"/>
          <w:rFonts w:eastAsia="Arial"/>
        </w:rPr>
      </w:pPr>
      <w:ins w:id="1733" w:author="Mike Schenk" w:date="2011-01-19T01:15:00Z">
        <w:r>
          <w:rPr>
            <w:rFonts w:eastAsia="Arial"/>
          </w:rPr>
          <w:t>Built in reports shall take no longer than 120 seconds to run.</w:t>
        </w:r>
      </w:ins>
    </w:p>
    <w:p w:rsidR="00DD75DA" w:rsidRDefault="00DD75DA" w:rsidP="00DD75DA">
      <w:pPr>
        <w:pStyle w:val="Heading3"/>
        <w:rPr>
          <w:ins w:id="1734" w:author="Mike Schenk" w:date="2011-01-19T01:15:00Z"/>
          <w:rFonts w:eastAsia="Arial"/>
          <w:bCs/>
        </w:rPr>
      </w:pPr>
      <w:bookmarkStart w:id="1735" w:name="_Toc279057939"/>
      <w:bookmarkStart w:id="1736" w:name="_Toc283163455"/>
      <w:ins w:id="1737" w:author="Mike Schenk" w:date="2011-01-19T01:15:00Z">
        <w:r>
          <w:rPr>
            <w:rFonts w:eastAsia="Arial"/>
            <w:bCs/>
          </w:rPr>
          <w:t>Developer Adds New Report – BBQRMS-43</w:t>
        </w:r>
        <w:bookmarkEnd w:id="1736"/>
      </w:ins>
    </w:p>
    <w:tbl>
      <w:tblPr>
        <w:tblW w:w="0" w:type="auto"/>
        <w:tblLook w:val="0000"/>
      </w:tblPr>
      <w:tblGrid>
        <w:gridCol w:w="4680"/>
        <w:gridCol w:w="4680"/>
      </w:tblGrid>
      <w:tr w:rsidR="00DD75DA" w:rsidTr="0021608C">
        <w:trPr>
          <w:ins w:id="1738"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739" w:author="Mike Schenk" w:date="2011-01-19T01:15:00Z"/>
                <w:rStyle w:val="Strong"/>
              </w:rPr>
            </w:pPr>
            <w:ins w:id="1740" w:author="Mike Schenk" w:date="2011-01-19T01:15:00Z">
              <w:r w:rsidRPr="00367E32">
                <w:rPr>
                  <w:rStyle w:val="Strong"/>
                </w:rPr>
                <w:t>Related use cases:</w:t>
              </w:r>
            </w:ins>
          </w:p>
          <w:p w:rsidR="00DD75DA" w:rsidRDefault="00DD75DA" w:rsidP="0021608C">
            <w:pPr>
              <w:rPr>
                <w:ins w:id="1741" w:author="Mike Schenk" w:date="2011-01-19T01:15:00Z"/>
                <w:rFonts w:eastAsia="Arial"/>
              </w:rPr>
            </w:pPr>
            <w:ins w:id="1742" w:author="Mike Schenk" w:date="2011-01-19T01:15:00Z">
              <w:r>
                <w:rPr>
                  <w:rFonts w:eastAsia="Arial"/>
                </w:rPr>
                <w:t>Select report</w:t>
              </w:r>
            </w:ins>
          </w:p>
          <w:p w:rsidR="00DD75DA" w:rsidRDefault="00DD75DA" w:rsidP="0021608C">
            <w:pPr>
              <w:ind w:firstLine="0"/>
              <w:rPr>
                <w:ins w:id="1743"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744" w:author="Mike Schenk" w:date="2011-01-19T01:15:00Z"/>
                <w:rStyle w:val="Strong"/>
              </w:rPr>
            </w:pPr>
            <w:ins w:id="1745" w:author="Mike Schenk" w:date="2011-01-19T01:15:00Z">
              <w:r w:rsidRPr="00367E32">
                <w:rPr>
                  <w:rStyle w:val="Strong"/>
                </w:rPr>
                <w:t>Actors:</w:t>
              </w:r>
            </w:ins>
          </w:p>
          <w:p w:rsidR="00DD75DA" w:rsidRDefault="00DD75DA" w:rsidP="0021608C">
            <w:pPr>
              <w:rPr>
                <w:ins w:id="1746" w:author="Mike Schenk" w:date="2011-01-19T01:15:00Z"/>
                <w:rFonts w:eastAsia="Arial"/>
              </w:rPr>
            </w:pPr>
            <w:ins w:id="1747" w:author="Mike Schenk" w:date="2011-01-19T01:15:00Z">
              <w:r>
                <w:rPr>
                  <w:rFonts w:eastAsia="Arial"/>
                </w:rPr>
                <w:t>Software developer</w:t>
              </w:r>
            </w:ins>
          </w:p>
          <w:p w:rsidR="00DD75DA" w:rsidRDefault="00DD75DA" w:rsidP="0021608C">
            <w:pPr>
              <w:rPr>
                <w:ins w:id="1748" w:author="Mike Schenk" w:date="2011-01-19T01:15:00Z"/>
                <w:rFonts w:eastAsia="Arial"/>
              </w:rPr>
            </w:pPr>
            <w:ins w:id="1749" w:author="Mike Schenk" w:date="2011-01-19T01:15:00Z">
              <w:r>
                <w:rPr>
                  <w:rFonts w:eastAsia="Arial"/>
                </w:rPr>
                <w:t>Managers</w:t>
              </w:r>
            </w:ins>
          </w:p>
        </w:tc>
      </w:tr>
    </w:tbl>
    <w:p w:rsidR="00DD75DA" w:rsidRPr="00367E32" w:rsidRDefault="00DD75DA" w:rsidP="00DD75DA">
      <w:pPr>
        <w:pStyle w:val="ListStyle"/>
        <w:contextualSpacing/>
        <w:rPr>
          <w:ins w:id="1750" w:author="Mike Schenk" w:date="2011-01-19T01:15:00Z"/>
          <w:rStyle w:val="Strong"/>
        </w:rPr>
      </w:pPr>
      <w:ins w:id="1751" w:author="Mike Schenk" w:date="2011-01-19T01:15:00Z">
        <w:r w:rsidRPr="00367E32">
          <w:rPr>
            <w:rStyle w:val="Strong"/>
          </w:rPr>
          <w:t>Summary:</w:t>
        </w:r>
      </w:ins>
    </w:p>
    <w:p w:rsidR="00DD75DA" w:rsidRDefault="00DD75DA" w:rsidP="00DD75DA">
      <w:pPr>
        <w:rPr>
          <w:ins w:id="1752" w:author="Mike Schenk" w:date="2011-01-19T01:15:00Z"/>
          <w:rFonts w:eastAsia="Arial"/>
        </w:rPr>
      </w:pPr>
      <w:ins w:id="1753" w:author="Mike Schenk" w:date="2011-01-19T01:15:00Z">
        <w:r>
          <w:rPr>
            <w:rFonts w:eastAsia="Arial"/>
          </w:rPr>
          <w:t>The system shall be open for developers to create and integrate custom reports. When an owner or manager discovers the need for a customized report, the effort required to make the new report and include it in the product must be reasonable.</w:t>
        </w:r>
      </w:ins>
    </w:p>
    <w:p w:rsidR="00DD75DA" w:rsidRPr="00367E32" w:rsidRDefault="00DD75DA" w:rsidP="00DD75DA">
      <w:pPr>
        <w:pStyle w:val="ListStyle"/>
        <w:contextualSpacing/>
        <w:rPr>
          <w:ins w:id="1754" w:author="Mike Schenk" w:date="2011-01-19T01:15:00Z"/>
          <w:rStyle w:val="Strong"/>
        </w:rPr>
      </w:pPr>
    </w:p>
    <w:p w:rsidR="00DD75DA" w:rsidRPr="00367E32" w:rsidRDefault="00DD75DA" w:rsidP="00DD75DA">
      <w:pPr>
        <w:pStyle w:val="ListStyle"/>
        <w:contextualSpacing/>
        <w:rPr>
          <w:ins w:id="1755" w:author="Mike Schenk" w:date="2011-01-19T01:15:00Z"/>
          <w:rStyle w:val="Strong"/>
        </w:rPr>
      </w:pPr>
      <w:ins w:id="1756" w:author="Mike Schenk" w:date="2011-01-19T01:15:00Z">
        <w:r w:rsidRPr="00367E32">
          <w:rPr>
            <w:rStyle w:val="Strong"/>
          </w:rPr>
          <w:t>Preconditions:</w:t>
        </w:r>
      </w:ins>
    </w:p>
    <w:p w:rsidR="00DD75DA" w:rsidRDefault="00DD75DA" w:rsidP="00DD75DA">
      <w:pPr>
        <w:rPr>
          <w:ins w:id="1757" w:author="Mike Schenk" w:date="2011-01-19T01:15:00Z"/>
          <w:rFonts w:eastAsia="Arial"/>
        </w:rPr>
      </w:pPr>
      <w:ins w:id="1758" w:author="Mike Schenk" w:date="2011-01-19T01:15:00Z">
        <w:r>
          <w:rPr>
            <w:rFonts w:eastAsia="Arial"/>
          </w:rPr>
          <w:t>The software is built and deployed with data available in the database.</w:t>
        </w:r>
      </w:ins>
    </w:p>
    <w:p w:rsidR="00DD75DA" w:rsidRDefault="00DD75DA" w:rsidP="00DD75DA">
      <w:pPr>
        <w:rPr>
          <w:ins w:id="1759" w:author="Mike Schenk" w:date="2011-01-19T01:15:00Z"/>
          <w:rFonts w:eastAsia="Arial"/>
        </w:rPr>
      </w:pPr>
    </w:p>
    <w:p w:rsidR="00DD75DA" w:rsidRPr="00367E32" w:rsidRDefault="00DD75DA" w:rsidP="00DD75DA">
      <w:pPr>
        <w:pStyle w:val="ListStyle"/>
        <w:contextualSpacing/>
        <w:rPr>
          <w:ins w:id="1760" w:author="Mike Schenk" w:date="2011-01-19T01:15:00Z"/>
          <w:rStyle w:val="Strong"/>
        </w:rPr>
      </w:pPr>
      <w:ins w:id="1761" w:author="Mike Schenk" w:date="2011-01-19T01:15:00Z">
        <w:r w:rsidRPr="00367E32">
          <w:rPr>
            <w:rStyle w:val="Strong"/>
          </w:rPr>
          <w:t>Input/Output sequence for this feature</w:t>
        </w:r>
      </w:ins>
    </w:p>
    <w:p w:rsidR="00DD75DA" w:rsidRDefault="00DD75DA" w:rsidP="00DD75DA">
      <w:pPr>
        <w:rPr>
          <w:ins w:id="1762" w:author="Mike Schenk" w:date="2011-01-19T01:15:00Z"/>
          <w:rFonts w:eastAsia="Arial"/>
        </w:rPr>
      </w:pPr>
      <w:ins w:id="1763" w:author="Mike Schenk" w:date="2011-01-19T01:15:00Z">
        <w:r>
          <w:rPr>
            <w:rFonts w:eastAsia="Arial"/>
          </w:rPr>
          <w:t>Owner or manager identifies report needs</w:t>
        </w:r>
      </w:ins>
    </w:p>
    <w:p w:rsidR="00DD75DA" w:rsidRDefault="00DD75DA" w:rsidP="00DD75DA">
      <w:pPr>
        <w:rPr>
          <w:ins w:id="1764" w:author="Mike Schenk" w:date="2011-01-19T01:15:00Z"/>
          <w:rFonts w:eastAsia="Arial"/>
        </w:rPr>
      </w:pPr>
      <w:ins w:id="1765" w:author="Mike Schenk" w:date="2011-01-19T01:15:00Z">
        <w:r>
          <w:rPr>
            <w:rFonts w:eastAsia="Arial"/>
          </w:rPr>
          <w:t>Software developer creates a Visual Studio project that outputs a .DLL. This project references the BBQRMS.ReportingInterface.DLL.</w:t>
        </w:r>
      </w:ins>
    </w:p>
    <w:p w:rsidR="00DD75DA" w:rsidRDefault="00DD75DA" w:rsidP="00DD75DA">
      <w:pPr>
        <w:rPr>
          <w:ins w:id="1766" w:author="Mike Schenk" w:date="2011-01-19T01:15:00Z"/>
          <w:rFonts w:eastAsia="Arial"/>
        </w:rPr>
      </w:pPr>
      <w:ins w:id="1767" w:author="Mike Schenk" w:date="2011-01-19T01:15:00Z">
        <w:r>
          <w:rPr>
            <w:rFonts w:eastAsia="Arial"/>
          </w:rPr>
          <w:t>Software developer creates a class which implements a provided interface, collects parameter values and retrieves data.</w:t>
        </w:r>
      </w:ins>
    </w:p>
    <w:p w:rsidR="00DD75DA" w:rsidRDefault="00DD75DA" w:rsidP="00DD75DA">
      <w:pPr>
        <w:rPr>
          <w:ins w:id="1768" w:author="Mike Schenk" w:date="2011-01-19T01:15:00Z"/>
          <w:rFonts w:eastAsia="Arial"/>
        </w:rPr>
      </w:pPr>
      <w:ins w:id="1769" w:author="Mike Schenk" w:date="2011-01-19T01:15:00Z">
        <w:r>
          <w:rPr>
            <w:rFonts w:eastAsia="Arial"/>
          </w:rPr>
          <w:t>Software developer uses Visual Studio report authoring tools to create the report based on the product’s database schema.</w:t>
        </w:r>
      </w:ins>
    </w:p>
    <w:p w:rsidR="00DD75DA" w:rsidRDefault="00DD75DA" w:rsidP="00DD75DA">
      <w:pPr>
        <w:rPr>
          <w:ins w:id="1770" w:author="Mike Schenk" w:date="2011-01-19T01:15:00Z"/>
          <w:rFonts w:eastAsia="Arial"/>
        </w:rPr>
      </w:pPr>
      <w:ins w:id="1771" w:author="Mike Schenk" w:date="2011-01-19T01:15:00Z">
        <w:r>
          <w:rPr>
            <w:rFonts w:eastAsia="Arial"/>
          </w:rPr>
          <w:t>Software developer, using manager priveleges, “installs” the report file (.dll file) by selecting the “install” command on the report screen and selecting the .DLL file.</w:t>
        </w:r>
      </w:ins>
    </w:p>
    <w:p w:rsidR="00DD75DA" w:rsidRDefault="00DD75DA" w:rsidP="00DD75DA">
      <w:pPr>
        <w:rPr>
          <w:ins w:id="1772" w:author="Mike Schenk" w:date="2011-01-19T01:15:00Z"/>
          <w:rFonts w:eastAsia="Arial"/>
        </w:rPr>
      </w:pPr>
    </w:p>
    <w:p w:rsidR="00DD75DA" w:rsidRPr="00367E32" w:rsidRDefault="00DD75DA" w:rsidP="00DD75DA">
      <w:pPr>
        <w:pStyle w:val="ListStyle"/>
        <w:contextualSpacing/>
        <w:rPr>
          <w:ins w:id="1773" w:author="Mike Schenk" w:date="2011-01-19T01:15:00Z"/>
          <w:rStyle w:val="Strong"/>
        </w:rPr>
      </w:pPr>
      <w:ins w:id="1774" w:author="Mike Schenk" w:date="2011-01-19T01:15:00Z">
        <w:r w:rsidRPr="00367E32">
          <w:rPr>
            <w:rStyle w:val="Strong"/>
          </w:rPr>
          <w:t>Postconditions</w:t>
        </w:r>
      </w:ins>
    </w:p>
    <w:p w:rsidR="00DD75DA" w:rsidRDefault="00DD75DA" w:rsidP="00DD75DA">
      <w:pPr>
        <w:rPr>
          <w:ins w:id="1775" w:author="Mike Schenk" w:date="2011-01-19T01:15:00Z"/>
          <w:rFonts w:eastAsia="Arial"/>
        </w:rPr>
      </w:pPr>
      <w:ins w:id="1776" w:author="Mike Schenk" w:date="2011-01-19T01:15:00Z">
        <w:r>
          <w:rPr>
            <w:rFonts w:eastAsia="Arial"/>
          </w:rPr>
          <w:t>The manager has access to the newly defined report which is able to prompt for parameter values and produce the correct output.</w:t>
        </w:r>
      </w:ins>
    </w:p>
    <w:p w:rsidR="00DD75DA" w:rsidRDefault="00DD75DA" w:rsidP="00DD75DA">
      <w:pPr>
        <w:rPr>
          <w:ins w:id="1777" w:author="Mike Schenk" w:date="2011-01-19T01:15:00Z"/>
          <w:rFonts w:eastAsia="Arial"/>
        </w:rPr>
      </w:pPr>
    </w:p>
    <w:p w:rsidR="00DD75DA" w:rsidRPr="00367E32" w:rsidRDefault="00DD75DA" w:rsidP="00DD75DA">
      <w:pPr>
        <w:pStyle w:val="ListStyle"/>
        <w:contextualSpacing/>
        <w:rPr>
          <w:ins w:id="1778" w:author="Mike Schenk" w:date="2011-01-19T01:15:00Z"/>
          <w:rStyle w:val="Strong"/>
        </w:rPr>
      </w:pPr>
      <w:ins w:id="1779" w:author="Mike Schenk" w:date="2011-01-19T01:15:00Z">
        <w:r w:rsidRPr="00367E32">
          <w:rPr>
            <w:rStyle w:val="Strong"/>
          </w:rPr>
          <w:t>Design constraints of this feature</w:t>
        </w:r>
      </w:ins>
    </w:p>
    <w:p w:rsidR="00DD75DA" w:rsidRDefault="00DD75DA" w:rsidP="00DD75DA">
      <w:pPr>
        <w:rPr>
          <w:ins w:id="1780" w:author="Mike Schenk" w:date="2011-01-19T01:15:00Z"/>
          <w:rFonts w:eastAsia="Arial"/>
        </w:rPr>
      </w:pPr>
      <w:ins w:id="1781" w:author="Mike Schenk" w:date="2011-01-19T01:15:00Z">
        <w:r>
          <w:rPr>
            <w:rFonts w:eastAsia="Arial"/>
          </w:rPr>
          <w:t>It shall not be necessary to recompile or re-deploy the BBQRMS application to add a custom report.</w:t>
        </w:r>
      </w:ins>
    </w:p>
    <w:p w:rsidR="00DD75DA" w:rsidRDefault="00DD75DA" w:rsidP="00DD75DA">
      <w:pPr>
        <w:rPr>
          <w:ins w:id="1782" w:author="Mike Schenk" w:date="2011-01-19T01:15:00Z"/>
          <w:rFonts w:eastAsia="Arial"/>
        </w:rPr>
      </w:pPr>
    </w:p>
    <w:p w:rsidR="00DD75DA" w:rsidRPr="00367E32" w:rsidRDefault="00DD75DA" w:rsidP="00DD75DA">
      <w:pPr>
        <w:pStyle w:val="ListStyle"/>
        <w:contextualSpacing/>
        <w:rPr>
          <w:ins w:id="1783" w:author="Mike Schenk" w:date="2011-01-19T01:15:00Z"/>
          <w:rStyle w:val="Strong"/>
        </w:rPr>
      </w:pPr>
      <w:ins w:id="1784" w:author="Mike Schenk" w:date="2011-01-19T01:15:00Z">
        <w:r w:rsidRPr="00367E32">
          <w:rPr>
            <w:rStyle w:val="Strong"/>
          </w:rPr>
          <w:t>Performance requirements of this feature</w:t>
        </w:r>
      </w:ins>
    </w:p>
    <w:p w:rsidR="00DD75DA" w:rsidRPr="009B1880" w:rsidRDefault="00DD75DA" w:rsidP="00DD75DA">
      <w:pPr>
        <w:rPr>
          <w:ins w:id="1785" w:author="Mike Schenk" w:date="2011-01-19T01:15:00Z"/>
        </w:rPr>
      </w:pPr>
      <w:ins w:id="1786" w:author="Mike Schenk" w:date="2011-01-19T01:15:00Z">
        <w:r>
          <w:rPr>
            <w:rFonts w:eastAsia="Arial"/>
          </w:rPr>
          <w:t>None.</w:t>
        </w:r>
      </w:ins>
    </w:p>
    <w:p w:rsidR="00DD75DA" w:rsidRPr="00D37390" w:rsidRDefault="00DD75DA" w:rsidP="00DD75DA">
      <w:pPr>
        <w:pStyle w:val="Heading3"/>
        <w:rPr>
          <w:ins w:id="1787" w:author="Mike Schenk" w:date="2011-01-19T01:15:00Z"/>
          <w:rFonts w:eastAsia="Arial"/>
          <w:bCs/>
        </w:rPr>
      </w:pPr>
      <w:bookmarkStart w:id="1788" w:name="_Toc283163456"/>
      <w:bookmarkEnd w:id="1735"/>
      <w:ins w:id="1789" w:author="Mike Schenk" w:date="2011-01-19T01:15:00Z">
        <w:r>
          <w:rPr>
            <w:rFonts w:eastAsia="Arial"/>
            <w:bCs/>
          </w:rPr>
          <w:t>Inventory Turns Report – BBQRMS-29</w:t>
        </w:r>
        <w:bookmarkEnd w:id="1788"/>
      </w:ins>
    </w:p>
    <w:tbl>
      <w:tblPr>
        <w:tblW w:w="0" w:type="auto"/>
        <w:tblLook w:val="0000"/>
      </w:tblPr>
      <w:tblGrid>
        <w:gridCol w:w="4680"/>
        <w:gridCol w:w="4680"/>
      </w:tblGrid>
      <w:tr w:rsidR="00DD75DA" w:rsidTr="0021608C">
        <w:trPr>
          <w:ins w:id="1790"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791" w:author="Mike Schenk" w:date="2011-01-19T01:15:00Z"/>
                <w:rStyle w:val="Strong"/>
              </w:rPr>
            </w:pPr>
            <w:ins w:id="1792" w:author="Mike Schenk" w:date="2011-01-19T01:15:00Z">
              <w:r w:rsidRPr="00367E32">
                <w:rPr>
                  <w:rStyle w:val="Strong"/>
                </w:rPr>
                <w:t>Related use cases:</w:t>
              </w:r>
            </w:ins>
          </w:p>
          <w:p w:rsidR="00DD75DA" w:rsidRDefault="00DD75DA" w:rsidP="0021608C">
            <w:pPr>
              <w:rPr>
                <w:ins w:id="1793" w:author="Mike Schenk" w:date="2011-01-19T01:15:00Z"/>
                <w:rFonts w:eastAsia="Arial"/>
              </w:rPr>
            </w:pPr>
            <w:ins w:id="1794" w:author="Mike Schenk" w:date="2011-01-19T01:15:00Z">
              <w:r>
                <w:rPr>
                  <w:rFonts w:eastAsia="Arial"/>
                </w:rPr>
                <w:t>Select report</w:t>
              </w:r>
            </w:ins>
          </w:p>
          <w:p w:rsidR="00DD75DA" w:rsidRDefault="00DD75DA" w:rsidP="0021608C">
            <w:pPr>
              <w:rPr>
                <w:ins w:id="1795" w:author="Mike Schenk" w:date="2011-01-19T01:15:00Z"/>
                <w:rFonts w:eastAsia="Arial"/>
              </w:rPr>
            </w:pPr>
            <w:ins w:id="1796" w:author="Mike Schenk" w:date="2011-01-19T01:15:00Z">
              <w:r>
                <w:rPr>
                  <w:rFonts w:eastAsia="Arial"/>
                </w:rPr>
                <w:t>Reconcile Inventory</w:t>
              </w:r>
            </w:ins>
          </w:p>
          <w:p w:rsidR="00DD75DA" w:rsidRDefault="00DD75DA" w:rsidP="0021608C">
            <w:pPr>
              <w:rPr>
                <w:ins w:id="1797" w:author="Mike Schenk" w:date="2011-01-19T01:15:00Z"/>
                <w:rFonts w:eastAsia="Arial"/>
              </w:rPr>
            </w:pPr>
            <w:ins w:id="1798" w:author="Mike Schenk" w:date="2011-01-19T01:15:00Z">
              <w:r>
                <w:rPr>
                  <w:rFonts w:eastAsia="Arial"/>
                </w:rPr>
                <w:t>Receive an Inventory Order</w:t>
              </w:r>
            </w:ins>
          </w:p>
          <w:p w:rsidR="00DD75DA" w:rsidRDefault="00DD75DA" w:rsidP="0021608C">
            <w:pPr>
              <w:ind w:firstLine="0"/>
              <w:rPr>
                <w:ins w:id="1799"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800" w:author="Mike Schenk" w:date="2011-01-19T01:15:00Z"/>
                <w:rStyle w:val="Strong"/>
              </w:rPr>
            </w:pPr>
            <w:ins w:id="1801" w:author="Mike Schenk" w:date="2011-01-19T01:15:00Z">
              <w:r w:rsidRPr="00367E32">
                <w:rPr>
                  <w:rStyle w:val="Strong"/>
                </w:rPr>
                <w:t>Actors:</w:t>
              </w:r>
            </w:ins>
          </w:p>
          <w:p w:rsidR="00DD75DA" w:rsidRDefault="00DD75DA" w:rsidP="0021608C">
            <w:pPr>
              <w:rPr>
                <w:ins w:id="1802" w:author="Mike Schenk" w:date="2011-01-19T01:15:00Z"/>
                <w:rFonts w:eastAsia="Arial"/>
              </w:rPr>
            </w:pPr>
            <w:ins w:id="1803" w:author="Mike Schenk" w:date="2011-01-19T01:15:00Z">
              <w:r>
                <w:rPr>
                  <w:rFonts w:eastAsia="Arial"/>
                </w:rPr>
                <w:t>Managers</w:t>
              </w:r>
            </w:ins>
          </w:p>
        </w:tc>
      </w:tr>
    </w:tbl>
    <w:p w:rsidR="00DD75DA" w:rsidRDefault="00DD75DA" w:rsidP="00DD75DA">
      <w:pPr>
        <w:pStyle w:val="ListStyle"/>
        <w:contextualSpacing/>
        <w:rPr>
          <w:ins w:id="1804" w:author="Mike Schenk" w:date="2011-01-19T01:15:00Z"/>
        </w:rPr>
      </w:pPr>
    </w:p>
    <w:p w:rsidR="00DD75DA" w:rsidRPr="00367E32" w:rsidRDefault="00DD75DA" w:rsidP="00DD75DA">
      <w:pPr>
        <w:pStyle w:val="ListStyle"/>
        <w:contextualSpacing/>
        <w:rPr>
          <w:ins w:id="1805" w:author="Mike Schenk" w:date="2011-01-19T01:15:00Z"/>
          <w:rStyle w:val="Strong"/>
        </w:rPr>
      </w:pPr>
      <w:ins w:id="1806" w:author="Mike Schenk" w:date="2011-01-19T01:15:00Z">
        <w:r w:rsidRPr="00367E32">
          <w:rPr>
            <w:rStyle w:val="Strong"/>
          </w:rPr>
          <w:t>Summary:</w:t>
        </w:r>
      </w:ins>
    </w:p>
    <w:p w:rsidR="00DD75DA" w:rsidRDefault="00DD75DA" w:rsidP="00DD75DA">
      <w:pPr>
        <w:rPr>
          <w:ins w:id="1807" w:author="Mike Schenk" w:date="2011-01-19T01:15:00Z"/>
          <w:rFonts w:eastAsia="Arial"/>
        </w:rPr>
      </w:pPr>
      <w:ins w:id="1808" w:author="Mike Schenk" w:date="2011-01-19T01:15:00Z">
        <w:r>
          <w:rPr>
            <w:rFonts w:eastAsia="Arial"/>
          </w:rPr>
          <w:t>“Inventory turns” is the number of times the entire value of the inventory has been consumed during a time period. A larger number means inventory is not spending too much time waiting to be used. Owners want to know the efficiency of their inventory ordering process.</w:t>
        </w:r>
      </w:ins>
    </w:p>
    <w:p w:rsidR="00DD75DA" w:rsidRPr="00367E32" w:rsidRDefault="00DD75DA" w:rsidP="00DD75DA">
      <w:pPr>
        <w:pStyle w:val="ListStyle"/>
        <w:contextualSpacing/>
        <w:rPr>
          <w:ins w:id="1809" w:author="Mike Schenk" w:date="2011-01-19T01:15:00Z"/>
          <w:rStyle w:val="Strong"/>
        </w:rPr>
      </w:pPr>
    </w:p>
    <w:p w:rsidR="00DD75DA" w:rsidRPr="00367E32" w:rsidRDefault="00DD75DA" w:rsidP="00DD75DA">
      <w:pPr>
        <w:pStyle w:val="ListStyle"/>
        <w:contextualSpacing/>
        <w:rPr>
          <w:ins w:id="1810" w:author="Mike Schenk" w:date="2011-01-19T01:15:00Z"/>
          <w:rStyle w:val="Strong"/>
        </w:rPr>
      </w:pPr>
      <w:ins w:id="1811" w:author="Mike Schenk" w:date="2011-01-19T01:15:00Z">
        <w:r w:rsidRPr="00367E32">
          <w:rPr>
            <w:rStyle w:val="Strong"/>
          </w:rPr>
          <w:t>Preconditions:</w:t>
        </w:r>
      </w:ins>
    </w:p>
    <w:p w:rsidR="00DD75DA" w:rsidRDefault="00DD75DA" w:rsidP="00DD75DA">
      <w:pPr>
        <w:rPr>
          <w:ins w:id="1812" w:author="Mike Schenk" w:date="2011-01-19T01:15:00Z"/>
          <w:rFonts w:eastAsia="Arial"/>
        </w:rPr>
      </w:pPr>
      <w:ins w:id="1813" w:author="Mike Schenk" w:date="2011-01-19T01:15:00Z">
        <w:r>
          <w:rPr>
            <w:rFonts w:eastAsia="Arial"/>
          </w:rPr>
          <w:t>A full inventory has been taken and a dollar value assigned in order to start the use of the inventory tracking module.</w:t>
        </w:r>
      </w:ins>
    </w:p>
    <w:p w:rsidR="00DD75DA" w:rsidRDefault="00DD75DA" w:rsidP="00DD75DA">
      <w:pPr>
        <w:rPr>
          <w:ins w:id="1814" w:author="Mike Schenk" w:date="2011-01-19T01:15:00Z"/>
          <w:rFonts w:eastAsia="Arial"/>
        </w:rPr>
      </w:pPr>
      <w:ins w:id="1815" w:author="Mike Schenk" w:date="2011-01-19T01:15:00Z">
        <w:r>
          <w:rPr>
            <w:rFonts w:eastAsia="Arial"/>
          </w:rPr>
          <w:t>Inventory has been consumed and that has been recorded through the ‘quick inventory’ screen or by reconciling inventory at a later date.</w:t>
        </w:r>
      </w:ins>
    </w:p>
    <w:p w:rsidR="00DD75DA" w:rsidRDefault="00DD75DA" w:rsidP="00DD75DA">
      <w:pPr>
        <w:rPr>
          <w:ins w:id="1816" w:author="Mike Schenk" w:date="2011-01-19T01:15:00Z"/>
          <w:rFonts w:eastAsia="Arial"/>
        </w:rPr>
      </w:pPr>
    </w:p>
    <w:p w:rsidR="00DD75DA" w:rsidRPr="00367E32" w:rsidRDefault="00DD75DA" w:rsidP="00DD75DA">
      <w:pPr>
        <w:pStyle w:val="ListStyle"/>
        <w:contextualSpacing/>
        <w:rPr>
          <w:ins w:id="1817" w:author="Mike Schenk" w:date="2011-01-19T01:15:00Z"/>
          <w:rStyle w:val="Strong"/>
        </w:rPr>
      </w:pPr>
      <w:ins w:id="1818" w:author="Mike Schenk" w:date="2011-01-19T01:15:00Z">
        <w:r w:rsidRPr="00367E32">
          <w:rPr>
            <w:rStyle w:val="Strong"/>
          </w:rPr>
          <w:t>Input/Output sequence for this feature</w:t>
        </w:r>
      </w:ins>
    </w:p>
    <w:p w:rsidR="00DD75DA" w:rsidRDefault="00DD75DA" w:rsidP="00DD75DA">
      <w:pPr>
        <w:rPr>
          <w:ins w:id="1819" w:author="Mike Schenk" w:date="2011-01-19T01:15:00Z"/>
          <w:rFonts w:eastAsia="Arial"/>
        </w:rPr>
      </w:pPr>
      <w:ins w:id="1820" w:author="Mike Schenk" w:date="2011-01-19T01:15:00Z">
        <w:r>
          <w:rPr>
            <w:rFonts w:eastAsia="Arial"/>
          </w:rPr>
          <w:t>A manager logs in to the system.</w:t>
        </w:r>
      </w:ins>
    </w:p>
    <w:p w:rsidR="00DD75DA" w:rsidRDefault="00DD75DA" w:rsidP="00DD75DA">
      <w:pPr>
        <w:rPr>
          <w:ins w:id="1821" w:author="Mike Schenk" w:date="2011-01-19T01:15:00Z"/>
          <w:rFonts w:eastAsia="Arial"/>
        </w:rPr>
      </w:pPr>
      <w:ins w:id="1822" w:author="Mike Schenk" w:date="2011-01-19T01:15:00Z">
        <w:r>
          <w:rPr>
            <w:rFonts w:eastAsia="Arial"/>
          </w:rPr>
          <w:t>The user selects the Inventory Turns report.</w:t>
        </w:r>
      </w:ins>
    </w:p>
    <w:p w:rsidR="00DD75DA" w:rsidRDefault="00DD75DA" w:rsidP="00DD75DA">
      <w:pPr>
        <w:rPr>
          <w:ins w:id="1823" w:author="Mike Schenk" w:date="2011-01-19T01:15:00Z"/>
          <w:rFonts w:eastAsia="Arial"/>
        </w:rPr>
      </w:pPr>
      <w:ins w:id="1824" w:author="Mike Schenk" w:date="2011-01-19T01:15:00Z">
        <w:r>
          <w:rPr>
            <w:rFonts w:eastAsia="Arial"/>
          </w:rPr>
          <w:t>The user enters the desired time period.</w:t>
        </w:r>
      </w:ins>
    </w:p>
    <w:p w:rsidR="00DD75DA" w:rsidRDefault="00DD75DA" w:rsidP="00DD75DA">
      <w:pPr>
        <w:rPr>
          <w:ins w:id="1825" w:author="Mike Schenk" w:date="2011-01-19T01:15:00Z"/>
          <w:rFonts w:eastAsia="Arial"/>
        </w:rPr>
      </w:pPr>
      <w:ins w:id="1826" w:author="Mike Schenk" w:date="2011-01-19T01:15:00Z">
        <w:r>
          <w:rPr>
            <w:rFonts w:eastAsia="Arial"/>
          </w:rPr>
          <w:t>The report computes the value of the inventory at the start of the period and at the end. It also sums the value of the inventory added and consumed during the period.</w:t>
        </w:r>
      </w:ins>
    </w:p>
    <w:p w:rsidR="00DD75DA" w:rsidRDefault="00DD75DA" w:rsidP="00DD75DA">
      <w:pPr>
        <w:rPr>
          <w:ins w:id="1827" w:author="Mike Schenk" w:date="2011-01-19T01:15:00Z"/>
          <w:rFonts w:eastAsia="Arial"/>
        </w:rPr>
      </w:pPr>
      <w:ins w:id="1828" w:author="Mike Schenk" w:date="2011-01-19T01:15:00Z">
        <w:r>
          <w:rPr>
            <w:rFonts w:eastAsia="Arial"/>
          </w:rPr>
          <w:t>The report calculates and displays the “Inventory Turns” number.</w:t>
        </w:r>
      </w:ins>
    </w:p>
    <w:p w:rsidR="00DD75DA" w:rsidRDefault="00DD75DA" w:rsidP="00DD75DA">
      <w:pPr>
        <w:pStyle w:val="ListStyle"/>
        <w:contextualSpacing/>
        <w:rPr>
          <w:ins w:id="1829" w:author="Mike Schenk" w:date="2011-01-19T01:15:00Z"/>
          <w:rStyle w:val="Strong"/>
        </w:rPr>
      </w:pPr>
    </w:p>
    <w:p w:rsidR="00DD75DA" w:rsidRPr="00367E32" w:rsidRDefault="00DD75DA" w:rsidP="00DD75DA">
      <w:pPr>
        <w:pStyle w:val="ListStyle"/>
        <w:contextualSpacing/>
        <w:rPr>
          <w:ins w:id="1830" w:author="Mike Schenk" w:date="2011-01-19T01:15:00Z"/>
          <w:rStyle w:val="Strong"/>
        </w:rPr>
      </w:pPr>
      <w:ins w:id="1831" w:author="Mike Schenk" w:date="2011-01-19T01:15:00Z">
        <w:r w:rsidRPr="00367E32">
          <w:rPr>
            <w:rStyle w:val="Strong"/>
          </w:rPr>
          <w:t>Postconditions</w:t>
        </w:r>
      </w:ins>
    </w:p>
    <w:p w:rsidR="00DD75DA" w:rsidRDefault="00DD75DA" w:rsidP="00DD75DA">
      <w:pPr>
        <w:rPr>
          <w:ins w:id="1832" w:author="Mike Schenk" w:date="2011-01-19T01:15:00Z"/>
          <w:rFonts w:eastAsia="Arial"/>
        </w:rPr>
      </w:pPr>
      <w:ins w:id="1833" w:author="Mike Schenk" w:date="2011-01-19T01:15:00Z">
        <w:r>
          <w:rPr>
            <w:rFonts w:eastAsia="Arial"/>
          </w:rPr>
          <w:t>The manager knows how many inventory turns occurred during the period.</w:t>
        </w:r>
      </w:ins>
    </w:p>
    <w:p w:rsidR="00DD75DA" w:rsidRDefault="00DD75DA" w:rsidP="00DD75DA">
      <w:pPr>
        <w:rPr>
          <w:ins w:id="1834" w:author="Mike Schenk" w:date="2011-01-19T01:15:00Z"/>
          <w:rFonts w:eastAsia="Arial"/>
        </w:rPr>
      </w:pPr>
    </w:p>
    <w:p w:rsidR="00DD75DA" w:rsidRPr="00367E32" w:rsidRDefault="00DD75DA" w:rsidP="00DD75DA">
      <w:pPr>
        <w:pStyle w:val="ListStyle"/>
        <w:contextualSpacing/>
        <w:rPr>
          <w:ins w:id="1835" w:author="Mike Schenk" w:date="2011-01-19T01:15:00Z"/>
          <w:rStyle w:val="Strong"/>
        </w:rPr>
      </w:pPr>
      <w:ins w:id="1836" w:author="Mike Schenk" w:date="2011-01-19T01:15:00Z">
        <w:r w:rsidRPr="00367E32">
          <w:rPr>
            <w:rStyle w:val="Strong"/>
          </w:rPr>
          <w:t>Design constraints of this feature</w:t>
        </w:r>
      </w:ins>
    </w:p>
    <w:p w:rsidR="00DD75DA" w:rsidRDefault="00DD75DA" w:rsidP="00DD75DA">
      <w:pPr>
        <w:rPr>
          <w:ins w:id="1837" w:author="Mike Schenk" w:date="2011-01-19T01:15:00Z"/>
          <w:rFonts w:eastAsia="Arial"/>
        </w:rPr>
      </w:pPr>
      <w:ins w:id="1838" w:author="Mike Schenk" w:date="2011-01-19T01:15:00Z">
        <w:r>
          <w:rPr>
            <w:rFonts w:eastAsia="Arial"/>
          </w:rPr>
          <w:t>None</w:t>
        </w:r>
      </w:ins>
    </w:p>
    <w:p w:rsidR="00DD75DA" w:rsidRDefault="00DD75DA" w:rsidP="00DD75DA">
      <w:pPr>
        <w:rPr>
          <w:ins w:id="1839" w:author="Mike Schenk" w:date="2011-01-19T01:15:00Z"/>
          <w:rFonts w:eastAsia="Arial"/>
        </w:rPr>
      </w:pPr>
    </w:p>
    <w:p w:rsidR="00DD75DA" w:rsidRPr="00367E32" w:rsidRDefault="00DD75DA" w:rsidP="00DD75DA">
      <w:pPr>
        <w:pStyle w:val="ListStyle"/>
        <w:contextualSpacing/>
        <w:rPr>
          <w:ins w:id="1840" w:author="Mike Schenk" w:date="2011-01-19T01:15:00Z"/>
          <w:rStyle w:val="Strong"/>
        </w:rPr>
      </w:pPr>
      <w:ins w:id="1841" w:author="Mike Schenk" w:date="2011-01-19T01:15:00Z">
        <w:r w:rsidRPr="00367E32">
          <w:rPr>
            <w:rStyle w:val="Strong"/>
          </w:rPr>
          <w:t>Performance requirements of this feature</w:t>
        </w:r>
      </w:ins>
    </w:p>
    <w:p w:rsidR="00DD75DA" w:rsidRDefault="00DD75DA" w:rsidP="00DD75DA">
      <w:pPr>
        <w:rPr>
          <w:ins w:id="1842" w:author="Mike Schenk" w:date="2011-01-19T01:15:00Z"/>
          <w:rFonts w:eastAsia="Arial"/>
        </w:rPr>
      </w:pPr>
      <w:ins w:id="1843" w:author="Mike Schenk" w:date="2011-01-19T01:15:00Z">
        <w:r>
          <w:rPr>
            <w:rFonts w:eastAsia="Arial"/>
          </w:rPr>
          <w:t>Report shall display results in under 30 seconds from the time the user has entered the parameters and executed the report.</w:t>
        </w:r>
      </w:ins>
    </w:p>
    <w:p w:rsidR="00DD75DA" w:rsidRPr="00D37390" w:rsidRDefault="00DD75DA" w:rsidP="00DD75DA">
      <w:pPr>
        <w:pStyle w:val="Heading3"/>
        <w:rPr>
          <w:ins w:id="1844" w:author="Mike Schenk" w:date="2011-01-19T01:15:00Z"/>
          <w:rFonts w:eastAsia="Arial"/>
          <w:bCs/>
        </w:rPr>
      </w:pPr>
      <w:bookmarkStart w:id="1845" w:name="_Toc283163457"/>
      <w:ins w:id="1846" w:author="Mike Schenk" w:date="2011-01-19T01:15:00Z">
        <w:r>
          <w:rPr>
            <w:rFonts w:eastAsia="Arial"/>
            <w:bCs/>
          </w:rPr>
          <w:t>Daily Sales Report – BBQRMS-28</w:t>
        </w:r>
        <w:bookmarkEnd w:id="1845"/>
      </w:ins>
    </w:p>
    <w:tbl>
      <w:tblPr>
        <w:tblW w:w="0" w:type="auto"/>
        <w:tblLook w:val="0000"/>
      </w:tblPr>
      <w:tblGrid>
        <w:gridCol w:w="4680"/>
        <w:gridCol w:w="4680"/>
      </w:tblGrid>
      <w:tr w:rsidR="00DD75DA" w:rsidTr="0021608C">
        <w:trPr>
          <w:ins w:id="1847"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848" w:author="Mike Schenk" w:date="2011-01-19T01:15:00Z"/>
                <w:rStyle w:val="Strong"/>
              </w:rPr>
            </w:pPr>
            <w:ins w:id="1849" w:author="Mike Schenk" w:date="2011-01-19T01:15:00Z">
              <w:r w:rsidRPr="00367E32">
                <w:rPr>
                  <w:rStyle w:val="Strong"/>
                </w:rPr>
                <w:t>Related use cases:</w:t>
              </w:r>
            </w:ins>
          </w:p>
          <w:p w:rsidR="00DD75DA" w:rsidRDefault="00DD75DA" w:rsidP="0021608C">
            <w:pPr>
              <w:rPr>
                <w:ins w:id="1850" w:author="Mike Schenk" w:date="2011-01-19T01:15:00Z"/>
                <w:rFonts w:eastAsia="Arial"/>
              </w:rPr>
            </w:pPr>
            <w:ins w:id="1851" w:author="Mike Schenk" w:date="2011-01-19T01:15:00Z">
              <w:r>
                <w:rPr>
                  <w:rFonts w:eastAsia="Arial"/>
                </w:rPr>
                <w:t>Select report</w:t>
              </w:r>
            </w:ins>
          </w:p>
          <w:p w:rsidR="00DD75DA" w:rsidRDefault="00DD75DA" w:rsidP="0021608C">
            <w:pPr>
              <w:rPr>
                <w:ins w:id="1852"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853" w:author="Mike Schenk" w:date="2011-01-19T01:15:00Z"/>
                <w:rStyle w:val="Strong"/>
              </w:rPr>
            </w:pPr>
            <w:ins w:id="1854" w:author="Mike Schenk" w:date="2011-01-19T01:15:00Z">
              <w:r w:rsidRPr="00367E32">
                <w:rPr>
                  <w:rStyle w:val="Strong"/>
                </w:rPr>
                <w:t>Actors:</w:t>
              </w:r>
            </w:ins>
          </w:p>
          <w:p w:rsidR="00DD75DA" w:rsidRDefault="00DD75DA" w:rsidP="0021608C">
            <w:pPr>
              <w:rPr>
                <w:ins w:id="1855" w:author="Mike Schenk" w:date="2011-01-19T01:15:00Z"/>
                <w:rFonts w:eastAsia="Arial"/>
              </w:rPr>
            </w:pPr>
            <w:ins w:id="1856" w:author="Mike Schenk" w:date="2011-01-19T01:15:00Z">
              <w:r>
                <w:rPr>
                  <w:rFonts w:eastAsia="Arial"/>
                </w:rPr>
                <w:t>Managers</w:t>
              </w:r>
            </w:ins>
          </w:p>
        </w:tc>
      </w:tr>
    </w:tbl>
    <w:p w:rsidR="00DD75DA" w:rsidRDefault="00DD75DA" w:rsidP="00DD75DA">
      <w:pPr>
        <w:pStyle w:val="ListStyle"/>
        <w:contextualSpacing/>
        <w:rPr>
          <w:ins w:id="1857" w:author="Mike Schenk" w:date="2011-01-19T01:15:00Z"/>
        </w:rPr>
      </w:pPr>
    </w:p>
    <w:p w:rsidR="00DD75DA" w:rsidRPr="00367E32" w:rsidRDefault="00DD75DA" w:rsidP="00DD75DA">
      <w:pPr>
        <w:pStyle w:val="ListStyle"/>
        <w:contextualSpacing/>
        <w:rPr>
          <w:ins w:id="1858" w:author="Mike Schenk" w:date="2011-01-19T01:15:00Z"/>
          <w:rStyle w:val="Strong"/>
        </w:rPr>
      </w:pPr>
      <w:ins w:id="1859" w:author="Mike Schenk" w:date="2011-01-19T01:15:00Z">
        <w:r w:rsidRPr="00367E32">
          <w:rPr>
            <w:rStyle w:val="Strong"/>
          </w:rPr>
          <w:t>Summary:</w:t>
        </w:r>
      </w:ins>
    </w:p>
    <w:p w:rsidR="00DD75DA" w:rsidRDefault="00DD75DA" w:rsidP="00DD75DA">
      <w:pPr>
        <w:rPr>
          <w:ins w:id="1860" w:author="Mike Schenk" w:date="2011-01-19T01:15:00Z"/>
          <w:rFonts w:eastAsia="Arial"/>
        </w:rPr>
      </w:pPr>
      <w:ins w:id="1861" w:author="Mike Schenk" w:date="2011-01-19T01:15:00Z">
        <w:r>
          <w:rPr>
            <w:rFonts w:eastAsia="Arial"/>
          </w:rPr>
          <w:t>Managers and owners can view gross sales per day over a specified time period. The report shall also break sales down by menus, menu items and order type. Owners want to look for sales patterns to try to find ways to increase sales and profit.</w:t>
        </w:r>
      </w:ins>
    </w:p>
    <w:p w:rsidR="00DD75DA" w:rsidRPr="00367E32" w:rsidRDefault="00DD75DA" w:rsidP="00DD75DA">
      <w:pPr>
        <w:pStyle w:val="ListStyle"/>
        <w:contextualSpacing/>
        <w:rPr>
          <w:ins w:id="1862" w:author="Mike Schenk" w:date="2011-01-19T01:15:00Z"/>
          <w:rStyle w:val="Strong"/>
        </w:rPr>
      </w:pPr>
    </w:p>
    <w:p w:rsidR="00DD75DA" w:rsidRPr="00367E32" w:rsidRDefault="00DD75DA" w:rsidP="00DD75DA">
      <w:pPr>
        <w:pStyle w:val="ListStyle"/>
        <w:contextualSpacing/>
        <w:rPr>
          <w:ins w:id="1863" w:author="Mike Schenk" w:date="2011-01-19T01:15:00Z"/>
          <w:rStyle w:val="Strong"/>
        </w:rPr>
      </w:pPr>
      <w:ins w:id="1864" w:author="Mike Schenk" w:date="2011-01-19T01:15:00Z">
        <w:r w:rsidRPr="00367E32">
          <w:rPr>
            <w:rStyle w:val="Strong"/>
          </w:rPr>
          <w:t>Preconditions:</w:t>
        </w:r>
      </w:ins>
    </w:p>
    <w:p w:rsidR="00DD75DA" w:rsidRDefault="00DD75DA" w:rsidP="00DD75DA">
      <w:pPr>
        <w:rPr>
          <w:ins w:id="1865" w:author="Mike Schenk" w:date="2011-01-19T01:15:00Z"/>
          <w:rFonts w:eastAsia="Arial"/>
        </w:rPr>
      </w:pPr>
      <w:ins w:id="1866" w:author="Mike Schenk" w:date="2011-01-19T01:15:00Z">
        <w:r>
          <w:rPr>
            <w:rFonts w:eastAsia="Arial"/>
          </w:rPr>
          <w:t>Sales have been recorded.</w:t>
        </w:r>
      </w:ins>
    </w:p>
    <w:p w:rsidR="00DD75DA" w:rsidRDefault="00DD75DA" w:rsidP="00DD75DA">
      <w:pPr>
        <w:rPr>
          <w:ins w:id="1867" w:author="Mike Schenk" w:date="2011-01-19T01:15:00Z"/>
          <w:rFonts w:eastAsia="Arial"/>
        </w:rPr>
      </w:pPr>
    </w:p>
    <w:p w:rsidR="00DD75DA" w:rsidRPr="00367E32" w:rsidRDefault="00DD75DA" w:rsidP="00DD75DA">
      <w:pPr>
        <w:pStyle w:val="ListStyle"/>
        <w:contextualSpacing/>
        <w:rPr>
          <w:ins w:id="1868" w:author="Mike Schenk" w:date="2011-01-19T01:15:00Z"/>
          <w:rStyle w:val="Strong"/>
        </w:rPr>
      </w:pPr>
      <w:ins w:id="1869" w:author="Mike Schenk" w:date="2011-01-19T01:15:00Z">
        <w:r w:rsidRPr="00367E32">
          <w:rPr>
            <w:rStyle w:val="Strong"/>
          </w:rPr>
          <w:t>Input/Output sequence for this feature</w:t>
        </w:r>
      </w:ins>
    </w:p>
    <w:p w:rsidR="00DD75DA" w:rsidRDefault="00DD75DA" w:rsidP="00DD75DA">
      <w:pPr>
        <w:rPr>
          <w:ins w:id="1870" w:author="Mike Schenk" w:date="2011-01-19T01:15:00Z"/>
          <w:rFonts w:eastAsia="Arial"/>
        </w:rPr>
      </w:pPr>
      <w:ins w:id="1871" w:author="Mike Schenk" w:date="2011-01-19T01:15:00Z">
        <w:r>
          <w:rPr>
            <w:rFonts w:eastAsia="Arial"/>
          </w:rPr>
          <w:t>A manager logs in to the system.</w:t>
        </w:r>
      </w:ins>
    </w:p>
    <w:p w:rsidR="00DD75DA" w:rsidRDefault="00DD75DA" w:rsidP="00DD75DA">
      <w:pPr>
        <w:rPr>
          <w:ins w:id="1872" w:author="Mike Schenk" w:date="2011-01-19T01:15:00Z"/>
          <w:rFonts w:eastAsia="Arial"/>
        </w:rPr>
      </w:pPr>
      <w:ins w:id="1873" w:author="Mike Schenk" w:date="2011-01-19T01:15:00Z">
        <w:r>
          <w:rPr>
            <w:rFonts w:eastAsia="Arial"/>
          </w:rPr>
          <w:t>The user selects the Daily Sales report.</w:t>
        </w:r>
      </w:ins>
    </w:p>
    <w:p w:rsidR="00DD75DA" w:rsidRDefault="00DD75DA" w:rsidP="00DD75DA">
      <w:pPr>
        <w:rPr>
          <w:ins w:id="1874" w:author="Mike Schenk" w:date="2011-01-19T01:15:00Z"/>
          <w:rFonts w:eastAsia="Arial"/>
        </w:rPr>
      </w:pPr>
      <w:ins w:id="1875" w:author="Mike Schenk" w:date="2011-01-19T01:15:00Z">
        <w:r>
          <w:rPr>
            <w:rFonts w:eastAsia="Arial"/>
          </w:rPr>
          <w:t>The user enters the desired time period.</w:t>
        </w:r>
      </w:ins>
    </w:p>
    <w:p w:rsidR="00DD75DA" w:rsidRDefault="00DD75DA" w:rsidP="00DD75DA">
      <w:pPr>
        <w:rPr>
          <w:ins w:id="1876" w:author="Mike Schenk" w:date="2011-01-19T01:15:00Z"/>
          <w:rFonts w:eastAsia="Arial"/>
        </w:rPr>
      </w:pPr>
      <w:ins w:id="1877" w:author="Mike Schenk" w:date="2011-01-19T01:15:00Z">
        <w:r>
          <w:rPr>
            <w:rFonts w:eastAsia="Arial"/>
          </w:rPr>
          <w:t>The user runs the report.</w:t>
        </w:r>
      </w:ins>
    </w:p>
    <w:p w:rsidR="00DD75DA" w:rsidRDefault="00DD75DA" w:rsidP="00DD75DA">
      <w:pPr>
        <w:rPr>
          <w:ins w:id="1878" w:author="Mike Schenk" w:date="2011-01-19T01:15:00Z"/>
          <w:rFonts w:eastAsia="Arial"/>
        </w:rPr>
      </w:pPr>
      <w:ins w:id="1879" w:author="Mike Schenk" w:date="2011-01-19T01:15:00Z">
        <w:r>
          <w:rPr>
            <w:rFonts w:eastAsia="Arial"/>
          </w:rPr>
          <w:t>The report summarizes and displays sales data stored in the system.</w:t>
        </w:r>
      </w:ins>
    </w:p>
    <w:p w:rsidR="00DD75DA" w:rsidRDefault="00DD75DA" w:rsidP="00DD75DA">
      <w:pPr>
        <w:pStyle w:val="ListStyle"/>
        <w:contextualSpacing/>
        <w:rPr>
          <w:ins w:id="1880" w:author="Mike Schenk" w:date="2011-01-19T01:15:00Z"/>
          <w:rStyle w:val="Strong"/>
        </w:rPr>
      </w:pPr>
    </w:p>
    <w:p w:rsidR="00DD75DA" w:rsidRPr="00367E32" w:rsidRDefault="00DD75DA" w:rsidP="00DD75DA">
      <w:pPr>
        <w:pStyle w:val="ListStyle"/>
        <w:contextualSpacing/>
        <w:rPr>
          <w:ins w:id="1881" w:author="Mike Schenk" w:date="2011-01-19T01:15:00Z"/>
          <w:rStyle w:val="Strong"/>
        </w:rPr>
      </w:pPr>
      <w:ins w:id="1882" w:author="Mike Schenk" w:date="2011-01-19T01:15:00Z">
        <w:r w:rsidRPr="00367E32">
          <w:rPr>
            <w:rStyle w:val="Strong"/>
          </w:rPr>
          <w:t>Postconditions</w:t>
        </w:r>
      </w:ins>
    </w:p>
    <w:p w:rsidR="00DD75DA" w:rsidRDefault="00DD75DA" w:rsidP="00DD75DA">
      <w:pPr>
        <w:rPr>
          <w:ins w:id="1883" w:author="Mike Schenk" w:date="2011-01-19T01:15:00Z"/>
          <w:rFonts w:eastAsia="Arial"/>
        </w:rPr>
      </w:pPr>
      <w:ins w:id="1884" w:author="Mike Schenk" w:date="2011-01-19T01:15:00Z">
        <w:r>
          <w:rPr>
            <w:rFonts w:eastAsia="Arial"/>
          </w:rPr>
          <w:t>The manager sees daily sales trends.</w:t>
        </w:r>
      </w:ins>
    </w:p>
    <w:p w:rsidR="00DD75DA" w:rsidRDefault="00DD75DA" w:rsidP="00DD75DA">
      <w:pPr>
        <w:rPr>
          <w:ins w:id="1885" w:author="Mike Schenk" w:date="2011-01-19T01:15:00Z"/>
          <w:rFonts w:eastAsia="Arial"/>
        </w:rPr>
      </w:pPr>
    </w:p>
    <w:p w:rsidR="00DD75DA" w:rsidRPr="00367E32" w:rsidRDefault="00DD75DA" w:rsidP="00DD75DA">
      <w:pPr>
        <w:pStyle w:val="ListStyle"/>
        <w:contextualSpacing/>
        <w:rPr>
          <w:ins w:id="1886" w:author="Mike Schenk" w:date="2011-01-19T01:15:00Z"/>
          <w:rStyle w:val="Strong"/>
        </w:rPr>
      </w:pPr>
      <w:ins w:id="1887" w:author="Mike Schenk" w:date="2011-01-19T01:15:00Z">
        <w:r w:rsidRPr="00367E32">
          <w:rPr>
            <w:rStyle w:val="Strong"/>
          </w:rPr>
          <w:t>Design constraints of this feature</w:t>
        </w:r>
      </w:ins>
    </w:p>
    <w:p w:rsidR="00DD75DA" w:rsidRDefault="00DD75DA" w:rsidP="00DD75DA">
      <w:pPr>
        <w:rPr>
          <w:ins w:id="1888" w:author="Mike Schenk" w:date="2011-01-19T01:15:00Z"/>
          <w:rFonts w:eastAsia="Arial"/>
        </w:rPr>
      </w:pPr>
      <w:ins w:id="1889" w:author="Mike Schenk" w:date="2011-01-19T01:15:00Z">
        <w:r>
          <w:rPr>
            <w:rFonts w:eastAsia="Arial"/>
          </w:rPr>
          <w:t>None</w:t>
        </w:r>
      </w:ins>
    </w:p>
    <w:p w:rsidR="00DD75DA" w:rsidRDefault="00DD75DA" w:rsidP="00DD75DA">
      <w:pPr>
        <w:rPr>
          <w:ins w:id="1890" w:author="Mike Schenk" w:date="2011-01-19T01:15:00Z"/>
          <w:rFonts w:eastAsia="Arial"/>
        </w:rPr>
      </w:pPr>
    </w:p>
    <w:p w:rsidR="00DD75DA" w:rsidRPr="00367E32" w:rsidRDefault="00DD75DA" w:rsidP="00DD75DA">
      <w:pPr>
        <w:pStyle w:val="ListStyle"/>
        <w:contextualSpacing/>
        <w:rPr>
          <w:ins w:id="1891" w:author="Mike Schenk" w:date="2011-01-19T01:15:00Z"/>
          <w:rStyle w:val="Strong"/>
        </w:rPr>
      </w:pPr>
      <w:ins w:id="1892" w:author="Mike Schenk" w:date="2011-01-19T01:15:00Z">
        <w:r w:rsidRPr="00367E32">
          <w:rPr>
            <w:rStyle w:val="Strong"/>
          </w:rPr>
          <w:t>Performance requirements of this feature</w:t>
        </w:r>
      </w:ins>
    </w:p>
    <w:p w:rsidR="00DD75DA" w:rsidRDefault="00DD75DA" w:rsidP="00DD75DA">
      <w:pPr>
        <w:rPr>
          <w:ins w:id="1893" w:author="Mike Schenk" w:date="2011-01-19T01:15:00Z"/>
          <w:rFonts w:eastAsia="Arial"/>
        </w:rPr>
      </w:pPr>
      <w:ins w:id="1894" w:author="Mike Schenk" w:date="2011-01-19T01:15:00Z">
        <w:r>
          <w:rPr>
            <w:rFonts w:eastAsia="Arial"/>
          </w:rPr>
          <w:t>Report shall display results in under 30 seconds from the time the user has entered the parameters and executed the report.</w:t>
        </w:r>
      </w:ins>
    </w:p>
    <w:p w:rsidR="00DD75DA" w:rsidRPr="00D37390" w:rsidRDefault="00DD75DA" w:rsidP="00DD75DA">
      <w:pPr>
        <w:pStyle w:val="Heading3"/>
        <w:rPr>
          <w:ins w:id="1895" w:author="Mike Schenk" w:date="2011-01-19T01:15:00Z"/>
          <w:rFonts w:eastAsia="Arial"/>
          <w:bCs/>
        </w:rPr>
      </w:pPr>
      <w:bookmarkStart w:id="1896" w:name="_Toc283163458"/>
      <w:ins w:id="1897" w:author="Mike Schenk" w:date="2011-01-19T01:15:00Z">
        <w:r>
          <w:rPr>
            <w:rFonts w:eastAsia="Arial"/>
            <w:bCs/>
          </w:rPr>
          <w:t>Weekly Prime Cost Report – BBQRMS-27</w:t>
        </w:r>
        <w:bookmarkEnd w:id="1896"/>
      </w:ins>
    </w:p>
    <w:tbl>
      <w:tblPr>
        <w:tblW w:w="0" w:type="auto"/>
        <w:tblLook w:val="0000"/>
      </w:tblPr>
      <w:tblGrid>
        <w:gridCol w:w="4680"/>
        <w:gridCol w:w="4680"/>
      </w:tblGrid>
      <w:tr w:rsidR="00DD75DA" w:rsidTr="0021608C">
        <w:trPr>
          <w:ins w:id="1898"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899" w:author="Mike Schenk" w:date="2011-01-19T01:15:00Z"/>
                <w:rStyle w:val="Strong"/>
              </w:rPr>
            </w:pPr>
            <w:ins w:id="1900" w:author="Mike Schenk" w:date="2011-01-19T01:15:00Z">
              <w:r w:rsidRPr="00367E32">
                <w:rPr>
                  <w:rStyle w:val="Strong"/>
                </w:rPr>
                <w:t>Related use cases:</w:t>
              </w:r>
            </w:ins>
          </w:p>
          <w:p w:rsidR="00DD75DA" w:rsidRDefault="00DD75DA" w:rsidP="0021608C">
            <w:pPr>
              <w:rPr>
                <w:ins w:id="1901" w:author="Mike Schenk" w:date="2011-01-19T01:15:00Z"/>
                <w:rFonts w:eastAsia="Arial"/>
              </w:rPr>
            </w:pPr>
            <w:ins w:id="1902" w:author="Mike Schenk" w:date="2011-01-19T01:15:00Z">
              <w:r>
                <w:rPr>
                  <w:rFonts w:eastAsia="Arial"/>
                </w:rPr>
                <w:t>Select report</w:t>
              </w:r>
            </w:ins>
          </w:p>
          <w:p w:rsidR="00DD75DA" w:rsidRDefault="00DD75DA" w:rsidP="0021608C">
            <w:pPr>
              <w:rPr>
                <w:ins w:id="1903"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904" w:author="Mike Schenk" w:date="2011-01-19T01:15:00Z"/>
                <w:rStyle w:val="Strong"/>
              </w:rPr>
            </w:pPr>
            <w:ins w:id="1905" w:author="Mike Schenk" w:date="2011-01-19T01:15:00Z">
              <w:r w:rsidRPr="00367E32">
                <w:rPr>
                  <w:rStyle w:val="Strong"/>
                </w:rPr>
                <w:t>Actors:</w:t>
              </w:r>
            </w:ins>
          </w:p>
          <w:p w:rsidR="00DD75DA" w:rsidRDefault="00DD75DA" w:rsidP="0021608C">
            <w:pPr>
              <w:rPr>
                <w:ins w:id="1906" w:author="Mike Schenk" w:date="2011-01-19T01:15:00Z"/>
                <w:rFonts w:eastAsia="Arial"/>
              </w:rPr>
            </w:pPr>
            <w:ins w:id="1907" w:author="Mike Schenk" w:date="2011-01-19T01:15:00Z">
              <w:r>
                <w:rPr>
                  <w:rFonts w:eastAsia="Arial"/>
                </w:rPr>
                <w:t>Managers</w:t>
              </w:r>
            </w:ins>
          </w:p>
        </w:tc>
      </w:tr>
    </w:tbl>
    <w:p w:rsidR="00DD75DA" w:rsidRDefault="00DD75DA" w:rsidP="00DD75DA">
      <w:pPr>
        <w:pStyle w:val="ListStyle"/>
        <w:contextualSpacing/>
        <w:rPr>
          <w:ins w:id="1908" w:author="Mike Schenk" w:date="2011-01-19T01:15:00Z"/>
        </w:rPr>
      </w:pPr>
    </w:p>
    <w:p w:rsidR="00DD75DA" w:rsidRPr="00367E32" w:rsidRDefault="00DD75DA" w:rsidP="00DD75DA">
      <w:pPr>
        <w:pStyle w:val="ListStyle"/>
        <w:contextualSpacing/>
        <w:rPr>
          <w:ins w:id="1909" w:author="Mike Schenk" w:date="2011-01-19T01:15:00Z"/>
          <w:rStyle w:val="Strong"/>
        </w:rPr>
      </w:pPr>
      <w:ins w:id="1910" w:author="Mike Schenk" w:date="2011-01-19T01:15:00Z">
        <w:r w:rsidRPr="00367E32">
          <w:rPr>
            <w:rStyle w:val="Strong"/>
          </w:rPr>
          <w:lastRenderedPageBreak/>
          <w:t>Summary:</w:t>
        </w:r>
      </w:ins>
    </w:p>
    <w:p w:rsidR="00DD75DA" w:rsidRDefault="00DD75DA" w:rsidP="00DD75DA">
      <w:pPr>
        <w:rPr>
          <w:ins w:id="1911" w:author="Mike Schenk" w:date="2011-01-19T01:15:00Z"/>
          <w:rFonts w:eastAsia="Arial"/>
        </w:rPr>
      </w:pPr>
      <w:ins w:id="1912" w:author="Mike Schenk" w:date="2011-01-19T01:15:00Z">
        <w:r>
          <w:rPr>
            <w:rFonts w:eastAsia="Arial"/>
          </w:rPr>
          <w:t>Managers and owners can view the weekly cost of the major costs of running the restaurant. This is compared to the weekly total sales to determine performance, but not to calculate profit. Owners want to monitor their prime costs and keep them below a certain threshold in order to ensure profitability.</w:t>
        </w:r>
      </w:ins>
    </w:p>
    <w:p w:rsidR="00DD75DA" w:rsidRPr="00367E32" w:rsidRDefault="00DD75DA" w:rsidP="00DD75DA">
      <w:pPr>
        <w:pStyle w:val="ListStyle"/>
        <w:contextualSpacing/>
        <w:rPr>
          <w:ins w:id="1913" w:author="Mike Schenk" w:date="2011-01-19T01:15:00Z"/>
          <w:rStyle w:val="Strong"/>
        </w:rPr>
      </w:pPr>
    </w:p>
    <w:p w:rsidR="00DD75DA" w:rsidRPr="00367E32" w:rsidRDefault="00DD75DA" w:rsidP="00DD75DA">
      <w:pPr>
        <w:pStyle w:val="ListStyle"/>
        <w:contextualSpacing/>
        <w:rPr>
          <w:ins w:id="1914" w:author="Mike Schenk" w:date="2011-01-19T01:15:00Z"/>
          <w:rStyle w:val="Strong"/>
        </w:rPr>
      </w:pPr>
      <w:ins w:id="1915" w:author="Mike Schenk" w:date="2011-01-19T01:15:00Z">
        <w:r w:rsidRPr="00367E32">
          <w:rPr>
            <w:rStyle w:val="Strong"/>
          </w:rPr>
          <w:t>Preconditions:</w:t>
        </w:r>
      </w:ins>
    </w:p>
    <w:p w:rsidR="00DD75DA" w:rsidRDefault="00DD75DA" w:rsidP="00DD75DA">
      <w:pPr>
        <w:rPr>
          <w:ins w:id="1916" w:author="Mike Schenk" w:date="2011-01-19T01:15:00Z"/>
          <w:rFonts w:eastAsia="Arial"/>
        </w:rPr>
      </w:pPr>
      <w:ins w:id="1917" w:author="Mike Schenk" w:date="2011-01-19T01:15:00Z">
        <w:r>
          <w:rPr>
            <w:rFonts w:eastAsia="Arial"/>
          </w:rPr>
          <w:t>Sales have been recorded.</w:t>
        </w:r>
      </w:ins>
    </w:p>
    <w:p w:rsidR="00DD75DA" w:rsidRDefault="00DD75DA" w:rsidP="00DD75DA">
      <w:pPr>
        <w:rPr>
          <w:ins w:id="1918" w:author="Mike Schenk" w:date="2011-01-19T01:15:00Z"/>
          <w:rFonts w:eastAsia="Arial"/>
        </w:rPr>
      </w:pPr>
      <w:ins w:id="1919" w:author="Mike Schenk" w:date="2011-01-19T01:15:00Z">
        <w:r>
          <w:rPr>
            <w:rFonts w:eastAsia="Arial"/>
          </w:rPr>
          <w:t>Employee hours worked have been recorded.</w:t>
        </w:r>
      </w:ins>
    </w:p>
    <w:p w:rsidR="00DD75DA" w:rsidRDefault="00DD75DA" w:rsidP="00DD75DA">
      <w:pPr>
        <w:rPr>
          <w:ins w:id="1920" w:author="Mike Schenk" w:date="2011-01-19T01:15:00Z"/>
          <w:rFonts w:eastAsia="Arial"/>
        </w:rPr>
      </w:pPr>
      <w:ins w:id="1921" w:author="Mike Schenk" w:date="2011-01-19T01:15:00Z">
        <w:r>
          <w:rPr>
            <w:rFonts w:eastAsia="Arial"/>
          </w:rPr>
          <w:t>Employee gross wages (including payroll taxes and other overhead) have been recorded.</w:t>
        </w:r>
      </w:ins>
    </w:p>
    <w:p w:rsidR="00DD75DA" w:rsidRDefault="00DD75DA" w:rsidP="00DD75DA">
      <w:pPr>
        <w:rPr>
          <w:ins w:id="1922" w:author="Mike Schenk" w:date="2011-01-19T01:15:00Z"/>
          <w:rFonts w:eastAsia="Arial"/>
        </w:rPr>
      </w:pPr>
      <w:ins w:id="1923" w:author="Mike Schenk" w:date="2011-01-19T01:15:00Z">
        <w:r>
          <w:rPr>
            <w:rFonts w:eastAsia="Arial"/>
          </w:rPr>
          <w:t>Inventory has been reconciled or tracked during the week.</w:t>
        </w:r>
      </w:ins>
    </w:p>
    <w:p w:rsidR="00DD75DA" w:rsidRDefault="00DD75DA" w:rsidP="00DD75DA">
      <w:pPr>
        <w:rPr>
          <w:ins w:id="1924" w:author="Mike Schenk" w:date="2011-01-19T01:15:00Z"/>
          <w:rFonts w:eastAsia="Arial"/>
        </w:rPr>
      </w:pPr>
    </w:p>
    <w:p w:rsidR="00DD75DA" w:rsidRPr="00367E32" w:rsidRDefault="00DD75DA" w:rsidP="00DD75DA">
      <w:pPr>
        <w:pStyle w:val="ListStyle"/>
        <w:contextualSpacing/>
        <w:rPr>
          <w:ins w:id="1925" w:author="Mike Schenk" w:date="2011-01-19T01:15:00Z"/>
          <w:rStyle w:val="Strong"/>
        </w:rPr>
      </w:pPr>
      <w:ins w:id="1926" w:author="Mike Schenk" w:date="2011-01-19T01:15:00Z">
        <w:r w:rsidRPr="00367E32">
          <w:rPr>
            <w:rStyle w:val="Strong"/>
          </w:rPr>
          <w:t>Input/Output sequence for this feature</w:t>
        </w:r>
      </w:ins>
    </w:p>
    <w:p w:rsidR="00DD75DA" w:rsidRDefault="00DD75DA" w:rsidP="00DD75DA">
      <w:pPr>
        <w:rPr>
          <w:ins w:id="1927" w:author="Mike Schenk" w:date="2011-01-19T01:15:00Z"/>
          <w:rFonts w:eastAsia="Arial"/>
        </w:rPr>
      </w:pPr>
      <w:ins w:id="1928" w:author="Mike Schenk" w:date="2011-01-19T01:15:00Z">
        <w:r>
          <w:rPr>
            <w:rFonts w:eastAsia="Arial"/>
          </w:rPr>
          <w:t>A manager logs in to the system.</w:t>
        </w:r>
      </w:ins>
    </w:p>
    <w:p w:rsidR="00DD75DA" w:rsidRDefault="00DD75DA" w:rsidP="00DD75DA">
      <w:pPr>
        <w:rPr>
          <w:ins w:id="1929" w:author="Mike Schenk" w:date="2011-01-19T01:15:00Z"/>
          <w:rFonts w:eastAsia="Arial"/>
        </w:rPr>
      </w:pPr>
      <w:ins w:id="1930" w:author="Mike Schenk" w:date="2011-01-19T01:15:00Z">
        <w:r>
          <w:rPr>
            <w:rFonts w:eastAsia="Arial"/>
          </w:rPr>
          <w:t>The user selects the Weekly Prime Cost report.</w:t>
        </w:r>
      </w:ins>
    </w:p>
    <w:p w:rsidR="00DD75DA" w:rsidRDefault="00DD75DA" w:rsidP="00DD75DA">
      <w:pPr>
        <w:rPr>
          <w:ins w:id="1931" w:author="Mike Schenk" w:date="2011-01-19T01:15:00Z"/>
          <w:rFonts w:eastAsia="Arial"/>
        </w:rPr>
      </w:pPr>
      <w:ins w:id="1932" w:author="Mike Schenk" w:date="2011-01-19T01:15:00Z">
        <w:r>
          <w:rPr>
            <w:rFonts w:eastAsia="Arial"/>
          </w:rPr>
          <w:t>The user selects the desired week.</w:t>
        </w:r>
      </w:ins>
    </w:p>
    <w:p w:rsidR="00DD75DA" w:rsidRDefault="00DD75DA" w:rsidP="00DD75DA">
      <w:pPr>
        <w:rPr>
          <w:ins w:id="1933" w:author="Mike Schenk" w:date="2011-01-19T01:15:00Z"/>
          <w:rFonts w:eastAsia="Arial"/>
        </w:rPr>
      </w:pPr>
      <w:ins w:id="1934" w:author="Mike Schenk" w:date="2011-01-19T01:15:00Z">
        <w:r>
          <w:rPr>
            <w:rFonts w:eastAsia="Arial"/>
          </w:rPr>
          <w:t>The user runs the report.</w:t>
        </w:r>
      </w:ins>
    </w:p>
    <w:p w:rsidR="00DD75DA" w:rsidRDefault="00DD75DA" w:rsidP="00DD75DA">
      <w:pPr>
        <w:rPr>
          <w:ins w:id="1935" w:author="Mike Schenk" w:date="2011-01-19T01:15:00Z"/>
          <w:rFonts w:eastAsia="Arial"/>
        </w:rPr>
      </w:pPr>
      <w:ins w:id="1936" w:author="Mike Schenk" w:date="2011-01-19T01:15:00Z">
        <w:r>
          <w:rPr>
            <w:rFonts w:eastAsia="Arial"/>
          </w:rPr>
          <w:t>The report totals food and beverage costs with labor costs.</w:t>
        </w:r>
      </w:ins>
    </w:p>
    <w:p w:rsidR="00DD75DA" w:rsidRDefault="00DD75DA" w:rsidP="00DD75DA">
      <w:pPr>
        <w:rPr>
          <w:ins w:id="1937" w:author="Mike Schenk" w:date="2011-01-19T01:15:00Z"/>
          <w:rFonts w:eastAsia="Arial"/>
        </w:rPr>
      </w:pPr>
      <w:ins w:id="1938" w:author="Mike Schenk" w:date="2011-01-19T01:15:00Z">
        <w:r>
          <w:rPr>
            <w:rFonts w:eastAsia="Arial"/>
          </w:rPr>
          <w:t>The report totals sales for the week and displays both along with a percentage.</w:t>
        </w:r>
      </w:ins>
    </w:p>
    <w:p w:rsidR="00DD75DA" w:rsidRDefault="00DD75DA" w:rsidP="00DD75DA">
      <w:pPr>
        <w:pStyle w:val="ListStyle"/>
        <w:contextualSpacing/>
        <w:rPr>
          <w:ins w:id="1939" w:author="Mike Schenk" w:date="2011-01-19T01:15:00Z"/>
          <w:rStyle w:val="Strong"/>
        </w:rPr>
      </w:pPr>
    </w:p>
    <w:p w:rsidR="00DD75DA" w:rsidRPr="00367E32" w:rsidRDefault="00DD75DA" w:rsidP="00DD75DA">
      <w:pPr>
        <w:pStyle w:val="ListStyle"/>
        <w:contextualSpacing/>
        <w:rPr>
          <w:ins w:id="1940" w:author="Mike Schenk" w:date="2011-01-19T01:15:00Z"/>
          <w:rStyle w:val="Strong"/>
        </w:rPr>
      </w:pPr>
      <w:ins w:id="1941" w:author="Mike Schenk" w:date="2011-01-19T01:15:00Z">
        <w:r w:rsidRPr="00367E32">
          <w:rPr>
            <w:rStyle w:val="Strong"/>
          </w:rPr>
          <w:t>Postconditions</w:t>
        </w:r>
      </w:ins>
    </w:p>
    <w:p w:rsidR="00DD75DA" w:rsidRDefault="00DD75DA" w:rsidP="00DD75DA">
      <w:pPr>
        <w:rPr>
          <w:ins w:id="1942" w:author="Mike Schenk" w:date="2011-01-19T01:15:00Z"/>
          <w:rFonts w:eastAsia="Arial"/>
        </w:rPr>
      </w:pPr>
      <w:ins w:id="1943" w:author="Mike Schenk" w:date="2011-01-19T01:15:00Z">
        <w:r>
          <w:rPr>
            <w:rFonts w:eastAsia="Arial"/>
          </w:rPr>
          <w:t>The manager sees prime costs as a dollar number and as a percentage of total sales weekly.</w:t>
        </w:r>
      </w:ins>
    </w:p>
    <w:p w:rsidR="00DD75DA" w:rsidRDefault="00DD75DA" w:rsidP="00DD75DA">
      <w:pPr>
        <w:rPr>
          <w:ins w:id="1944" w:author="Mike Schenk" w:date="2011-01-19T01:15:00Z"/>
          <w:rFonts w:eastAsia="Arial"/>
        </w:rPr>
      </w:pPr>
    </w:p>
    <w:p w:rsidR="00DD75DA" w:rsidRPr="00367E32" w:rsidRDefault="00DD75DA" w:rsidP="00DD75DA">
      <w:pPr>
        <w:pStyle w:val="ListStyle"/>
        <w:contextualSpacing/>
        <w:rPr>
          <w:ins w:id="1945" w:author="Mike Schenk" w:date="2011-01-19T01:15:00Z"/>
          <w:rStyle w:val="Strong"/>
        </w:rPr>
      </w:pPr>
      <w:ins w:id="1946" w:author="Mike Schenk" w:date="2011-01-19T01:15:00Z">
        <w:r w:rsidRPr="00367E32">
          <w:rPr>
            <w:rStyle w:val="Strong"/>
          </w:rPr>
          <w:t>Design constraints of this feature</w:t>
        </w:r>
      </w:ins>
    </w:p>
    <w:p w:rsidR="00DD75DA" w:rsidRDefault="00DD75DA" w:rsidP="00DD75DA">
      <w:pPr>
        <w:rPr>
          <w:ins w:id="1947" w:author="Mike Schenk" w:date="2011-01-19T01:15:00Z"/>
          <w:rFonts w:eastAsia="Arial"/>
        </w:rPr>
      </w:pPr>
      <w:ins w:id="1948" w:author="Mike Schenk" w:date="2011-01-19T01:15:00Z">
        <w:r>
          <w:rPr>
            <w:rFonts w:eastAsia="Arial"/>
          </w:rPr>
          <w:t>None</w:t>
        </w:r>
      </w:ins>
    </w:p>
    <w:p w:rsidR="00DD75DA" w:rsidRDefault="00DD75DA" w:rsidP="00DD75DA">
      <w:pPr>
        <w:rPr>
          <w:ins w:id="1949" w:author="Mike Schenk" w:date="2011-01-19T01:15:00Z"/>
          <w:rFonts w:eastAsia="Arial"/>
        </w:rPr>
      </w:pPr>
    </w:p>
    <w:p w:rsidR="00DD75DA" w:rsidRPr="00367E32" w:rsidRDefault="00DD75DA" w:rsidP="00DD75DA">
      <w:pPr>
        <w:pStyle w:val="ListStyle"/>
        <w:contextualSpacing/>
        <w:rPr>
          <w:ins w:id="1950" w:author="Mike Schenk" w:date="2011-01-19T01:15:00Z"/>
          <w:rStyle w:val="Strong"/>
        </w:rPr>
      </w:pPr>
      <w:ins w:id="1951" w:author="Mike Schenk" w:date="2011-01-19T01:15:00Z">
        <w:r w:rsidRPr="00367E32">
          <w:rPr>
            <w:rStyle w:val="Strong"/>
          </w:rPr>
          <w:t>Performance requirements of this feature</w:t>
        </w:r>
      </w:ins>
    </w:p>
    <w:p w:rsidR="00DD75DA" w:rsidRDefault="00DD75DA" w:rsidP="00DD75DA">
      <w:pPr>
        <w:rPr>
          <w:ins w:id="1952" w:author="Mike Schenk" w:date="2011-01-19T01:15:00Z"/>
          <w:rFonts w:eastAsia="Arial"/>
        </w:rPr>
      </w:pPr>
      <w:ins w:id="1953" w:author="Mike Schenk" w:date="2011-01-19T01:15:00Z">
        <w:r>
          <w:rPr>
            <w:rFonts w:eastAsia="Arial"/>
          </w:rPr>
          <w:t>Report shall display results in under 30 seconds from the time the user has entered the parameters and executed the report.</w:t>
        </w:r>
      </w:ins>
    </w:p>
    <w:p w:rsidR="00DD75DA" w:rsidRPr="00D37390" w:rsidRDefault="00DD75DA" w:rsidP="00DD75DA">
      <w:pPr>
        <w:pStyle w:val="Heading3"/>
        <w:rPr>
          <w:ins w:id="1954" w:author="Mike Schenk" w:date="2011-01-19T01:15:00Z"/>
          <w:rFonts w:eastAsia="Arial"/>
          <w:bCs/>
        </w:rPr>
      </w:pPr>
      <w:bookmarkStart w:id="1955" w:name="_Toc283163459"/>
      <w:ins w:id="1956" w:author="Mike Schenk" w:date="2011-01-19T01:15:00Z">
        <w:r>
          <w:rPr>
            <w:rFonts w:eastAsia="Arial"/>
            <w:bCs/>
          </w:rPr>
          <w:t>Daily Shopping List Report – BBQRMS-2</w:t>
        </w:r>
        <w:bookmarkEnd w:id="1955"/>
      </w:ins>
    </w:p>
    <w:tbl>
      <w:tblPr>
        <w:tblW w:w="0" w:type="auto"/>
        <w:tblLook w:val="0000"/>
      </w:tblPr>
      <w:tblGrid>
        <w:gridCol w:w="4680"/>
        <w:gridCol w:w="4680"/>
      </w:tblGrid>
      <w:tr w:rsidR="00DD75DA" w:rsidTr="0021608C">
        <w:trPr>
          <w:ins w:id="1957"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958" w:author="Mike Schenk" w:date="2011-01-19T01:15:00Z"/>
                <w:rStyle w:val="Strong"/>
              </w:rPr>
            </w:pPr>
            <w:ins w:id="1959" w:author="Mike Schenk" w:date="2011-01-19T01:15:00Z">
              <w:r w:rsidRPr="00367E32">
                <w:rPr>
                  <w:rStyle w:val="Strong"/>
                </w:rPr>
                <w:t>Related use cases:</w:t>
              </w:r>
            </w:ins>
          </w:p>
          <w:p w:rsidR="00DD75DA" w:rsidRDefault="00DD75DA" w:rsidP="0021608C">
            <w:pPr>
              <w:rPr>
                <w:ins w:id="1960" w:author="Mike Schenk" w:date="2011-01-19T01:15:00Z"/>
                <w:rFonts w:eastAsia="Arial"/>
              </w:rPr>
            </w:pPr>
            <w:ins w:id="1961" w:author="Mike Schenk" w:date="2011-01-19T01:15:00Z">
              <w:r>
                <w:rPr>
                  <w:rFonts w:eastAsia="Arial"/>
                </w:rPr>
                <w:t>Select report</w:t>
              </w:r>
            </w:ins>
          </w:p>
          <w:p w:rsidR="00DD75DA" w:rsidRDefault="00DD75DA" w:rsidP="0021608C">
            <w:pPr>
              <w:rPr>
                <w:ins w:id="1962" w:author="Mike Schenk" w:date="2011-01-19T01:15:00Z"/>
                <w:rFonts w:eastAsia="Arial"/>
              </w:rPr>
            </w:pPr>
            <w:ins w:id="1963" w:author="Mike Schenk" w:date="2011-01-19T01:15:00Z">
              <w:r>
                <w:rPr>
                  <w:rFonts w:eastAsia="Arial"/>
                </w:rPr>
                <w:t>Reconcile Inventory</w:t>
              </w:r>
            </w:ins>
          </w:p>
          <w:p w:rsidR="00DD75DA" w:rsidRDefault="00DD75DA" w:rsidP="0021608C">
            <w:pPr>
              <w:rPr>
                <w:ins w:id="1964" w:author="Mike Schenk" w:date="2011-01-19T01:15:00Z"/>
                <w:rFonts w:eastAsia="Arial"/>
              </w:rPr>
            </w:pPr>
            <w:ins w:id="1965" w:author="Mike Schenk" w:date="2011-01-19T01:15:00Z">
              <w:r>
                <w:rPr>
                  <w:rFonts w:eastAsia="Arial"/>
                </w:rPr>
                <w:t>Receive an Inventory Order</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21608C">
            <w:pPr>
              <w:pStyle w:val="ListStyle"/>
              <w:contextualSpacing/>
              <w:rPr>
                <w:ins w:id="1966" w:author="Mike Schenk" w:date="2011-01-19T01:15:00Z"/>
                <w:rStyle w:val="Strong"/>
              </w:rPr>
            </w:pPr>
            <w:ins w:id="1967" w:author="Mike Schenk" w:date="2011-01-19T01:15:00Z">
              <w:r w:rsidRPr="00367E32">
                <w:rPr>
                  <w:rStyle w:val="Strong"/>
                </w:rPr>
                <w:t>Actors:</w:t>
              </w:r>
            </w:ins>
          </w:p>
          <w:p w:rsidR="00DD75DA" w:rsidRDefault="00DD75DA" w:rsidP="0021608C">
            <w:pPr>
              <w:rPr>
                <w:ins w:id="1968" w:author="Mike Schenk" w:date="2011-01-19T01:15:00Z"/>
                <w:rFonts w:eastAsia="Arial"/>
              </w:rPr>
            </w:pPr>
            <w:ins w:id="1969" w:author="Mike Schenk" w:date="2011-01-19T01:15:00Z">
              <w:r>
                <w:rPr>
                  <w:rFonts w:eastAsia="Arial"/>
                </w:rPr>
                <w:t>Managers</w:t>
              </w:r>
            </w:ins>
          </w:p>
        </w:tc>
      </w:tr>
    </w:tbl>
    <w:p w:rsidR="00DD75DA" w:rsidRDefault="00DD75DA" w:rsidP="00DD75DA">
      <w:pPr>
        <w:pStyle w:val="ListStyle"/>
        <w:contextualSpacing/>
        <w:rPr>
          <w:ins w:id="1970" w:author="Mike Schenk" w:date="2011-01-19T01:15:00Z"/>
        </w:rPr>
      </w:pPr>
    </w:p>
    <w:p w:rsidR="00DD75DA" w:rsidRPr="00367E32" w:rsidRDefault="00DD75DA" w:rsidP="00DD75DA">
      <w:pPr>
        <w:pStyle w:val="ListStyle"/>
        <w:contextualSpacing/>
        <w:rPr>
          <w:ins w:id="1971" w:author="Mike Schenk" w:date="2011-01-19T01:15:00Z"/>
          <w:rStyle w:val="Strong"/>
        </w:rPr>
      </w:pPr>
      <w:ins w:id="1972" w:author="Mike Schenk" w:date="2011-01-19T01:15:00Z">
        <w:r w:rsidRPr="00367E32">
          <w:rPr>
            <w:rStyle w:val="Strong"/>
          </w:rPr>
          <w:t>Summary:</w:t>
        </w:r>
      </w:ins>
    </w:p>
    <w:p w:rsidR="00DD75DA" w:rsidRDefault="00DD75DA" w:rsidP="00DD75DA">
      <w:pPr>
        <w:rPr>
          <w:ins w:id="1973" w:author="Mike Schenk" w:date="2011-01-19T01:15:00Z"/>
          <w:rFonts w:eastAsia="Arial"/>
        </w:rPr>
      </w:pPr>
      <w:ins w:id="1974" w:author="Mike Schenk" w:date="2011-01-19T01:15:00Z">
        <w:r>
          <w:rPr>
            <w:rFonts w:eastAsia="Arial"/>
          </w:rPr>
          <w:t>Managers and owners can print a shopping list generated by the system based on inventory usage and anticipated menu item sales including pending catering orders. Owners and managers want the system to generate a list of inventory items have fallen below restocking levels.</w:t>
        </w:r>
      </w:ins>
    </w:p>
    <w:p w:rsidR="00DD75DA" w:rsidRPr="00367E32" w:rsidRDefault="00DD75DA" w:rsidP="00DD75DA">
      <w:pPr>
        <w:pStyle w:val="ListStyle"/>
        <w:contextualSpacing/>
        <w:rPr>
          <w:ins w:id="1975" w:author="Mike Schenk" w:date="2011-01-19T01:15:00Z"/>
          <w:rStyle w:val="Strong"/>
        </w:rPr>
      </w:pPr>
    </w:p>
    <w:p w:rsidR="00DD75DA" w:rsidRPr="00367E32" w:rsidRDefault="00DD75DA" w:rsidP="00DD75DA">
      <w:pPr>
        <w:pStyle w:val="ListStyle"/>
        <w:contextualSpacing/>
        <w:rPr>
          <w:ins w:id="1976" w:author="Mike Schenk" w:date="2011-01-19T01:15:00Z"/>
          <w:rStyle w:val="Strong"/>
        </w:rPr>
      </w:pPr>
      <w:ins w:id="1977" w:author="Mike Schenk" w:date="2011-01-19T01:15:00Z">
        <w:r w:rsidRPr="00367E32">
          <w:rPr>
            <w:rStyle w:val="Strong"/>
          </w:rPr>
          <w:t>Preconditions:</w:t>
        </w:r>
      </w:ins>
    </w:p>
    <w:p w:rsidR="00DD75DA" w:rsidRDefault="00DD75DA" w:rsidP="00DD75DA">
      <w:pPr>
        <w:rPr>
          <w:ins w:id="1978" w:author="Mike Schenk" w:date="2011-01-19T01:15:00Z"/>
          <w:rFonts w:eastAsia="Arial"/>
        </w:rPr>
      </w:pPr>
      <w:ins w:id="1979" w:author="Mike Schenk" w:date="2011-01-19T01:15:00Z">
        <w:r>
          <w:rPr>
            <w:rFonts w:eastAsia="Arial"/>
          </w:rPr>
          <w:t>Inventory information is up-to-date in the system.</w:t>
        </w:r>
      </w:ins>
    </w:p>
    <w:p w:rsidR="00DD75DA" w:rsidRDefault="00DD75DA" w:rsidP="00DD75DA">
      <w:pPr>
        <w:rPr>
          <w:ins w:id="1980" w:author="Mike Schenk" w:date="2011-01-19T01:15:00Z"/>
          <w:rFonts w:eastAsia="Arial"/>
        </w:rPr>
      </w:pPr>
      <w:ins w:id="1981" w:author="Mike Schenk" w:date="2011-01-19T01:15:00Z">
        <w:r>
          <w:rPr>
            <w:rFonts w:eastAsia="Arial"/>
          </w:rPr>
          <w:t>Catering orders are entered in the system with the necessary date.</w:t>
        </w:r>
      </w:ins>
    </w:p>
    <w:p w:rsidR="00DD75DA" w:rsidRDefault="00DD75DA" w:rsidP="00DD75DA">
      <w:pPr>
        <w:rPr>
          <w:ins w:id="1982" w:author="Mike Schenk" w:date="2011-01-19T01:15:00Z"/>
          <w:rFonts w:eastAsia="Arial"/>
        </w:rPr>
      </w:pPr>
    </w:p>
    <w:p w:rsidR="00DD75DA" w:rsidRPr="00367E32" w:rsidRDefault="00DD75DA" w:rsidP="00DD75DA">
      <w:pPr>
        <w:pStyle w:val="ListStyle"/>
        <w:contextualSpacing/>
        <w:rPr>
          <w:ins w:id="1983" w:author="Mike Schenk" w:date="2011-01-19T01:15:00Z"/>
          <w:rStyle w:val="Strong"/>
        </w:rPr>
      </w:pPr>
      <w:ins w:id="1984" w:author="Mike Schenk" w:date="2011-01-19T01:15:00Z">
        <w:r w:rsidRPr="00367E32">
          <w:rPr>
            <w:rStyle w:val="Strong"/>
          </w:rPr>
          <w:t>Input/Output sequence for this feature</w:t>
        </w:r>
      </w:ins>
    </w:p>
    <w:p w:rsidR="00DD75DA" w:rsidRDefault="00DD75DA" w:rsidP="00DD75DA">
      <w:pPr>
        <w:rPr>
          <w:ins w:id="1985" w:author="Mike Schenk" w:date="2011-01-19T01:15:00Z"/>
          <w:rFonts w:eastAsia="Arial"/>
        </w:rPr>
      </w:pPr>
      <w:ins w:id="1986" w:author="Mike Schenk" w:date="2011-01-19T01:15:00Z">
        <w:r>
          <w:rPr>
            <w:rFonts w:eastAsia="Arial"/>
          </w:rPr>
          <w:t>A manager logs in to the system.</w:t>
        </w:r>
      </w:ins>
    </w:p>
    <w:p w:rsidR="00DD75DA" w:rsidRDefault="00DD75DA" w:rsidP="00DD75DA">
      <w:pPr>
        <w:rPr>
          <w:ins w:id="1987" w:author="Mike Schenk" w:date="2011-01-19T01:15:00Z"/>
          <w:rFonts w:eastAsia="Arial"/>
        </w:rPr>
      </w:pPr>
      <w:ins w:id="1988" w:author="Mike Schenk" w:date="2011-01-19T01:15:00Z">
        <w:r>
          <w:rPr>
            <w:rFonts w:eastAsia="Arial"/>
          </w:rPr>
          <w:t>The user selects the Daily Shopping List report.</w:t>
        </w:r>
      </w:ins>
    </w:p>
    <w:p w:rsidR="00DD75DA" w:rsidRDefault="00DD75DA" w:rsidP="00DD75DA">
      <w:pPr>
        <w:rPr>
          <w:ins w:id="1989" w:author="Mike Schenk" w:date="2011-01-19T01:15:00Z"/>
          <w:rFonts w:eastAsia="Arial"/>
        </w:rPr>
      </w:pPr>
      <w:ins w:id="1990" w:author="Mike Schenk" w:date="2011-01-19T01:15:00Z">
        <w:r>
          <w:rPr>
            <w:rFonts w:eastAsia="Arial"/>
          </w:rPr>
          <w:lastRenderedPageBreak/>
          <w:t>The user runs the report.</w:t>
        </w:r>
      </w:ins>
    </w:p>
    <w:p w:rsidR="00DD75DA" w:rsidRDefault="00DD75DA" w:rsidP="00DD75DA">
      <w:pPr>
        <w:rPr>
          <w:ins w:id="1991" w:author="Mike Schenk" w:date="2011-01-19T01:15:00Z"/>
          <w:rFonts w:eastAsia="Arial"/>
        </w:rPr>
      </w:pPr>
      <w:ins w:id="1992" w:author="Mike Schenk" w:date="2011-01-19T01:15:00Z">
        <w:r>
          <w:rPr>
            <w:rFonts w:eastAsia="Arial"/>
          </w:rPr>
          <w:t>The user prints the report.</w:t>
        </w:r>
      </w:ins>
    </w:p>
    <w:p w:rsidR="00DD75DA" w:rsidRDefault="00DD75DA" w:rsidP="00DD75DA">
      <w:pPr>
        <w:pStyle w:val="ListStyle"/>
        <w:contextualSpacing/>
        <w:rPr>
          <w:ins w:id="1993" w:author="Mike Schenk" w:date="2011-01-19T01:15:00Z"/>
          <w:rStyle w:val="Strong"/>
        </w:rPr>
      </w:pPr>
    </w:p>
    <w:p w:rsidR="00DD75DA" w:rsidRPr="00367E32" w:rsidRDefault="00DD75DA" w:rsidP="00DD75DA">
      <w:pPr>
        <w:pStyle w:val="ListStyle"/>
        <w:contextualSpacing/>
        <w:rPr>
          <w:ins w:id="1994" w:author="Mike Schenk" w:date="2011-01-19T01:15:00Z"/>
          <w:rStyle w:val="Strong"/>
        </w:rPr>
      </w:pPr>
      <w:ins w:id="1995" w:author="Mike Schenk" w:date="2011-01-19T01:15:00Z">
        <w:r w:rsidRPr="00367E32">
          <w:rPr>
            <w:rStyle w:val="Strong"/>
          </w:rPr>
          <w:t>Postconditions</w:t>
        </w:r>
      </w:ins>
    </w:p>
    <w:p w:rsidR="00DD75DA" w:rsidRDefault="00DD75DA" w:rsidP="00DD75DA">
      <w:pPr>
        <w:rPr>
          <w:ins w:id="1996" w:author="Mike Schenk" w:date="2011-01-19T01:15:00Z"/>
          <w:rFonts w:eastAsia="Arial"/>
        </w:rPr>
      </w:pPr>
      <w:ins w:id="1997" w:author="Mike Schenk" w:date="2011-01-19T01:15:00Z">
        <w:r>
          <w:rPr>
            <w:rFonts w:eastAsia="Arial"/>
          </w:rPr>
          <w:t>The manager carries a shopping list out to buy inventory from his purveyors.</w:t>
        </w:r>
      </w:ins>
    </w:p>
    <w:p w:rsidR="00DD75DA" w:rsidRDefault="00DD75DA" w:rsidP="00DD75DA">
      <w:pPr>
        <w:rPr>
          <w:ins w:id="1998" w:author="Mike Schenk" w:date="2011-01-19T01:15:00Z"/>
          <w:rFonts w:eastAsia="Arial"/>
        </w:rPr>
      </w:pPr>
    </w:p>
    <w:p w:rsidR="00DD75DA" w:rsidRPr="00367E32" w:rsidRDefault="00DD75DA" w:rsidP="00DD75DA">
      <w:pPr>
        <w:pStyle w:val="ListStyle"/>
        <w:contextualSpacing/>
        <w:rPr>
          <w:ins w:id="1999" w:author="Mike Schenk" w:date="2011-01-19T01:15:00Z"/>
          <w:rStyle w:val="Strong"/>
        </w:rPr>
      </w:pPr>
      <w:ins w:id="2000" w:author="Mike Schenk" w:date="2011-01-19T01:15:00Z">
        <w:r w:rsidRPr="00367E32">
          <w:rPr>
            <w:rStyle w:val="Strong"/>
          </w:rPr>
          <w:t>Design constraints of this feature</w:t>
        </w:r>
      </w:ins>
    </w:p>
    <w:p w:rsidR="00DD75DA" w:rsidRDefault="00DD75DA" w:rsidP="00DD75DA">
      <w:pPr>
        <w:rPr>
          <w:ins w:id="2001" w:author="Mike Schenk" w:date="2011-01-19T01:15:00Z"/>
          <w:rFonts w:eastAsia="Arial"/>
        </w:rPr>
      </w:pPr>
      <w:ins w:id="2002" w:author="Mike Schenk" w:date="2011-01-19T01:15:00Z">
        <w:r>
          <w:rPr>
            <w:rFonts w:eastAsia="Arial"/>
          </w:rPr>
          <w:t>None</w:t>
        </w:r>
      </w:ins>
    </w:p>
    <w:p w:rsidR="00DD75DA" w:rsidRDefault="00DD75DA" w:rsidP="00DD75DA">
      <w:pPr>
        <w:rPr>
          <w:ins w:id="2003" w:author="Mike Schenk" w:date="2011-01-19T01:15:00Z"/>
          <w:rFonts w:eastAsia="Arial"/>
        </w:rPr>
      </w:pPr>
    </w:p>
    <w:p w:rsidR="00DD75DA" w:rsidRPr="00367E32" w:rsidRDefault="00DD75DA" w:rsidP="00DD75DA">
      <w:pPr>
        <w:pStyle w:val="ListStyle"/>
        <w:contextualSpacing/>
        <w:rPr>
          <w:ins w:id="2004" w:author="Mike Schenk" w:date="2011-01-19T01:15:00Z"/>
          <w:rStyle w:val="Strong"/>
        </w:rPr>
      </w:pPr>
      <w:ins w:id="2005" w:author="Mike Schenk" w:date="2011-01-19T01:15:00Z">
        <w:r w:rsidRPr="00367E32">
          <w:rPr>
            <w:rStyle w:val="Strong"/>
          </w:rPr>
          <w:t>Performance requirements of this feature</w:t>
        </w:r>
      </w:ins>
    </w:p>
    <w:p w:rsidR="00DD75DA" w:rsidRDefault="00DD75DA" w:rsidP="00DD75DA">
      <w:pPr>
        <w:rPr>
          <w:ins w:id="2006" w:author="Mike Schenk" w:date="2011-01-19T01:15:00Z"/>
          <w:rFonts w:eastAsia="Arial"/>
        </w:rPr>
      </w:pPr>
      <w:ins w:id="2007" w:author="Mike Schenk" w:date="2011-01-19T01:15:00Z">
        <w:r>
          <w:rPr>
            <w:rFonts w:eastAsia="Arial"/>
          </w:rPr>
          <w:t>Report shall display results in under 30 seconds from the time the user has entered the parameters and executed the report.</w:t>
        </w:r>
      </w:ins>
    </w:p>
    <w:p w:rsidR="00BE22A3" w:rsidRDefault="00BE22A3">
      <w:pPr>
        <w:rPr>
          <w:ins w:id="2008" w:author="Jerod Hodgkin" w:date="2011-01-18T22:48:00Z"/>
          <w:rFonts w:asciiTheme="majorHAnsi" w:eastAsia="Arial" w:hAnsiTheme="majorHAnsi" w:cstheme="majorBidi"/>
          <w:bCs/>
          <w:color w:val="365F91" w:themeColor="accent1" w:themeShade="BF"/>
          <w:sz w:val="24"/>
          <w:szCs w:val="24"/>
        </w:rPr>
      </w:pPr>
      <w:bookmarkStart w:id="2009" w:name="h.39keeqa9181j"/>
      <w:bookmarkStart w:id="2010" w:name="h.a81mjb-qt5mg5"/>
      <w:bookmarkEnd w:id="2009"/>
      <w:bookmarkEnd w:id="2010"/>
      <w:ins w:id="2011" w:author="Jerod Hodgkin" w:date="2011-01-18T22:48:00Z">
        <w:r>
          <w:rPr>
            <w:rFonts w:eastAsia="Arial"/>
            <w:bCs/>
          </w:rPr>
          <w:br w:type="page"/>
        </w:r>
      </w:ins>
    </w:p>
    <w:p w:rsidR="00A77B3E" w:rsidRDefault="00C67F31" w:rsidP="00741ACB">
      <w:pPr>
        <w:pStyle w:val="Heading2"/>
        <w:rPr>
          <w:rFonts w:eastAsia="Arial"/>
          <w:bCs/>
        </w:rPr>
      </w:pPr>
      <w:bookmarkStart w:id="2012" w:name="_Toc283163460"/>
      <w:r w:rsidRPr="00D37390">
        <w:rPr>
          <w:rFonts w:eastAsia="Arial"/>
          <w:bCs/>
        </w:rPr>
        <w:lastRenderedPageBreak/>
        <w:t>Logical View</w:t>
      </w:r>
      <w:bookmarkEnd w:id="2012"/>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11</w:t>
      </w:r>
      <w:r w:rsidR="00673E6A">
        <w:rPr>
          <w:rFonts w:eastAsia="Arial"/>
        </w:rPr>
        <w:t>a</w:t>
      </w:r>
      <w:r>
        <w:rPr>
          <w:rFonts w:eastAsia="Arial"/>
        </w:rPr>
        <w:t>. Logical View</w:t>
      </w:r>
    </w:p>
    <w:p w:rsidR="00A77B3E" w:rsidRDefault="00A77B3E" w:rsidP="00367E32">
      <w:pPr>
        <w:rPr>
          <w:rFonts w:eastAsia="Arial"/>
        </w:rPr>
      </w:pPr>
    </w:p>
    <w:p w:rsidR="00A77B3E" w:rsidRDefault="00C67F31" w:rsidP="00367E32">
      <w:pPr>
        <w:rPr>
          <w:rFonts w:eastAsia="Arial"/>
        </w:rPr>
      </w:pPr>
      <w:r>
        <w:rPr>
          <w:rFonts w:eastAsia="Arial"/>
        </w:rPr>
        <w:t>Figure 11</w:t>
      </w:r>
      <w:r w:rsidR="00673E6A">
        <w:rPr>
          <w:rFonts w:eastAsia="Arial"/>
        </w:rPr>
        <w:t>a</w:t>
      </w:r>
      <w:r>
        <w:rPr>
          <w:rFonts w:eastAsia="Arial"/>
        </w:rPr>
        <w:t xml:space="preserve"> depicts the classes that will implement the behavior of the system. The classes follow a Model-View-ViewModel design pattern. The Model classes are not shown on this diagram, but their structure will mirror the entities in the entity relationship diagrams later in this document. They will be mapped from the database using Entity Framework.</w:t>
      </w:r>
    </w:p>
    <w:p w:rsidR="00E940CF" w:rsidRDefault="00E940CF">
      <w:pPr>
        <w:rPr>
          <w:rFonts w:asciiTheme="majorHAnsi" w:eastAsiaTheme="majorEastAsia" w:hAnsiTheme="majorHAnsi" w:cstheme="majorBidi"/>
          <w:color w:val="4F81BD" w:themeColor="accent1"/>
          <w:sz w:val="24"/>
          <w:szCs w:val="24"/>
        </w:rPr>
      </w:pPr>
      <w:bookmarkStart w:id="2013" w:name="h.mrrwn2-u1ugr5"/>
      <w:bookmarkEnd w:id="2013"/>
      <w:r>
        <w:br w:type="page"/>
      </w:r>
    </w:p>
    <w:p w:rsidR="000F69A4" w:rsidRDefault="00E940CF" w:rsidP="00E940CF">
      <w:pPr>
        <w:pStyle w:val="Heading3"/>
        <w:rPr>
          <w:rFonts w:eastAsia="Arial"/>
          <w:bCs/>
        </w:rPr>
      </w:pPr>
      <w:bookmarkStart w:id="2014" w:name="_Toc283163461"/>
      <w:r>
        <w:lastRenderedPageBreak/>
        <w:t>Class Diagrams</w:t>
      </w:r>
      <w:bookmarkEnd w:id="2014"/>
    </w:p>
    <w:p w:rsidR="00FD45AA" w:rsidRDefault="00FD45AA" w:rsidP="00C9254E">
      <w:pPr>
        <w:keepNext/>
      </w:pPr>
    </w:p>
    <w:p w:rsidR="00FD45AA" w:rsidRDefault="00FD45AA" w:rsidP="00C9254E">
      <w:pPr>
        <w:keepNext/>
        <w:rPr>
          <w:rFonts w:eastAsia="Arial"/>
          <w:bCs/>
          <w:noProof/>
          <w:lang w:bidi="ar-SA"/>
        </w:rPr>
      </w:pPr>
      <w:r>
        <w:rPr>
          <w:noProof/>
          <w:lang w:bidi="ar-SA"/>
        </w:rPr>
        <w:drawing>
          <wp:inline distT="0" distB="0" distL="0" distR="0">
            <wp:extent cx="5943600" cy="322280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222806"/>
                    </a:xfrm>
                    <a:prstGeom prst="rect">
                      <a:avLst/>
                    </a:prstGeom>
                    <a:noFill/>
                    <a:ln w="9525">
                      <a:noFill/>
                      <a:miter lim="800000"/>
                      <a:headEnd/>
                      <a:tailEnd/>
                    </a:ln>
                  </pic:spPr>
                </pic:pic>
              </a:graphicData>
            </a:graphic>
          </wp:inline>
        </w:drawing>
      </w:r>
    </w:p>
    <w:p w:rsidR="00FD45AA" w:rsidRDefault="00FD45AA" w:rsidP="002B7ED3">
      <w:pPr>
        <w:pStyle w:val="Caption"/>
      </w:pPr>
      <w:r>
        <w:t>Figure 11b- Class diagram</w:t>
      </w:r>
      <w:r w:rsidR="002B7ED3">
        <w:t>s with method signatures.</w:t>
      </w:r>
    </w:p>
    <w:p w:rsidR="002B7ED3" w:rsidRPr="002B7ED3" w:rsidRDefault="002B7ED3" w:rsidP="002B7ED3"/>
    <w:p w:rsidR="00FD45AA" w:rsidRDefault="00FD45AA" w:rsidP="00C9254E">
      <w:pPr>
        <w:keepNext/>
        <w:rPr>
          <w:rFonts w:eastAsia="Arial"/>
          <w:bCs/>
          <w:noProof/>
          <w:lang w:bidi="ar-SA"/>
        </w:rPr>
      </w:pPr>
    </w:p>
    <w:p w:rsidR="00C9254E" w:rsidRDefault="00C9254E" w:rsidP="00C9254E">
      <w:pPr>
        <w:keepNext/>
      </w:pPr>
      <w:r>
        <w:rPr>
          <w:rFonts w:eastAsia="Arial"/>
          <w:bCs/>
          <w:noProof/>
          <w:lang w:bidi="ar-SA"/>
        </w:rPr>
        <w:drawing>
          <wp:inline distT="0" distB="0" distL="0" distR="0">
            <wp:extent cx="5972175" cy="2335274"/>
            <wp:effectExtent l="19050" t="0" r="0" b="0"/>
            <wp:docPr id="35" name="Picture 8" descr="C:\Documents and Settings\leonards\My Documents\school\weber\CS3750\project-svn\Documents\View-ViewModel-common 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onards\My Documents\school\weber\CS3750\project-svn\Documents\View-ViewModel-common screens.png"/>
                    <pic:cNvPicPr>
                      <a:picLocks noChangeAspect="1" noChangeArrowheads="1"/>
                    </pic:cNvPicPr>
                  </pic:nvPicPr>
                  <pic:blipFill>
                    <a:blip r:embed="rId22" cstate="print"/>
                    <a:srcRect/>
                    <a:stretch>
                      <a:fillRect/>
                    </a:stretch>
                  </pic:blipFill>
                  <pic:spPr bwMode="auto">
                    <a:xfrm>
                      <a:off x="0" y="0"/>
                      <a:ext cx="5973376" cy="2335744"/>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11b</w:t>
      </w:r>
      <w:r>
        <w:t>- View</w:t>
      </w:r>
      <w:r w:rsidR="00673E6A">
        <w:t xml:space="preserve"> </w:t>
      </w:r>
      <w:r>
        <w:t>Models</w:t>
      </w:r>
      <w:r w:rsidR="00673E6A">
        <w:t xml:space="preserve"> Related to Logging in and the Main Application</w:t>
      </w:r>
    </w:p>
    <w:p w:rsidR="00C9254E" w:rsidRDefault="00C9254E">
      <w:pPr>
        <w:rPr>
          <w:rFonts w:eastAsia="Arial"/>
          <w:bCs/>
        </w:rPr>
      </w:pPr>
    </w:p>
    <w:p w:rsidR="00847220" w:rsidRDefault="00847220">
      <w:pPr>
        <w:rPr>
          <w:rFonts w:eastAsia="Arial"/>
          <w:bCs/>
        </w:rPr>
      </w:pPr>
    </w:p>
    <w:p w:rsidR="00847220" w:rsidRDefault="00847220">
      <w:pPr>
        <w:rPr>
          <w:rFonts w:eastAsia="Arial"/>
          <w:bCs/>
        </w:rPr>
      </w:pPr>
    </w:p>
    <w:p w:rsidR="00E77665" w:rsidRDefault="00847220">
      <w:pPr>
        <w:rPr>
          <w:rFonts w:asciiTheme="majorHAnsi" w:eastAsia="Arial" w:hAnsiTheme="majorHAnsi" w:cstheme="majorBidi"/>
          <w:bCs/>
          <w:color w:val="365F91" w:themeColor="accent1" w:themeShade="BF"/>
          <w:sz w:val="24"/>
          <w:szCs w:val="24"/>
        </w:rPr>
      </w:pPr>
      <w:r>
        <w:rPr>
          <w:rFonts w:asciiTheme="majorHAnsi" w:eastAsia="Arial" w:hAnsiTheme="majorHAnsi" w:cstheme="majorBidi"/>
          <w:bCs/>
          <w:noProof/>
          <w:color w:val="365F91" w:themeColor="accent1" w:themeShade="BF"/>
          <w:sz w:val="24"/>
          <w:szCs w:val="24"/>
          <w:lang w:bidi="ar-SA"/>
        </w:rPr>
        <w:lastRenderedPageBreak/>
        <w:drawing>
          <wp:inline distT="0" distB="0" distL="0" distR="0">
            <wp:extent cx="5904911" cy="2812952"/>
            <wp:effectExtent l="19050" t="0" r="589"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10040" cy="2815395"/>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11c</w:t>
      </w:r>
      <w:r>
        <w:t>- View</w:t>
      </w:r>
      <w:r w:rsidR="00673E6A">
        <w:t xml:space="preserve"> Models Related to</w:t>
      </w:r>
      <w:r>
        <w:t xml:space="preserve"> Placing a Customer Order</w:t>
      </w:r>
    </w:p>
    <w:p w:rsidR="00673E6A" w:rsidRDefault="00673E6A" w:rsidP="002B7ED3">
      <w:pPr>
        <w:ind w:firstLine="0"/>
      </w:pPr>
    </w:p>
    <w:p w:rsidR="00847220" w:rsidRDefault="00847220" w:rsidP="00847220">
      <w:r>
        <w:rPr>
          <w:noProof/>
          <w:lang w:bidi="ar-SA"/>
        </w:rPr>
        <w:drawing>
          <wp:inline distT="0" distB="0" distL="0" distR="0">
            <wp:extent cx="5943600" cy="2957999"/>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943600" cy="2957999"/>
                    </a:xfrm>
                    <a:prstGeom prst="rect">
                      <a:avLst/>
                    </a:prstGeom>
                    <a:noFill/>
                    <a:ln w="9525">
                      <a:noFill/>
                      <a:miter lim="800000"/>
                      <a:headEnd/>
                      <a:tailEnd/>
                    </a:ln>
                  </pic:spPr>
                </pic:pic>
              </a:graphicData>
            </a:graphic>
          </wp:inline>
        </w:drawing>
      </w:r>
    </w:p>
    <w:p w:rsidR="00847220" w:rsidRDefault="00673E6A" w:rsidP="00847220">
      <w:pPr>
        <w:pStyle w:val="Caption"/>
      </w:pPr>
      <w:r>
        <w:t>Figure 11d-</w:t>
      </w:r>
      <w:r w:rsidR="00847220">
        <w:t xml:space="preserve"> View</w:t>
      </w:r>
      <w:r>
        <w:t xml:space="preserve"> Models Related to</w:t>
      </w:r>
      <w:r w:rsidR="00847220">
        <w:t xml:space="preserve"> </w:t>
      </w:r>
      <w:r>
        <w:t>Reporting</w:t>
      </w:r>
    </w:p>
    <w:p w:rsidR="00673E6A" w:rsidRDefault="00673E6A" w:rsidP="00673E6A"/>
    <w:p w:rsidR="00673E6A" w:rsidRDefault="00673E6A" w:rsidP="00673E6A"/>
    <w:p w:rsidR="00673E6A" w:rsidRPr="00673E6A" w:rsidRDefault="00673E6A" w:rsidP="00673E6A"/>
    <w:p w:rsidR="00673E6A" w:rsidRDefault="00673E6A" w:rsidP="00673E6A"/>
    <w:p w:rsidR="00673E6A" w:rsidRDefault="00673E6A" w:rsidP="00673E6A">
      <w:pPr>
        <w:pStyle w:val="Caption"/>
      </w:pPr>
      <w:r>
        <w:rPr>
          <w:noProof/>
          <w:lang w:bidi="ar-SA"/>
        </w:rPr>
        <w:lastRenderedPageBreak/>
        <w:drawing>
          <wp:inline distT="0" distB="0" distL="0" distR="0">
            <wp:extent cx="5943600" cy="2401362"/>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943600" cy="2401362"/>
                    </a:xfrm>
                    <a:prstGeom prst="rect">
                      <a:avLst/>
                    </a:prstGeom>
                    <a:noFill/>
                    <a:ln w="9525">
                      <a:noFill/>
                      <a:miter lim="800000"/>
                      <a:headEnd/>
                      <a:tailEnd/>
                    </a:ln>
                  </pic:spPr>
                </pic:pic>
              </a:graphicData>
            </a:graphic>
          </wp:inline>
        </w:drawing>
      </w:r>
      <w:r w:rsidRPr="00673E6A">
        <w:t xml:space="preserve"> </w:t>
      </w:r>
      <w:r>
        <w:t>Figure 11e- View Models Related to Inventory Management</w:t>
      </w:r>
    </w:p>
    <w:p w:rsidR="00847220" w:rsidRDefault="00847220" w:rsidP="00673E6A"/>
    <w:p w:rsidR="00673E6A" w:rsidRDefault="00673E6A" w:rsidP="00673E6A">
      <w:pPr>
        <w:pStyle w:val="Caption"/>
      </w:pPr>
      <w:r>
        <w:rPr>
          <w:noProof/>
          <w:lang w:bidi="ar-SA"/>
        </w:rPr>
        <w:drawing>
          <wp:inline distT="0" distB="0" distL="0" distR="0">
            <wp:extent cx="1933575" cy="3669707"/>
            <wp:effectExtent l="19050" t="0" r="952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1933575" cy="3669707"/>
                    </a:xfrm>
                    <a:prstGeom prst="rect">
                      <a:avLst/>
                    </a:prstGeom>
                    <a:noFill/>
                    <a:ln w="9525">
                      <a:noFill/>
                      <a:miter lim="800000"/>
                      <a:headEnd/>
                      <a:tailEnd/>
                    </a:ln>
                  </pic:spPr>
                </pic:pic>
              </a:graphicData>
            </a:graphic>
          </wp:inline>
        </w:drawing>
      </w:r>
    </w:p>
    <w:p w:rsidR="00673E6A" w:rsidRDefault="00673E6A" w:rsidP="00673E6A">
      <w:pPr>
        <w:pStyle w:val="Caption"/>
      </w:pPr>
      <w:r w:rsidRPr="00673E6A">
        <w:t xml:space="preserve"> </w:t>
      </w:r>
      <w:r>
        <w:t>Figure 11</w:t>
      </w:r>
      <w:r w:rsidR="001C43E7">
        <w:t>f</w:t>
      </w:r>
      <w:r>
        <w:t>- View Models Related to Cook Screen</w:t>
      </w:r>
    </w:p>
    <w:p w:rsidR="00673E6A" w:rsidRDefault="00673E6A" w:rsidP="00673E6A"/>
    <w:p w:rsidR="00673E6A" w:rsidRDefault="00673E6A" w:rsidP="00673E6A"/>
    <w:p w:rsidR="00673E6A" w:rsidRDefault="00673E6A" w:rsidP="00673E6A"/>
    <w:p w:rsidR="00673E6A" w:rsidRDefault="00673E6A" w:rsidP="00673E6A">
      <w:r>
        <w:rPr>
          <w:noProof/>
          <w:lang w:bidi="ar-SA"/>
        </w:rPr>
        <w:lastRenderedPageBreak/>
        <w:drawing>
          <wp:inline distT="0" distB="0" distL="0" distR="0">
            <wp:extent cx="2042288" cy="288607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042288" cy="2886075"/>
                    </a:xfrm>
                    <a:prstGeom prst="rect">
                      <a:avLst/>
                    </a:prstGeom>
                    <a:noFill/>
                    <a:ln w="9525">
                      <a:noFill/>
                      <a:miter lim="800000"/>
                      <a:headEnd/>
                      <a:tailEnd/>
                    </a:ln>
                  </pic:spPr>
                </pic:pic>
              </a:graphicData>
            </a:graphic>
          </wp:inline>
        </w:drawing>
      </w:r>
    </w:p>
    <w:p w:rsidR="001C43E7" w:rsidRDefault="001C43E7" w:rsidP="001C43E7">
      <w:pPr>
        <w:pStyle w:val="Caption"/>
      </w:pPr>
      <w:r>
        <w:t>Figure 11g- Base Model and Descendants</w:t>
      </w:r>
    </w:p>
    <w:p w:rsidR="001C43E7" w:rsidRDefault="001C43E7" w:rsidP="001C43E7"/>
    <w:p w:rsidR="001C43E7" w:rsidRDefault="001C43E7" w:rsidP="001C43E7"/>
    <w:p w:rsidR="001C43E7" w:rsidRDefault="001C43E7" w:rsidP="001E02AC">
      <w:pPr>
        <w:ind w:firstLine="0"/>
      </w:pPr>
    </w:p>
    <w:p w:rsidR="001C43E7" w:rsidRDefault="001C43E7" w:rsidP="001C43E7"/>
    <w:p w:rsidR="001C43E7" w:rsidRDefault="001C43E7" w:rsidP="001C43E7">
      <w:r>
        <w:rPr>
          <w:noProof/>
          <w:lang w:bidi="ar-SA"/>
        </w:rPr>
        <w:drawing>
          <wp:inline distT="0" distB="0" distL="0" distR="0">
            <wp:extent cx="5943600" cy="3313059"/>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943600" cy="3313059"/>
                    </a:xfrm>
                    <a:prstGeom prst="rect">
                      <a:avLst/>
                    </a:prstGeom>
                    <a:noFill/>
                    <a:ln w="9525">
                      <a:noFill/>
                      <a:miter lim="800000"/>
                      <a:headEnd/>
                      <a:tailEnd/>
                    </a:ln>
                  </pic:spPr>
                </pic:pic>
              </a:graphicData>
            </a:graphic>
          </wp:inline>
        </w:drawing>
      </w:r>
    </w:p>
    <w:p w:rsidR="001C43E7" w:rsidRDefault="001C43E7" w:rsidP="001C43E7">
      <w:pPr>
        <w:pStyle w:val="Caption"/>
      </w:pPr>
      <w:r>
        <w:t>Figure 11h- Screens for User Controls (Code Behind)</w:t>
      </w:r>
    </w:p>
    <w:p w:rsidR="001C43E7" w:rsidRDefault="001C43E7" w:rsidP="001C43E7"/>
    <w:p w:rsidR="001E02AC" w:rsidRDefault="001E02AC" w:rsidP="001C43E7"/>
    <w:p w:rsidR="001C43E7" w:rsidRDefault="001C43E7" w:rsidP="001C43E7"/>
    <w:p w:rsidR="001E02AC" w:rsidRDefault="001C43E7" w:rsidP="001E02AC">
      <w:pPr>
        <w:pStyle w:val="Caption"/>
        <w:ind w:left="360" w:firstLine="0"/>
      </w:pPr>
      <w:r>
        <w:rPr>
          <w:noProof/>
          <w:lang w:bidi="ar-SA"/>
        </w:rPr>
        <w:lastRenderedPageBreak/>
        <w:drawing>
          <wp:inline distT="0" distB="0" distL="0" distR="0">
            <wp:extent cx="5943600" cy="3753401"/>
            <wp:effectExtent l="1905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43600" cy="3753401"/>
                    </a:xfrm>
                    <a:prstGeom prst="rect">
                      <a:avLst/>
                    </a:prstGeom>
                    <a:noFill/>
                    <a:ln w="9525">
                      <a:noFill/>
                      <a:miter lim="800000"/>
                      <a:headEnd/>
                      <a:tailEnd/>
                    </a:ln>
                  </pic:spPr>
                </pic:pic>
              </a:graphicData>
            </a:graphic>
          </wp:inline>
        </w:drawing>
      </w:r>
      <w:r w:rsidR="001E02AC" w:rsidRPr="001E02AC">
        <w:t xml:space="preserve"> </w:t>
      </w:r>
      <w:r w:rsidR="001E02AC">
        <w:t>Figure 11i-Models and Helper Classes</w:t>
      </w:r>
    </w:p>
    <w:p w:rsidR="001C43E7" w:rsidRPr="001C43E7" w:rsidRDefault="001C43E7" w:rsidP="001C43E7"/>
    <w:p w:rsidR="002B7ED3" w:rsidRDefault="002B7ED3">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2015" w:name="_Toc283163462"/>
      <w:r w:rsidRPr="00D37390">
        <w:rPr>
          <w:rFonts w:eastAsia="Arial"/>
          <w:bCs/>
        </w:rPr>
        <w:lastRenderedPageBreak/>
        <w:t>Development View</w:t>
      </w:r>
      <w:bookmarkEnd w:id="2015"/>
    </w:p>
    <w:p w:rsidR="00A77B3E" w:rsidRDefault="003D576E" w:rsidP="00367E32">
      <w:pPr>
        <w:rPr>
          <w:rFonts w:eastAsia="Arial"/>
        </w:rPr>
      </w:pPr>
      <w:r>
        <w:rPr>
          <w:noProof/>
          <w:lang w:bidi="ar-SA"/>
        </w:rPr>
        <w:drawing>
          <wp:inline distT="0" distB="0" distL="0" distR="0">
            <wp:extent cx="4229100" cy="450703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4231488" cy="4509578"/>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12. Package diagram</w:t>
      </w:r>
    </w:p>
    <w:p w:rsidR="00A77B3E" w:rsidRDefault="00A77B3E" w:rsidP="00367E32">
      <w:pPr>
        <w:rPr>
          <w:rFonts w:eastAsia="Arial"/>
        </w:rPr>
      </w:pPr>
    </w:p>
    <w:p w:rsidR="00A77B3E" w:rsidRDefault="00C67F31" w:rsidP="00367E32">
      <w:pPr>
        <w:rPr>
          <w:rFonts w:eastAsia="Arial"/>
        </w:rPr>
      </w:pPr>
      <w:r>
        <w:rPr>
          <w:rFonts w:eastAsia="Arial"/>
        </w:rPr>
        <w:t>The RMS source code will be organized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The BBQRMS.Client package will include all of the code running the user interfaces.</w:t>
      </w:r>
    </w:p>
    <w:p w:rsidR="00A77B3E" w:rsidRDefault="00A77B3E" w:rsidP="00367E32">
      <w:pPr>
        <w:rPr>
          <w:rFonts w:eastAsia="Arial"/>
        </w:rPr>
      </w:pPr>
    </w:p>
    <w:p w:rsidR="00A77B3E" w:rsidRDefault="00C67F31" w:rsidP="00367E32">
      <w:pPr>
        <w:rPr>
          <w:rFonts w:eastAsia="Arial"/>
        </w:rPr>
      </w:pPr>
      <w:r>
        <w:rPr>
          <w:rFonts w:eastAsia="Arial"/>
        </w:rPr>
        <w:t>BBQRMS.Server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r>
        <w:rPr>
          <w:rFonts w:eastAsia="Arial"/>
        </w:rPr>
        <w:t>BBQRMS.Entities will hold the data classes for the business entities that will be persisted in the central database. Instances of these entities will be transferred in serialized form from the server to the client and back.</w:t>
      </w:r>
    </w:p>
    <w:p w:rsidR="00A77B3E" w:rsidRDefault="00A77B3E" w:rsidP="00367E32">
      <w:pPr>
        <w:rPr>
          <w:rFonts w:eastAsia="Arial"/>
        </w:rPr>
      </w:pPr>
    </w:p>
    <w:p w:rsidR="00A77B3E" w:rsidRDefault="00C67F31" w:rsidP="00367E32">
      <w:pPr>
        <w:rPr>
          <w:rFonts w:eastAsia="Arial"/>
        </w:rPr>
      </w:pPr>
      <w:r>
        <w:rPr>
          <w:rFonts w:eastAsia="Arial"/>
        </w:rPr>
        <w:t>BBQRMS.Reporting will hold the utility classes to support the integration of a pre-existing reporting package including its viewer component, rendering engine and report designer. Pre-defined report definitions will also be in the BBQRMS.Reporting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eastAsia="Arial"/>
          <w:bCs/>
        </w:rPr>
      </w:pPr>
      <w:bookmarkStart w:id="2016" w:name="h.lzs22z-biztux"/>
      <w:bookmarkEnd w:id="2016"/>
      <w:r>
        <w:rPr>
          <w:rFonts w:eastAsia="Arial"/>
          <w:bCs/>
        </w:rPr>
        <w:br w:type="page"/>
      </w:r>
    </w:p>
    <w:p w:rsidR="002B7ED3" w:rsidRDefault="002B7ED3" w:rsidP="002B7ED3">
      <w:pPr>
        <w:pStyle w:val="Heading3"/>
        <w:rPr>
          <w:rFonts w:eastAsia="Arial"/>
        </w:rPr>
      </w:pPr>
      <w:bookmarkStart w:id="2017" w:name="_Toc283163463"/>
      <w:r>
        <w:rPr>
          <w:rFonts w:eastAsia="Arial"/>
        </w:rPr>
        <w:lastRenderedPageBreak/>
        <w:t>Algorithms and Data structures</w:t>
      </w:r>
      <w:bookmarkEnd w:id="2017"/>
    </w:p>
    <w:p w:rsidR="002B7ED3" w:rsidRDefault="002B7ED3" w:rsidP="002B7ED3">
      <w:r>
        <w:t>Algorithms used in the system will be straight forward summations of order items, order item prices, inventory orders, reporting, etc. This application will include few, if any, complex algorithms due to the nature of the application.</w:t>
      </w:r>
    </w:p>
    <w:p w:rsidR="002B7ED3" w:rsidRDefault="002B7ED3" w:rsidP="002B7ED3"/>
    <w:p w:rsidR="002B7ED3" w:rsidRPr="002B7ED3" w:rsidRDefault="005B4FE9" w:rsidP="002B7ED3">
      <w:r>
        <w:t>The system will utilize the d</w:t>
      </w:r>
      <w:r w:rsidR="002B7ED3">
        <w:t xml:space="preserve">ata structures </w:t>
      </w:r>
      <w:r>
        <w:t>from the underlying architecture provided in the .Net Framework, primarily the Collection classes.</w:t>
      </w:r>
    </w:p>
    <w:p w:rsidR="00A77B3E" w:rsidRPr="00D37390" w:rsidRDefault="00C67F31" w:rsidP="00741ACB">
      <w:pPr>
        <w:pStyle w:val="Heading2"/>
        <w:rPr>
          <w:rFonts w:eastAsia="Arial"/>
          <w:bCs/>
        </w:rPr>
      </w:pPr>
      <w:bookmarkStart w:id="2018" w:name="_Toc283163464"/>
      <w:r w:rsidRPr="00D37390">
        <w:rPr>
          <w:rFonts w:eastAsia="Arial"/>
          <w:bCs/>
        </w:rPr>
        <w:t>Process View</w:t>
      </w:r>
      <w:bookmarkEnd w:id="2018"/>
    </w:p>
    <w:p w:rsidR="002B7ED3" w:rsidRDefault="002B7ED3" w:rsidP="00741ACB">
      <w:pPr>
        <w:pStyle w:val="Heading3"/>
        <w:rPr>
          <w:rFonts w:eastAsia="Arial"/>
          <w:bCs/>
        </w:rPr>
      </w:pPr>
      <w:bookmarkStart w:id="2019" w:name="h.6jczkf-ivpoui"/>
      <w:bookmarkEnd w:id="2019"/>
    </w:p>
    <w:p w:rsidR="00A77B3E" w:rsidRDefault="00C67F31" w:rsidP="00741ACB">
      <w:pPr>
        <w:pStyle w:val="Heading3"/>
        <w:rPr>
          <w:rFonts w:eastAsia="Arial"/>
          <w:bCs/>
        </w:rPr>
      </w:pPr>
      <w:bookmarkStart w:id="2020" w:name="_Toc283163465"/>
      <w:r w:rsidRPr="00D37390">
        <w:rPr>
          <w:rFonts w:eastAsia="Arial"/>
          <w:bCs/>
        </w:rPr>
        <w:t>Order Placement and Completion</w:t>
      </w:r>
      <w:bookmarkEnd w:id="2020"/>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13.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2021" w:name="h.on6sq1-hw7eh5"/>
      <w:bookmarkEnd w:id="2021"/>
      <w:r>
        <w:rPr>
          <w:rFonts w:eastAsia="Arial"/>
          <w:bCs/>
        </w:rPr>
        <w:br w:type="page"/>
      </w:r>
    </w:p>
    <w:p w:rsidR="00A77B3E" w:rsidRPr="00D37390" w:rsidRDefault="00C67F31" w:rsidP="00741ACB">
      <w:pPr>
        <w:pStyle w:val="Heading3"/>
        <w:rPr>
          <w:rFonts w:eastAsia="Arial"/>
          <w:bCs/>
        </w:rPr>
      </w:pPr>
      <w:bookmarkStart w:id="2022" w:name="_Toc283163466"/>
      <w:r w:rsidRPr="00D37390">
        <w:rPr>
          <w:rFonts w:eastAsia="Arial"/>
          <w:bCs/>
        </w:rPr>
        <w:lastRenderedPageBreak/>
        <w:t>Run Report</w:t>
      </w:r>
      <w:bookmarkEnd w:id="2022"/>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14. Run Report Activity Diagram</w:t>
      </w:r>
    </w:p>
    <w:p w:rsidR="00741ACB" w:rsidRPr="00D37390" w:rsidRDefault="00741ACB" w:rsidP="00741ACB">
      <w:pPr>
        <w:pStyle w:val="Heading3"/>
        <w:rPr>
          <w:rFonts w:eastAsia="Arial"/>
        </w:rPr>
      </w:pPr>
      <w:bookmarkStart w:id="2023" w:name="h.s9doa1-spovgn"/>
      <w:bookmarkEnd w:id="2023"/>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2024" w:name="_Toc283163467"/>
      <w:r w:rsidRPr="00D37390">
        <w:rPr>
          <w:rFonts w:eastAsia="Arial"/>
          <w:bCs/>
        </w:rPr>
        <w:t>Menu Management</w:t>
      </w:r>
      <w:bookmarkEnd w:id="2024"/>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Figure 15. Menu Management Activity Diagram</w:t>
      </w:r>
    </w:p>
    <w:p w:rsidR="00741ACB" w:rsidRPr="00D37390" w:rsidRDefault="00741ACB" w:rsidP="00741ACB">
      <w:pPr>
        <w:pStyle w:val="Heading3"/>
        <w:rPr>
          <w:rFonts w:eastAsia="Arial"/>
          <w:shd w:val="solid" w:color="FFFFFF" w:fill="FFFFFF"/>
        </w:rPr>
      </w:pPr>
      <w:bookmarkStart w:id="2025" w:name="h.8mqpkz-m03ela"/>
      <w:bookmarkEnd w:id="2025"/>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2026" w:name="_Toc283163468"/>
      <w:r w:rsidRPr="00D37390">
        <w:rPr>
          <w:rFonts w:eastAsia="Arial"/>
          <w:bCs/>
          <w:shd w:val="solid" w:color="FFFFFF" w:fill="FFFFFF"/>
        </w:rPr>
        <w:lastRenderedPageBreak/>
        <w:t>Inventory Management</w:t>
      </w:r>
      <w:bookmarkEnd w:id="2026"/>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Figure 16. Inventory Management Activity Diagram</w:t>
      </w:r>
    </w:p>
    <w:p w:rsidR="00741ACB" w:rsidRPr="00D37390" w:rsidRDefault="00741ACB" w:rsidP="00741ACB">
      <w:pPr>
        <w:pStyle w:val="Heading3"/>
        <w:rPr>
          <w:rFonts w:eastAsia="Arial"/>
          <w:shd w:val="solid" w:color="FFFFFF" w:fill="FFFFFF"/>
        </w:rPr>
      </w:pPr>
      <w:bookmarkStart w:id="2027" w:name="h.bzj6je-wrs4s7"/>
      <w:bookmarkEnd w:id="2027"/>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2028" w:name="_Toc283163469"/>
      <w:r w:rsidRPr="00D37390">
        <w:rPr>
          <w:rFonts w:eastAsia="Arial"/>
          <w:bCs/>
          <w:shd w:val="solid" w:color="FFFFFF" w:fill="FFFFFF"/>
        </w:rPr>
        <w:lastRenderedPageBreak/>
        <w:t>Employee Management Activity Diagram</w:t>
      </w:r>
      <w:bookmarkEnd w:id="2028"/>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Figure 17. Employee Management Activity Diagram</w:t>
      </w:r>
    </w:p>
    <w:p w:rsidR="00741ACB" w:rsidRPr="00D37390" w:rsidRDefault="00741ACB" w:rsidP="00741ACB">
      <w:pPr>
        <w:pStyle w:val="Heading2"/>
        <w:rPr>
          <w:rFonts w:eastAsia="Arial"/>
        </w:rPr>
      </w:pPr>
      <w:bookmarkStart w:id="2029" w:name="h.po5h9x-tox677"/>
      <w:bookmarkEnd w:id="2029"/>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2030" w:name="_Toc283163470"/>
      <w:r w:rsidRPr="00D37390">
        <w:rPr>
          <w:rFonts w:eastAsia="Arial"/>
          <w:bCs/>
        </w:rPr>
        <w:lastRenderedPageBreak/>
        <w:t>Physical View</w:t>
      </w:r>
      <w:bookmarkEnd w:id="2030"/>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18.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r>
        <w:rPr>
          <w:rFonts w:eastAsia="Arial"/>
        </w:rPr>
        <w:t>one central server machine running the SQL Server database service and the service hosting the BBQRMS data access services</w:t>
      </w:r>
    </w:p>
    <w:p w:rsidR="00A77B3E" w:rsidRDefault="00C67F31" w:rsidP="00367E32">
      <w:pPr>
        <w:rPr>
          <w:rFonts w:eastAsia="Arial"/>
        </w:rPr>
      </w:pPr>
      <w:r>
        <w:rPr>
          <w:rFonts w:eastAsia="Arial"/>
        </w:rPr>
        <w:t>one or more cashier’s terminals where the BBQRMS client program can be run to use the Order Entry component.</w:t>
      </w:r>
    </w:p>
    <w:p w:rsidR="00A77B3E" w:rsidRDefault="00C67F31" w:rsidP="00367E32">
      <w:pPr>
        <w:rPr>
          <w:rFonts w:eastAsia="Arial"/>
        </w:rPr>
      </w:pPr>
      <w:r>
        <w:rPr>
          <w:rFonts w:eastAsia="Arial"/>
        </w:rPr>
        <w:t>one or more cook’s terminals where the BBQRMS client program is run to use the order queue display component.</w:t>
      </w:r>
    </w:p>
    <w:p w:rsidR="00A77B3E" w:rsidRDefault="00C67F31" w:rsidP="00367E32">
      <w:pPr>
        <w:rPr>
          <w:rFonts w:eastAsia="Arial"/>
        </w:rPr>
      </w:pPr>
      <w:r>
        <w:rPr>
          <w:rFonts w:eastAsia="Arial"/>
        </w:rPr>
        <w:t>one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The cashier’s terminal will also include local data storage to be used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Communication between processes, (except the connection to the database), will utilize WCF channels. This decision allows us to configure the details of the bindings later without impacting the system architecture.</w:t>
      </w:r>
    </w:p>
    <w:p w:rsidR="00A77B3E" w:rsidRDefault="00A77B3E" w:rsidP="00367E32">
      <w:pPr>
        <w:rPr>
          <w:rFonts w:eastAsia="Arial"/>
        </w:rPr>
      </w:pPr>
    </w:p>
    <w:p w:rsidR="00A77B3E" w:rsidRDefault="00C67F31" w:rsidP="00367E32">
      <w:pPr>
        <w:rPr>
          <w:rFonts w:eastAsia="Arial"/>
        </w:rPr>
      </w:pPr>
      <w:r>
        <w:rPr>
          <w:rFonts w:eastAsia="Arial"/>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2031" w:name="h.jpgo99-nvtmr1"/>
      <w:bookmarkEnd w:id="2031"/>
      <w:r>
        <w:rPr>
          <w:rFonts w:eastAsia="Arial"/>
        </w:rPr>
        <w:br w:type="page"/>
      </w:r>
    </w:p>
    <w:p w:rsidR="00A77B3E" w:rsidRPr="00D37390" w:rsidRDefault="00C67F31" w:rsidP="00D37390">
      <w:pPr>
        <w:pStyle w:val="Heading1"/>
        <w:rPr>
          <w:rFonts w:eastAsia="Arial"/>
        </w:rPr>
      </w:pPr>
      <w:bookmarkStart w:id="2032" w:name="_Toc283163471"/>
      <w:r w:rsidRPr="00D37390">
        <w:rPr>
          <w:rFonts w:eastAsia="Arial"/>
        </w:rPr>
        <w:lastRenderedPageBreak/>
        <w:t>Policies and Tactics</w:t>
      </w:r>
      <w:bookmarkEnd w:id="2032"/>
    </w:p>
    <w:p w:rsidR="00A77B3E" w:rsidRDefault="00C67F31" w:rsidP="00367E32">
      <w:pPr>
        <w:rPr>
          <w:rFonts w:eastAsia="Arial"/>
        </w:rPr>
      </w:pPr>
      <w:r>
        <w:rPr>
          <w:rFonts w:eastAsia="Arial"/>
        </w:rPr>
        <w:t>Using the Model-View-ViewModel design pattern for user interfaces.</w:t>
      </w:r>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r>
        <w:rPr>
          <w:rFonts w:eastAsia="Arial"/>
        </w:rPr>
        <w:t>Using ADO.Net Entity Framework 4 for the Object-Relational-Mapping system.</w:t>
      </w:r>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2033" w:name="h.7nx8as-jqyllr"/>
      <w:bookmarkStart w:id="2034" w:name="_Toc283163472"/>
      <w:bookmarkEnd w:id="2033"/>
      <w:r w:rsidRPr="00D37390">
        <w:rPr>
          <w:rFonts w:eastAsia="Arial"/>
        </w:rPr>
        <w:t>Detailed System Design</w:t>
      </w:r>
      <w:bookmarkEnd w:id="2034"/>
    </w:p>
    <w:p w:rsidR="00A77B3E" w:rsidRPr="00D37390" w:rsidRDefault="00C67F31" w:rsidP="00741ACB">
      <w:pPr>
        <w:pStyle w:val="Heading2"/>
        <w:rPr>
          <w:rFonts w:eastAsia="Arial"/>
          <w:bCs/>
        </w:rPr>
      </w:pPr>
      <w:bookmarkStart w:id="2035" w:name="h.wht54o-hcftdn"/>
      <w:bookmarkStart w:id="2036" w:name="_Toc283163473"/>
      <w:bookmarkEnd w:id="2035"/>
      <w:r w:rsidRPr="00D37390">
        <w:rPr>
          <w:rFonts w:eastAsia="Arial"/>
          <w:bCs/>
        </w:rPr>
        <w:t>Database</w:t>
      </w:r>
      <w:bookmarkEnd w:id="2036"/>
    </w:p>
    <w:p w:rsidR="00A77B3E" w:rsidRPr="00D37390" w:rsidRDefault="00C67F31" w:rsidP="00741ACB">
      <w:pPr>
        <w:pStyle w:val="Heading3"/>
        <w:rPr>
          <w:rFonts w:eastAsia="Arial"/>
          <w:bCs/>
        </w:rPr>
      </w:pPr>
      <w:bookmarkStart w:id="2037" w:name="h.5157l5-aoo95d"/>
      <w:bookmarkStart w:id="2038" w:name="_Toc283163474"/>
      <w:bookmarkEnd w:id="2037"/>
      <w:r w:rsidRPr="00D37390">
        <w:rPr>
          <w:rFonts w:eastAsia="Arial"/>
          <w:bCs/>
        </w:rPr>
        <w:t>Orders and menus</w:t>
      </w:r>
      <w:bookmarkEnd w:id="2038"/>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19. ERD of the order and menus module</w:t>
      </w:r>
    </w:p>
    <w:p w:rsidR="00741ACB" w:rsidRPr="00D37390" w:rsidRDefault="00741ACB" w:rsidP="00741ACB">
      <w:pPr>
        <w:pStyle w:val="Heading3"/>
        <w:rPr>
          <w:rFonts w:eastAsia="Arial"/>
        </w:rPr>
      </w:pPr>
      <w:bookmarkStart w:id="2039" w:name="h.wi1as1-vm9cqu"/>
      <w:bookmarkEnd w:id="2039"/>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2040" w:name="_Toc283163475"/>
      <w:r w:rsidRPr="00D37390">
        <w:rPr>
          <w:rFonts w:eastAsia="Arial"/>
          <w:bCs/>
        </w:rPr>
        <w:lastRenderedPageBreak/>
        <w:t>Inventory</w:t>
      </w:r>
      <w:bookmarkEnd w:id="2040"/>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20. ERD of the inventory module</w:t>
      </w:r>
    </w:p>
    <w:p w:rsidR="00A77B3E" w:rsidRPr="00D37390" w:rsidRDefault="00C67F31" w:rsidP="00741ACB">
      <w:pPr>
        <w:pStyle w:val="Heading3"/>
        <w:rPr>
          <w:rFonts w:eastAsia="Arial"/>
          <w:bCs/>
        </w:rPr>
      </w:pPr>
      <w:bookmarkStart w:id="2041" w:name="h.ql1zx9-mqcc4g"/>
      <w:bookmarkStart w:id="2042" w:name="_Toc283163476"/>
      <w:bookmarkEnd w:id="2041"/>
      <w:r w:rsidRPr="00D37390">
        <w:rPr>
          <w:rFonts w:eastAsia="Arial"/>
          <w:bCs/>
        </w:rPr>
        <w:t>Employees</w:t>
      </w:r>
      <w:bookmarkEnd w:id="2042"/>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2043" w:name="h.q6yxyy-asw70m"/>
      <w:bookmarkEnd w:id="2043"/>
      <w:r>
        <w:rPr>
          <w:rFonts w:eastAsia="Arial"/>
        </w:rPr>
        <w:t>Figure 21. ERD of the employee management module</w:t>
      </w:r>
      <w:r>
        <w:br w:type="page"/>
      </w:r>
      <w:bookmarkStart w:id="2044" w:name="_Toc283163477"/>
      <w:r w:rsidRPr="00D37390">
        <w:rPr>
          <w:rStyle w:val="Heading1Char"/>
        </w:rPr>
        <w:lastRenderedPageBreak/>
        <w:t>Glossary</w:t>
      </w:r>
      <w:bookmarkEnd w:id="2044"/>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2045" w:name="h.n52fpa-z54ckt"/>
      <w:bookmarkEnd w:id="2045"/>
      <w:r w:rsidRPr="00D37390">
        <w:br w:type="page"/>
      </w:r>
      <w:bookmarkStart w:id="2046" w:name="_Toc283163478"/>
      <w:r w:rsidRPr="00D37390">
        <w:rPr>
          <w:rFonts w:eastAsia="Arial"/>
        </w:rPr>
        <w:lastRenderedPageBreak/>
        <w:t>Bibliography</w:t>
      </w:r>
      <w:bookmarkEnd w:id="2046"/>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By Karl Seguin </w:t>
      </w:r>
      <w:hyperlink r:id="rId40" w:history="1">
        <w:r w:rsidRPr="00367E32">
          <w:rPr>
            <w:rFonts w:ascii="Arial" w:eastAsia="Arial" w:hAnsi="Arial" w:cs="Arial"/>
            <w:color w:val="000099"/>
            <w:u w:val="single"/>
          </w:rPr>
          <w:t>www</w:t>
        </w:r>
      </w:hyperlink>
      <w:hyperlink r:id="rId41" w:history="1">
        <w:r w:rsidRPr="00367E32">
          <w:rPr>
            <w:rFonts w:ascii="Arial" w:eastAsia="Arial" w:hAnsi="Arial" w:cs="Arial"/>
            <w:color w:val="000099"/>
            <w:u w:val="single"/>
          </w:rPr>
          <w:t>.</w:t>
        </w:r>
      </w:hyperlink>
      <w:hyperlink r:id="rId42" w:history="1">
        <w:r w:rsidRPr="00367E32">
          <w:rPr>
            <w:rFonts w:ascii="Arial" w:eastAsia="Arial" w:hAnsi="Arial" w:cs="Arial"/>
            <w:color w:val="000099"/>
            <w:u w:val="single"/>
          </w:rPr>
          <w:t>codebetter</w:t>
        </w:r>
      </w:hyperlink>
      <w:hyperlink r:id="rId43" w:history="1">
        <w:r w:rsidRPr="00367E32">
          <w:rPr>
            <w:rFonts w:ascii="Arial" w:eastAsia="Arial" w:hAnsi="Arial" w:cs="Arial"/>
            <w:color w:val="000099"/>
            <w:u w:val="single"/>
          </w:rPr>
          <w:t>.</w:t>
        </w:r>
      </w:hyperlink>
      <w:hyperlink r:id="rId44" w:history="1">
        <w:r w:rsidRPr="00367E32">
          <w:rPr>
            <w:rFonts w:ascii="Arial" w:eastAsia="Arial" w:hAnsi="Arial" w:cs="Arial"/>
            <w:color w:val="000099"/>
            <w:u w:val="single"/>
          </w:rPr>
          <w:t>com</w:t>
        </w:r>
      </w:hyperlink>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 xml:space="preserve">odel-View-ViewModel Pattern By Chistian Moser </w:t>
      </w:r>
      <w:hyperlink r:id="rId45" w:history="1">
        <w:r w:rsidR="00C67F31" w:rsidRPr="00367E32">
          <w:rPr>
            <w:rFonts w:ascii="Arial" w:eastAsia="Arial" w:hAnsi="Arial" w:cs="Arial"/>
            <w:color w:val="000099"/>
            <w:u w:val="single"/>
          </w:rPr>
          <w:t>http</w:t>
        </w:r>
      </w:hyperlink>
      <w:hyperlink r:id="rId46" w:history="1">
        <w:r w:rsidR="00C67F31" w:rsidRPr="00367E32">
          <w:rPr>
            <w:rFonts w:ascii="Arial" w:eastAsia="Arial" w:hAnsi="Arial" w:cs="Arial"/>
            <w:color w:val="000099"/>
            <w:u w:val="single"/>
          </w:rPr>
          <w:t>://</w:t>
        </w:r>
      </w:hyperlink>
      <w:hyperlink r:id="rId47" w:history="1">
        <w:r w:rsidR="00C67F31" w:rsidRPr="00367E32">
          <w:rPr>
            <w:rFonts w:ascii="Arial" w:eastAsia="Arial" w:hAnsi="Arial" w:cs="Arial"/>
            <w:color w:val="000099"/>
            <w:u w:val="single"/>
          </w:rPr>
          <w:t>www</w:t>
        </w:r>
      </w:hyperlink>
      <w:hyperlink r:id="rId48" w:history="1">
        <w:r w:rsidR="00C67F31" w:rsidRPr="00367E32">
          <w:rPr>
            <w:rFonts w:ascii="Arial" w:eastAsia="Arial" w:hAnsi="Arial" w:cs="Arial"/>
            <w:color w:val="000099"/>
            <w:u w:val="single"/>
          </w:rPr>
          <w:t>.</w:t>
        </w:r>
      </w:hyperlink>
      <w:hyperlink r:id="rId49" w:history="1">
        <w:r w:rsidR="00C67F31" w:rsidRPr="00367E32">
          <w:rPr>
            <w:rFonts w:ascii="Arial" w:eastAsia="Arial" w:hAnsi="Arial" w:cs="Arial"/>
            <w:color w:val="000099"/>
            <w:u w:val="single"/>
          </w:rPr>
          <w:t>wpftutorial</w:t>
        </w:r>
      </w:hyperlink>
      <w:hyperlink r:id="rId50" w:history="1">
        <w:r w:rsidR="00C67F31" w:rsidRPr="00367E32">
          <w:rPr>
            <w:rFonts w:ascii="Arial" w:eastAsia="Arial" w:hAnsi="Arial" w:cs="Arial"/>
            <w:color w:val="000099"/>
            <w:u w:val="single"/>
          </w:rPr>
          <w:t>.</w:t>
        </w:r>
      </w:hyperlink>
      <w:hyperlink r:id="rId51" w:history="1">
        <w:r w:rsidR="00C67F31" w:rsidRPr="00367E32">
          <w:rPr>
            <w:rFonts w:ascii="Arial" w:eastAsia="Arial" w:hAnsi="Arial" w:cs="Arial"/>
            <w:color w:val="000099"/>
            <w:u w:val="single"/>
          </w:rPr>
          <w:t>net</w:t>
        </w:r>
      </w:hyperlink>
      <w:hyperlink r:id="rId52" w:history="1">
        <w:r w:rsidR="00C67F31" w:rsidRPr="00367E32">
          <w:rPr>
            <w:rFonts w:ascii="Arial" w:eastAsia="Arial" w:hAnsi="Arial" w:cs="Arial"/>
            <w:color w:val="000099"/>
            <w:u w:val="single"/>
          </w:rPr>
          <w:t>/</w:t>
        </w:r>
      </w:hyperlink>
      <w:hyperlink r:id="rId53" w:history="1">
        <w:r w:rsidR="00C67F31" w:rsidRPr="00367E32">
          <w:rPr>
            <w:rFonts w:ascii="Arial" w:eastAsia="Arial" w:hAnsi="Arial" w:cs="Arial"/>
            <w:color w:val="000099"/>
            <w:u w:val="single"/>
          </w:rPr>
          <w:t>MVVM</w:t>
        </w:r>
      </w:hyperlink>
      <w:hyperlink r:id="rId54" w:history="1">
        <w:r w:rsidR="00C67F31" w:rsidRPr="00367E32">
          <w:rPr>
            <w:rFonts w:ascii="Arial" w:eastAsia="Arial" w:hAnsi="Arial" w:cs="Arial"/>
            <w:color w:val="000099"/>
            <w:u w:val="single"/>
          </w:rPr>
          <w:t>.</w:t>
        </w:r>
      </w:hyperlink>
      <w:hyperlink r:id="rId55" w:history="1">
        <w:r w:rsidR="00C67F31" w:rsidRPr="00367E32">
          <w:rPr>
            <w:rFonts w:ascii="Arial" w:eastAsia="Arial" w:hAnsi="Arial" w:cs="Arial"/>
            <w:color w:val="000099"/>
            <w:u w:val="single"/>
          </w:rPr>
          <w:t>html</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hyperlink r:id="rId56" w:history="1">
        <w:r w:rsidRPr="00367E32">
          <w:rPr>
            <w:rFonts w:ascii="Arial" w:eastAsia="Arial" w:hAnsi="Arial" w:cs="Arial"/>
            <w:color w:val="000099"/>
            <w:u w:val="single"/>
            <w:shd w:val="solid" w:color="FFFFFF" w:fill="FFFFFF"/>
          </w:rPr>
          <w:t>http</w:t>
        </w:r>
      </w:hyperlink>
      <w:hyperlink r:id="rId57" w:history="1">
        <w:r w:rsidRPr="00367E32">
          <w:rPr>
            <w:rFonts w:ascii="Arial" w:eastAsia="Arial" w:hAnsi="Arial" w:cs="Arial"/>
            <w:color w:val="000099"/>
            <w:u w:val="single"/>
            <w:shd w:val="solid" w:color="FFFFFF" w:fill="FFFFFF"/>
          </w:rPr>
          <w:t>://</w:t>
        </w:r>
      </w:hyperlink>
      <w:hyperlink r:id="rId58" w:history="1">
        <w:r w:rsidRPr="00367E32">
          <w:rPr>
            <w:rFonts w:ascii="Arial" w:eastAsia="Arial" w:hAnsi="Arial" w:cs="Arial"/>
            <w:color w:val="000099"/>
            <w:u w:val="single"/>
            <w:shd w:val="solid" w:color="FFFFFF" w:fill="FFFFFF"/>
          </w:rPr>
          <w:t>staruml</w:t>
        </w:r>
      </w:hyperlink>
      <w:hyperlink r:id="rId59" w:history="1">
        <w:r w:rsidRPr="00367E32">
          <w:rPr>
            <w:rFonts w:ascii="Arial" w:eastAsia="Arial" w:hAnsi="Arial" w:cs="Arial"/>
            <w:color w:val="000099"/>
            <w:u w:val="single"/>
            <w:shd w:val="solid" w:color="FFFFFF" w:fill="FFFFFF"/>
          </w:rPr>
          <w:t>.</w:t>
        </w:r>
      </w:hyperlink>
      <w:hyperlink r:id="rId60" w:history="1">
        <w:r w:rsidRPr="00367E32">
          <w:rPr>
            <w:rFonts w:ascii="Arial" w:eastAsia="Arial" w:hAnsi="Arial" w:cs="Arial"/>
            <w:color w:val="000099"/>
            <w:u w:val="single"/>
            <w:shd w:val="solid" w:color="FFFFFF" w:fill="FFFFFF"/>
          </w:rPr>
          <w:t>sourceforge</w:t>
        </w:r>
      </w:hyperlink>
      <w:hyperlink r:id="rId61" w:history="1">
        <w:r w:rsidRPr="00367E32">
          <w:rPr>
            <w:rFonts w:ascii="Arial" w:eastAsia="Arial" w:hAnsi="Arial" w:cs="Arial"/>
            <w:color w:val="000099"/>
            <w:u w:val="single"/>
            <w:shd w:val="solid" w:color="FFFFFF" w:fill="FFFFFF"/>
          </w:rPr>
          <w:t>.</w:t>
        </w:r>
      </w:hyperlink>
      <w:hyperlink r:id="rId62" w:history="1">
        <w:r w:rsidRPr="00367E32">
          <w:rPr>
            <w:rFonts w:ascii="Arial" w:eastAsia="Arial" w:hAnsi="Arial" w:cs="Arial"/>
            <w:color w:val="000099"/>
            <w:u w:val="single"/>
            <w:shd w:val="solid" w:color="FFFFFF" w:fill="FFFFFF"/>
          </w:rPr>
          <w:t>net</w:t>
        </w:r>
      </w:hyperlink>
      <w:hyperlink r:id="rId63" w:history="1">
        <w:r w:rsidRPr="00367E32">
          <w:rPr>
            <w:rFonts w:ascii="Arial" w:eastAsia="Arial" w:hAnsi="Arial" w:cs="Arial"/>
            <w:color w:val="000099"/>
            <w:u w:val="single"/>
            <w:shd w:val="solid" w:color="FFFFFF" w:fill="FFFFFF"/>
          </w:rPr>
          <w:t>/</w:t>
        </w:r>
      </w:hyperlink>
      <w:hyperlink r:id="rId64" w:history="1">
        <w:r w:rsidRPr="00367E32">
          <w:rPr>
            <w:rFonts w:ascii="Arial" w:eastAsia="Arial" w:hAnsi="Arial" w:cs="Arial"/>
            <w:color w:val="000099"/>
            <w:u w:val="single"/>
            <w:shd w:val="solid" w:color="FFFFFF" w:fill="FFFFFF"/>
          </w:rPr>
          <w:t>en</w:t>
        </w:r>
      </w:hyperlink>
      <w:hyperlink r:id="rId65"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r w:rsidRPr="00367E32">
        <w:rPr>
          <w:rFonts w:ascii="Arial" w:eastAsia="Arial" w:hAnsi="Arial" w:cs="Arial"/>
          <w:color w:val="000000"/>
        </w:rPr>
        <w:t xml:space="preserve">fyiReporting RDL Project </w:t>
      </w:r>
      <w:hyperlink r:id="rId66" w:history="1">
        <w:r w:rsidRPr="00367E32">
          <w:rPr>
            <w:rFonts w:ascii="Arial" w:eastAsia="Arial" w:hAnsi="Arial" w:cs="Arial"/>
            <w:color w:val="000099"/>
            <w:u w:val="single"/>
            <w:shd w:val="solid" w:color="FFFFFF" w:fill="FFFFFF"/>
          </w:rPr>
          <w:t>http</w:t>
        </w:r>
      </w:hyperlink>
      <w:hyperlink r:id="rId67" w:history="1">
        <w:r w:rsidRPr="00367E32">
          <w:rPr>
            <w:rFonts w:ascii="Arial" w:eastAsia="Arial" w:hAnsi="Arial" w:cs="Arial"/>
            <w:color w:val="000099"/>
            <w:u w:val="single"/>
            <w:shd w:val="solid" w:color="FFFFFF" w:fill="FFFFFF"/>
          </w:rPr>
          <w:t>://</w:t>
        </w:r>
      </w:hyperlink>
      <w:hyperlink r:id="rId68" w:history="1">
        <w:r w:rsidRPr="00367E32">
          <w:rPr>
            <w:rFonts w:ascii="Arial" w:eastAsia="Arial" w:hAnsi="Arial" w:cs="Arial"/>
            <w:color w:val="000099"/>
            <w:u w:val="single"/>
            <w:shd w:val="solid" w:color="FFFFFF" w:fill="FFFFFF"/>
          </w:rPr>
          <w:t>www</w:t>
        </w:r>
      </w:hyperlink>
      <w:hyperlink r:id="rId69" w:history="1">
        <w:r w:rsidRPr="00367E32">
          <w:rPr>
            <w:rFonts w:ascii="Arial" w:eastAsia="Arial" w:hAnsi="Arial" w:cs="Arial"/>
            <w:color w:val="000099"/>
            <w:u w:val="single"/>
            <w:shd w:val="solid" w:color="FFFFFF" w:fill="FFFFFF"/>
          </w:rPr>
          <w:t>.</w:t>
        </w:r>
      </w:hyperlink>
      <w:hyperlink r:id="rId70" w:history="1">
        <w:r w:rsidRPr="00367E32">
          <w:rPr>
            <w:rFonts w:ascii="Arial" w:eastAsia="Arial" w:hAnsi="Arial" w:cs="Arial"/>
            <w:color w:val="000099"/>
            <w:u w:val="single"/>
            <w:shd w:val="solid" w:color="FFFFFF" w:fill="FFFFFF"/>
          </w:rPr>
          <w:t>fyireporting</w:t>
        </w:r>
      </w:hyperlink>
      <w:hyperlink r:id="rId71" w:history="1">
        <w:r w:rsidRPr="00367E32">
          <w:rPr>
            <w:rFonts w:ascii="Arial" w:eastAsia="Arial" w:hAnsi="Arial" w:cs="Arial"/>
            <w:color w:val="000099"/>
            <w:u w:val="single"/>
            <w:shd w:val="solid" w:color="FFFFFF" w:fill="FFFFFF"/>
          </w:rPr>
          <w:t>.</w:t>
        </w:r>
      </w:hyperlink>
      <w:hyperlink r:id="rId72" w:history="1">
        <w:r w:rsidRPr="00367E32">
          <w:rPr>
            <w:rFonts w:ascii="Arial" w:eastAsia="Arial" w:hAnsi="Arial" w:cs="Arial"/>
            <w:color w:val="000099"/>
            <w:u w:val="single"/>
            <w:shd w:val="solid" w:color="FFFFFF" w:fill="FFFFFF"/>
          </w:rPr>
          <w:t>com</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hyperlink r:id="rId73" w:history="1">
        <w:r w:rsidRPr="00367E32">
          <w:rPr>
            <w:rFonts w:ascii="Arial" w:eastAsia="Arial" w:hAnsi="Arial" w:cs="Arial"/>
            <w:color w:val="000099"/>
            <w:u w:val="single"/>
            <w:shd w:val="solid" w:color="FFFFFF" w:fill="FFFFFF"/>
          </w:rPr>
          <w:t>http</w:t>
        </w:r>
      </w:hyperlink>
      <w:hyperlink r:id="rId74" w:history="1">
        <w:r w:rsidRPr="00367E32">
          <w:rPr>
            <w:rFonts w:ascii="Arial" w:eastAsia="Arial" w:hAnsi="Arial" w:cs="Arial"/>
            <w:color w:val="000099"/>
            <w:u w:val="single"/>
            <w:shd w:val="solid" w:color="FFFFFF" w:fill="FFFFFF"/>
          </w:rPr>
          <w:t>://</w:t>
        </w:r>
      </w:hyperlink>
      <w:hyperlink r:id="rId75" w:history="1">
        <w:r w:rsidRPr="00367E32">
          <w:rPr>
            <w:rFonts w:ascii="Arial" w:eastAsia="Arial" w:hAnsi="Arial" w:cs="Arial"/>
            <w:color w:val="000099"/>
            <w:u w:val="single"/>
            <w:shd w:val="solid" w:color="FFFFFF" w:fill="FFFFFF"/>
          </w:rPr>
          <w:t>www</w:t>
        </w:r>
      </w:hyperlink>
      <w:hyperlink r:id="rId76" w:history="1">
        <w:r w:rsidRPr="00367E32">
          <w:rPr>
            <w:rFonts w:ascii="Arial" w:eastAsia="Arial" w:hAnsi="Arial" w:cs="Arial"/>
            <w:color w:val="000099"/>
            <w:u w:val="single"/>
            <w:shd w:val="solid" w:color="FFFFFF" w:fill="FFFFFF"/>
          </w:rPr>
          <w:t>.</w:t>
        </w:r>
      </w:hyperlink>
      <w:hyperlink r:id="rId77" w:history="1">
        <w:r w:rsidRPr="00367E32">
          <w:rPr>
            <w:rFonts w:ascii="Arial" w:eastAsia="Arial" w:hAnsi="Arial" w:cs="Arial"/>
            <w:color w:val="000099"/>
            <w:u w:val="single"/>
            <w:shd w:val="solid" w:color="FFFFFF" w:fill="FFFFFF"/>
          </w:rPr>
          <w:t>microsoft</w:t>
        </w:r>
      </w:hyperlink>
      <w:hyperlink r:id="rId78" w:history="1">
        <w:r w:rsidRPr="00367E32">
          <w:rPr>
            <w:rFonts w:ascii="Arial" w:eastAsia="Arial" w:hAnsi="Arial" w:cs="Arial"/>
            <w:color w:val="000099"/>
            <w:u w:val="single"/>
            <w:shd w:val="solid" w:color="FFFFFF" w:fill="FFFFFF"/>
          </w:rPr>
          <w:t>.</w:t>
        </w:r>
      </w:hyperlink>
      <w:hyperlink r:id="rId79" w:history="1">
        <w:r w:rsidRPr="00367E32">
          <w:rPr>
            <w:rFonts w:ascii="Arial" w:eastAsia="Arial" w:hAnsi="Arial" w:cs="Arial"/>
            <w:color w:val="000099"/>
            <w:u w:val="single"/>
            <w:shd w:val="solid" w:color="FFFFFF" w:fill="FFFFFF"/>
          </w:rPr>
          <w:t>com</w:t>
        </w:r>
      </w:hyperlink>
      <w:hyperlink r:id="rId80" w:history="1">
        <w:r w:rsidRPr="00367E32">
          <w:rPr>
            <w:rFonts w:ascii="Arial" w:eastAsia="Arial" w:hAnsi="Arial" w:cs="Arial"/>
            <w:color w:val="000099"/>
            <w:u w:val="single"/>
            <w:shd w:val="solid" w:color="FFFFFF" w:fill="FFFFFF"/>
          </w:rPr>
          <w:t>/</w:t>
        </w:r>
      </w:hyperlink>
      <w:hyperlink r:id="rId81" w:history="1">
        <w:r w:rsidRPr="00367E32">
          <w:rPr>
            <w:rFonts w:ascii="Arial" w:eastAsia="Arial" w:hAnsi="Arial" w:cs="Arial"/>
            <w:color w:val="000099"/>
            <w:u w:val="single"/>
            <w:shd w:val="solid" w:color="FFFFFF" w:fill="FFFFFF"/>
          </w:rPr>
          <w:t>sqlserver</w:t>
        </w:r>
      </w:hyperlink>
      <w:hyperlink r:id="rId82" w:history="1">
        <w:r w:rsidRPr="00367E32">
          <w:rPr>
            <w:rFonts w:ascii="Arial" w:eastAsia="Arial" w:hAnsi="Arial" w:cs="Arial"/>
            <w:color w:val="000099"/>
            <w:u w:val="single"/>
            <w:shd w:val="solid" w:color="FFFFFF" w:fill="FFFFFF"/>
          </w:rPr>
          <w:t>/2008/</w:t>
        </w:r>
      </w:hyperlink>
      <w:hyperlink r:id="rId83" w:history="1">
        <w:r w:rsidRPr="00367E32">
          <w:rPr>
            <w:rFonts w:ascii="Arial" w:eastAsia="Arial" w:hAnsi="Arial" w:cs="Arial"/>
            <w:color w:val="000099"/>
            <w:u w:val="single"/>
            <w:shd w:val="solid" w:color="FFFFFF" w:fill="FFFFFF"/>
          </w:rPr>
          <w:t>en</w:t>
        </w:r>
      </w:hyperlink>
      <w:hyperlink r:id="rId84" w:history="1">
        <w:r w:rsidRPr="00367E32">
          <w:rPr>
            <w:rFonts w:ascii="Arial" w:eastAsia="Arial" w:hAnsi="Arial" w:cs="Arial"/>
            <w:color w:val="000099"/>
            <w:u w:val="single"/>
            <w:shd w:val="solid" w:color="FFFFFF" w:fill="FFFFFF"/>
          </w:rPr>
          <w:t>/</w:t>
        </w:r>
      </w:hyperlink>
      <w:hyperlink r:id="rId85" w:history="1">
        <w:r w:rsidRPr="00367E32">
          <w:rPr>
            <w:rFonts w:ascii="Arial" w:eastAsia="Arial" w:hAnsi="Arial" w:cs="Arial"/>
            <w:color w:val="000099"/>
            <w:u w:val="single"/>
            <w:shd w:val="solid" w:color="FFFFFF" w:fill="FFFFFF"/>
          </w:rPr>
          <w:t>us</w:t>
        </w:r>
      </w:hyperlink>
      <w:hyperlink r:id="rId86"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hyperlink r:id="rId87" w:history="1">
        <w:r w:rsidRPr="00367E32">
          <w:rPr>
            <w:rFonts w:ascii="Arial" w:eastAsia="Arial" w:hAnsi="Arial" w:cs="Arial"/>
            <w:color w:val="000099"/>
            <w:u w:val="single"/>
            <w:shd w:val="solid" w:color="FFFFFF" w:fill="FFFFFF"/>
          </w:rPr>
          <w:t>http</w:t>
        </w:r>
      </w:hyperlink>
      <w:hyperlink r:id="rId88" w:history="1">
        <w:r w:rsidRPr="00367E32">
          <w:rPr>
            <w:rFonts w:ascii="Arial" w:eastAsia="Arial" w:hAnsi="Arial" w:cs="Arial"/>
            <w:color w:val="000099"/>
            <w:u w:val="single"/>
            <w:shd w:val="solid" w:color="FFFFFF" w:fill="FFFFFF"/>
          </w:rPr>
          <w:t>://</w:t>
        </w:r>
      </w:hyperlink>
      <w:hyperlink r:id="rId89" w:history="1">
        <w:r w:rsidRPr="00367E32">
          <w:rPr>
            <w:rFonts w:ascii="Arial" w:eastAsia="Arial" w:hAnsi="Arial" w:cs="Arial"/>
            <w:color w:val="000099"/>
            <w:u w:val="single"/>
            <w:shd w:val="solid" w:color="FFFFFF" w:fill="FFFFFF"/>
          </w:rPr>
          <w:t>msdn</w:t>
        </w:r>
      </w:hyperlink>
      <w:hyperlink r:id="rId90" w:history="1">
        <w:r w:rsidRPr="00367E32">
          <w:rPr>
            <w:rFonts w:ascii="Arial" w:eastAsia="Arial" w:hAnsi="Arial" w:cs="Arial"/>
            <w:color w:val="000099"/>
            <w:u w:val="single"/>
            <w:shd w:val="solid" w:color="FFFFFF" w:fill="FFFFFF"/>
          </w:rPr>
          <w:t>.</w:t>
        </w:r>
      </w:hyperlink>
      <w:hyperlink r:id="rId91" w:history="1">
        <w:r w:rsidRPr="00367E32">
          <w:rPr>
            <w:rFonts w:ascii="Arial" w:eastAsia="Arial" w:hAnsi="Arial" w:cs="Arial"/>
            <w:color w:val="000099"/>
            <w:u w:val="single"/>
            <w:shd w:val="solid" w:color="FFFFFF" w:fill="FFFFFF"/>
          </w:rPr>
          <w:t>microsoft</w:t>
        </w:r>
      </w:hyperlink>
      <w:hyperlink r:id="rId92" w:history="1">
        <w:r w:rsidRPr="00367E32">
          <w:rPr>
            <w:rFonts w:ascii="Arial" w:eastAsia="Arial" w:hAnsi="Arial" w:cs="Arial"/>
            <w:color w:val="000099"/>
            <w:u w:val="single"/>
            <w:shd w:val="solid" w:color="FFFFFF" w:fill="FFFFFF"/>
          </w:rPr>
          <w:t>.</w:t>
        </w:r>
      </w:hyperlink>
      <w:hyperlink r:id="rId93" w:history="1">
        <w:r w:rsidRPr="00367E32">
          <w:rPr>
            <w:rFonts w:ascii="Arial" w:eastAsia="Arial" w:hAnsi="Arial" w:cs="Arial"/>
            <w:color w:val="000099"/>
            <w:u w:val="single"/>
            <w:shd w:val="solid" w:color="FFFFFF" w:fill="FFFFFF"/>
          </w:rPr>
          <w:t>com</w:t>
        </w:r>
      </w:hyperlink>
      <w:hyperlink r:id="rId94" w:history="1">
        <w:r w:rsidRPr="00367E32">
          <w:rPr>
            <w:rFonts w:ascii="Arial" w:eastAsia="Arial" w:hAnsi="Arial" w:cs="Arial"/>
            <w:color w:val="000099"/>
            <w:u w:val="single"/>
            <w:shd w:val="solid" w:color="FFFFFF" w:fill="FFFFFF"/>
          </w:rPr>
          <w:t>/</w:t>
        </w:r>
      </w:hyperlink>
      <w:hyperlink r:id="rId95" w:history="1">
        <w:r w:rsidRPr="00367E32">
          <w:rPr>
            <w:rFonts w:ascii="Arial" w:eastAsia="Arial" w:hAnsi="Arial" w:cs="Arial"/>
            <w:color w:val="000099"/>
            <w:u w:val="single"/>
            <w:shd w:val="solid" w:color="FFFFFF" w:fill="FFFFFF"/>
          </w:rPr>
          <w:t>en</w:t>
        </w:r>
      </w:hyperlink>
      <w:hyperlink r:id="rId96" w:history="1">
        <w:r w:rsidRPr="00367E32">
          <w:rPr>
            <w:rFonts w:ascii="Arial" w:eastAsia="Arial" w:hAnsi="Arial" w:cs="Arial"/>
            <w:color w:val="000099"/>
            <w:u w:val="single"/>
            <w:shd w:val="solid" w:color="FFFFFF" w:fill="FFFFFF"/>
          </w:rPr>
          <w:t>-</w:t>
        </w:r>
      </w:hyperlink>
      <w:hyperlink r:id="rId97" w:history="1">
        <w:r w:rsidRPr="00367E32">
          <w:rPr>
            <w:rFonts w:ascii="Arial" w:eastAsia="Arial" w:hAnsi="Arial" w:cs="Arial"/>
            <w:color w:val="000099"/>
            <w:u w:val="single"/>
            <w:shd w:val="solid" w:color="FFFFFF" w:fill="FFFFFF"/>
          </w:rPr>
          <w:t>us</w:t>
        </w:r>
      </w:hyperlink>
      <w:hyperlink r:id="rId98" w:history="1">
        <w:r w:rsidRPr="00367E32">
          <w:rPr>
            <w:rFonts w:ascii="Arial" w:eastAsia="Arial" w:hAnsi="Arial" w:cs="Arial"/>
            <w:color w:val="000099"/>
            <w:u w:val="single"/>
            <w:shd w:val="solid" w:color="FFFFFF" w:fill="FFFFFF"/>
          </w:rPr>
          <w:t>/</w:t>
        </w:r>
      </w:hyperlink>
      <w:hyperlink r:id="rId99" w:history="1">
        <w:r w:rsidRPr="00367E32">
          <w:rPr>
            <w:rFonts w:ascii="Arial" w:eastAsia="Arial" w:hAnsi="Arial" w:cs="Arial"/>
            <w:color w:val="000099"/>
            <w:u w:val="single"/>
            <w:shd w:val="solid" w:color="FFFFFF" w:fill="FFFFFF"/>
          </w:rPr>
          <w:t>netframework</w:t>
        </w:r>
      </w:hyperlink>
      <w:hyperlink r:id="rId100" w:history="1">
        <w:r w:rsidRPr="00367E32">
          <w:rPr>
            <w:rFonts w:ascii="Arial" w:eastAsia="Arial" w:hAnsi="Arial" w:cs="Arial"/>
            <w:color w:val="000099"/>
            <w:u w:val="single"/>
            <w:shd w:val="solid" w:color="FFFFFF" w:fill="FFFFFF"/>
          </w:rPr>
          <w:t>/</w:t>
        </w:r>
      </w:hyperlink>
      <w:hyperlink r:id="rId101" w:history="1">
        <w:r w:rsidRPr="00367E32">
          <w:rPr>
            <w:rFonts w:ascii="Arial" w:eastAsia="Arial" w:hAnsi="Arial" w:cs="Arial"/>
            <w:color w:val="000099"/>
            <w:u w:val="single"/>
            <w:shd w:val="solid" w:color="FFFFFF" w:fill="FFFFFF"/>
          </w:rPr>
          <w:t>aa</w:t>
        </w:r>
      </w:hyperlink>
      <w:hyperlink r:id="rId102" w:history="1">
        <w:r w:rsidRPr="00367E32">
          <w:rPr>
            <w:rFonts w:ascii="Arial" w:eastAsia="Arial" w:hAnsi="Arial" w:cs="Arial"/>
            <w:color w:val="000099"/>
            <w:u w:val="single"/>
            <w:shd w:val="solid" w:color="FFFFFF" w:fill="FFFFFF"/>
          </w:rPr>
          <w:t>663324.</w:t>
        </w:r>
      </w:hyperlink>
      <w:hyperlink r:id="rId103" w:history="1">
        <w:r w:rsidRPr="00367E32">
          <w:rPr>
            <w:rFonts w:ascii="Arial" w:eastAsia="Arial" w:hAnsi="Arial" w:cs="Arial"/>
            <w:color w:val="000099"/>
            <w:u w:val="single"/>
            <w:shd w:val="solid" w:color="FFFFFF" w:fill="FFFFFF"/>
          </w:rPr>
          <w:t>aspx</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hyperlink r:id="rId104" w:history="1">
        <w:r w:rsidRPr="00367E32">
          <w:rPr>
            <w:rFonts w:ascii="Arial" w:eastAsia="Arial" w:hAnsi="Arial" w:cs="Arial"/>
            <w:color w:val="000099"/>
            <w:u w:val="single"/>
            <w:shd w:val="solid" w:color="FFFFFF" w:fill="FFFFFF"/>
          </w:rPr>
          <w:t>http</w:t>
        </w:r>
      </w:hyperlink>
      <w:hyperlink r:id="rId105" w:history="1">
        <w:r w:rsidRPr="00367E32">
          <w:rPr>
            <w:rFonts w:ascii="Arial" w:eastAsia="Arial" w:hAnsi="Arial" w:cs="Arial"/>
            <w:color w:val="000099"/>
            <w:u w:val="single"/>
            <w:shd w:val="solid" w:color="FFFFFF" w:fill="FFFFFF"/>
          </w:rPr>
          <w:t>://</w:t>
        </w:r>
      </w:hyperlink>
      <w:hyperlink r:id="rId106" w:history="1">
        <w:r w:rsidRPr="00367E32">
          <w:rPr>
            <w:rFonts w:ascii="Arial" w:eastAsia="Arial" w:hAnsi="Arial" w:cs="Arial"/>
            <w:color w:val="000099"/>
            <w:u w:val="single"/>
            <w:shd w:val="solid" w:color="FFFFFF" w:fill="FFFFFF"/>
          </w:rPr>
          <w:t>msdn</w:t>
        </w:r>
      </w:hyperlink>
      <w:hyperlink r:id="rId107" w:history="1">
        <w:r w:rsidRPr="00367E32">
          <w:rPr>
            <w:rFonts w:ascii="Arial" w:eastAsia="Arial" w:hAnsi="Arial" w:cs="Arial"/>
            <w:color w:val="000099"/>
            <w:u w:val="single"/>
            <w:shd w:val="solid" w:color="FFFFFF" w:fill="FFFFFF"/>
          </w:rPr>
          <w:t>.</w:t>
        </w:r>
      </w:hyperlink>
      <w:hyperlink r:id="rId108" w:history="1">
        <w:r w:rsidRPr="00367E32">
          <w:rPr>
            <w:rFonts w:ascii="Arial" w:eastAsia="Arial" w:hAnsi="Arial" w:cs="Arial"/>
            <w:color w:val="000099"/>
            <w:u w:val="single"/>
            <w:shd w:val="solid" w:color="FFFFFF" w:fill="FFFFFF"/>
          </w:rPr>
          <w:t>microsoft</w:t>
        </w:r>
      </w:hyperlink>
      <w:hyperlink r:id="rId109" w:history="1">
        <w:r w:rsidRPr="00367E32">
          <w:rPr>
            <w:rFonts w:ascii="Arial" w:eastAsia="Arial" w:hAnsi="Arial" w:cs="Arial"/>
            <w:color w:val="000099"/>
            <w:u w:val="single"/>
            <w:shd w:val="solid" w:color="FFFFFF" w:fill="FFFFFF"/>
          </w:rPr>
          <w:t>.</w:t>
        </w:r>
      </w:hyperlink>
      <w:hyperlink r:id="rId110" w:history="1">
        <w:r w:rsidRPr="00367E32">
          <w:rPr>
            <w:rFonts w:ascii="Arial" w:eastAsia="Arial" w:hAnsi="Arial" w:cs="Arial"/>
            <w:color w:val="000099"/>
            <w:u w:val="single"/>
            <w:shd w:val="solid" w:color="FFFFFF" w:fill="FFFFFF"/>
          </w:rPr>
          <w:t>com</w:t>
        </w:r>
      </w:hyperlink>
      <w:hyperlink r:id="rId111" w:history="1">
        <w:r w:rsidRPr="00367E32">
          <w:rPr>
            <w:rFonts w:ascii="Arial" w:eastAsia="Arial" w:hAnsi="Arial" w:cs="Arial"/>
            <w:color w:val="000099"/>
            <w:u w:val="single"/>
            <w:shd w:val="solid" w:color="FFFFFF" w:fill="FFFFFF"/>
          </w:rPr>
          <w:t>/</w:t>
        </w:r>
      </w:hyperlink>
      <w:hyperlink r:id="rId112" w:history="1">
        <w:r w:rsidRPr="00367E32">
          <w:rPr>
            <w:rFonts w:ascii="Arial" w:eastAsia="Arial" w:hAnsi="Arial" w:cs="Arial"/>
            <w:color w:val="000099"/>
            <w:u w:val="single"/>
            <w:shd w:val="solid" w:color="FFFFFF" w:fill="FFFFFF"/>
          </w:rPr>
          <w:t>en</w:t>
        </w:r>
      </w:hyperlink>
      <w:hyperlink r:id="rId113" w:history="1">
        <w:r w:rsidRPr="00367E32">
          <w:rPr>
            <w:rFonts w:ascii="Arial" w:eastAsia="Arial" w:hAnsi="Arial" w:cs="Arial"/>
            <w:color w:val="000099"/>
            <w:u w:val="single"/>
            <w:shd w:val="solid" w:color="FFFFFF" w:fill="FFFFFF"/>
          </w:rPr>
          <w:t>-</w:t>
        </w:r>
      </w:hyperlink>
      <w:hyperlink r:id="rId114" w:history="1">
        <w:r w:rsidRPr="00367E32">
          <w:rPr>
            <w:rFonts w:ascii="Arial" w:eastAsia="Arial" w:hAnsi="Arial" w:cs="Arial"/>
            <w:color w:val="000099"/>
            <w:u w:val="single"/>
            <w:shd w:val="solid" w:color="FFFFFF" w:fill="FFFFFF"/>
          </w:rPr>
          <w:t>us</w:t>
        </w:r>
      </w:hyperlink>
      <w:hyperlink r:id="rId115" w:history="1">
        <w:r w:rsidRPr="00367E32">
          <w:rPr>
            <w:rFonts w:ascii="Arial" w:eastAsia="Arial" w:hAnsi="Arial" w:cs="Arial"/>
            <w:color w:val="000099"/>
            <w:u w:val="single"/>
            <w:shd w:val="solid" w:color="FFFFFF" w:fill="FFFFFF"/>
          </w:rPr>
          <w:t>/</w:t>
        </w:r>
      </w:hyperlink>
      <w:hyperlink r:id="rId116" w:history="1">
        <w:r w:rsidRPr="00367E32">
          <w:rPr>
            <w:rFonts w:ascii="Arial" w:eastAsia="Arial" w:hAnsi="Arial" w:cs="Arial"/>
            <w:color w:val="000099"/>
            <w:u w:val="single"/>
            <w:shd w:val="solid" w:color="FFFFFF" w:fill="FFFFFF"/>
          </w:rPr>
          <w:t>library</w:t>
        </w:r>
      </w:hyperlink>
      <w:hyperlink r:id="rId117" w:history="1">
        <w:r w:rsidRPr="00367E32">
          <w:rPr>
            <w:rFonts w:ascii="Arial" w:eastAsia="Arial" w:hAnsi="Arial" w:cs="Arial"/>
            <w:color w:val="000099"/>
            <w:u w:val="single"/>
            <w:shd w:val="solid" w:color="FFFFFF" w:fill="FFFFFF"/>
          </w:rPr>
          <w:t>/</w:t>
        </w:r>
      </w:hyperlink>
      <w:hyperlink r:id="rId118" w:history="1">
        <w:r w:rsidRPr="00367E32">
          <w:rPr>
            <w:rFonts w:ascii="Arial" w:eastAsia="Arial" w:hAnsi="Arial" w:cs="Arial"/>
            <w:color w:val="000099"/>
            <w:u w:val="single"/>
            <w:shd w:val="solid" w:color="FFFFFF" w:fill="FFFFFF"/>
          </w:rPr>
          <w:t>aa</w:t>
        </w:r>
      </w:hyperlink>
      <w:hyperlink r:id="rId119" w:history="1">
        <w:r w:rsidRPr="00367E32">
          <w:rPr>
            <w:rFonts w:ascii="Arial" w:eastAsia="Arial" w:hAnsi="Arial" w:cs="Arial"/>
            <w:color w:val="000099"/>
            <w:u w:val="single"/>
            <w:shd w:val="solid" w:color="FFFFFF" w:fill="FFFFFF"/>
          </w:rPr>
          <w:t>697427%28</w:t>
        </w:r>
      </w:hyperlink>
      <w:hyperlink r:id="rId120" w:history="1">
        <w:r w:rsidRPr="00367E32">
          <w:rPr>
            <w:rFonts w:ascii="Arial" w:eastAsia="Arial" w:hAnsi="Arial" w:cs="Arial"/>
            <w:color w:val="000099"/>
            <w:u w:val="single"/>
            <w:shd w:val="solid" w:color="FFFFFF" w:fill="FFFFFF"/>
          </w:rPr>
          <w:t>VS</w:t>
        </w:r>
      </w:hyperlink>
      <w:hyperlink r:id="rId121" w:history="1">
        <w:r w:rsidRPr="00367E32">
          <w:rPr>
            <w:rFonts w:ascii="Arial" w:eastAsia="Arial" w:hAnsi="Arial" w:cs="Arial"/>
            <w:color w:val="000099"/>
            <w:u w:val="single"/>
            <w:shd w:val="solid" w:color="FFFFFF" w:fill="FFFFFF"/>
          </w:rPr>
          <w:t>.80%29.</w:t>
        </w:r>
      </w:hyperlink>
      <w:hyperlink r:id="rId122" w:history="1">
        <w:r w:rsidRPr="00367E32">
          <w:rPr>
            <w:rFonts w:ascii="Arial" w:eastAsia="Arial" w:hAnsi="Arial" w:cs="Arial"/>
            <w:color w:val="000099"/>
            <w:u w:val="single"/>
            <w:shd w:val="solid" w:color="FFFFFF" w:fill="FFFFFF"/>
          </w:rPr>
          <w:t>aspx</w:t>
        </w:r>
      </w:hyperlink>
    </w:p>
    <w:p w:rsidR="00367E32" w:rsidRDefault="00367E32" w:rsidP="00367E32">
      <w:pPr>
        <w:ind w:firstLine="0"/>
        <w:rPr>
          <w:rFonts w:ascii="Arial" w:eastAsia="Arial" w:hAnsi="Arial" w:cs="Arial"/>
          <w:color w:val="000000"/>
          <w:shd w:val="solid" w:color="FFFFFF" w:fill="FFFFFF"/>
        </w:rPr>
      </w:pPr>
      <w:bookmarkStart w:id="2047" w:name="h.j0ttj47ah0nm"/>
      <w:bookmarkEnd w:id="2047"/>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hyperlink r:id="rId123" w:history="1">
        <w:r w:rsidRPr="00367E32">
          <w:rPr>
            <w:rFonts w:ascii="Arial" w:eastAsia="Arial" w:hAnsi="Arial" w:cs="Arial"/>
            <w:color w:val="000099"/>
            <w:u w:val="single"/>
            <w:shd w:val="solid" w:color="FFFFFF" w:fill="FFFFFF"/>
          </w:rPr>
          <w:t>http</w:t>
        </w:r>
      </w:hyperlink>
      <w:hyperlink r:id="rId124" w:history="1">
        <w:r w:rsidRPr="00367E32">
          <w:rPr>
            <w:rFonts w:ascii="Arial" w:eastAsia="Arial" w:hAnsi="Arial" w:cs="Arial"/>
            <w:color w:val="000099"/>
            <w:u w:val="single"/>
            <w:shd w:val="solid" w:color="FFFFFF" w:fill="FFFFFF"/>
          </w:rPr>
          <w:t>://</w:t>
        </w:r>
      </w:hyperlink>
      <w:hyperlink r:id="rId125" w:history="1">
        <w:r w:rsidRPr="00367E32">
          <w:rPr>
            <w:rFonts w:ascii="Arial" w:eastAsia="Arial" w:hAnsi="Arial" w:cs="Arial"/>
            <w:color w:val="000099"/>
            <w:u w:val="single"/>
            <w:shd w:val="solid" w:color="FFFFFF" w:fill="FFFFFF"/>
          </w:rPr>
          <w:t>msdn</w:t>
        </w:r>
      </w:hyperlink>
      <w:hyperlink r:id="rId126" w:history="1">
        <w:r w:rsidRPr="00367E32">
          <w:rPr>
            <w:rFonts w:ascii="Arial" w:eastAsia="Arial" w:hAnsi="Arial" w:cs="Arial"/>
            <w:color w:val="000099"/>
            <w:u w:val="single"/>
            <w:shd w:val="solid" w:color="FFFFFF" w:fill="FFFFFF"/>
          </w:rPr>
          <w:t>.</w:t>
        </w:r>
      </w:hyperlink>
      <w:hyperlink r:id="rId127" w:history="1">
        <w:r w:rsidRPr="00367E32">
          <w:rPr>
            <w:rFonts w:ascii="Arial" w:eastAsia="Arial" w:hAnsi="Arial" w:cs="Arial"/>
            <w:color w:val="000099"/>
            <w:u w:val="single"/>
            <w:shd w:val="solid" w:color="FFFFFF" w:fill="FFFFFF"/>
          </w:rPr>
          <w:t>microsoft</w:t>
        </w:r>
      </w:hyperlink>
      <w:hyperlink r:id="rId128" w:history="1">
        <w:r w:rsidRPr="00367E32">
          <w:rPr>
            <w:rFonts w:ascii="Arial" w:eastAsia="Arial" w:hAnsi="Arial" w:cs="Arial"/>
            <w:color w:val="000099"/>
            <w:u w:val="single"/>
            <w:shd w:val="solid" w:color="FFFFFF" w:fill="FFFFFF"/>
          </w:rPr>
          <w:t>.</w:t>
        </w:r>
      </w:hyperlink>
      <w:hyperlink r:id="rId129" w:history="1">
        <w:r w:rsidRPr="00367E32">
          <w:rPr>
            <w:rFonts w:ascii="Arial" w:eastAsia="Arial" w:hAnsi="Arial" w:cs="Arial"/>
            <w:color w:val="000099"/>
            <w:u w:val="single"/>
            <w:shd w:val="solid" w:color="FFFFFF" w:fill="FFFFFF"/>
          </w:rPr>
          <w:t>com</w:t>
        </w:r>
      </w:hyperlink>
      <w:hyperlink r:id="rId130" w:history="1">
        <w:r w:rsidRPr="00367E32">
          <w:rPr>
            <w:rFonts w:ascii="Arial" w:eastAsia="Arial" w:hAnsi="Arial" w:cs="Arial"/>
            <w:color w:val="000099"/>
            <w:u w:val="single"/>
            <w:shd w:val="solid" w:color="FFFFFF" w:fill="FFFFFF"/>
          </w:rPr>
          <w:t>/</w:t>
        </w:r>
      </w:hyperlink>
      <w:hyperlink r:id="rId131" w:history="1">
        <w:r w:rsidRPr="00367E32">
          <w:rPr>
            <w:rFonts w:ascii="Arial" w:eastAsia="Arial" w:hAnsi="Arial" w:cs="Arial"/>
            <w:color w:val="000099"/>
            <w:u w:val="single"/>
            <w:shd w:val="solid" w:color="FFFFFF" w:fill="FFFFFF"/>
          </w:rPr>
          <w:t>en</w:t>
        </w:r>
      </w:hyperlink>
      <w:hyperlink r:id="rId132" w:history="1">
        <w:r w:rsidRPr="00367E32">
          <w:rPr>
            <w:rFonts w:ascii="Arial" w:eastAsia="Arial" w:hAnsi="Arial" w:cs="Arial"/>
            <w:color w:val="000099"/>
            <w:u w:val="single"/>
            <w:shd w:val="solid" w:color="FFFFFF" w:fill="FFFFFF"/>
          </w:rPr>
          <w:t>-</w:t>
        </w:r>
      </w:hyperlink>
      <w:hyperlink r:id="rId133" w:history="1">
        <w:r w:rsidRPr="00367E32">
          <w:rPr>
            <w:rFonts w:ascii="Arial" w:eastAsia="Arial" w:hAnsi="Arial" w:cs="Arial"/>
            <w:color w:val="000099"/>
            <w:u w:val="single"/>
            <w:shd w:val="solid" w:color="FFFFFF" w:fill="FFFFFF"/>
          </w:rPr>
          <w:t>us</w:t>
        </w:r>
      </w:hyperlink>
      <w:hyperlink r:id="rId134" w:history="1">
        <w:r w:rsidRPr="00367E32">
          <w:rPr>
            <w:rFonts w:ascii="Arial" w:eastAsia="Arial" w:hAnsi="Arial" w:cs="Arial"/>
            <w:color w:val="000099"/>
            <w:u w:val="single"/>
            <w:shd w:val="solid" w:color="FFFFFF" w:fill="FFFFFF"/>
          </w:rPr>
          <w:t>/</w:t>
        </w:r>
      </w:hyperlink>
      <w:hyperlink r:id="rId135" w:history="1">
        <w:r w:rsidRPr="00367E32">
          <w:rPr>
            <w:rFonts w:ascii="Arial" w:eastAsia="Arial" w:hAnsi="Arial" w:cs="Arial"/>
            <w:color w:val="000099"/>
            <w:u w:val="single"/>
            <w:shd w:val="solid" w:color="FFFFFF" w:fill="FFFFFF"/>
          </w:rPr>
          <w:t>library</w:t>
        </w:r>
      </w:hyperlink>
      <w:hyperlink r:id="rId136" w:history="1">
        <w:r w:rsidRPr="00367E32">
          <w:rPr>
            <w:rFonts w:ascii="Arial" w:eastAsia="Arial" w:hAnsi="Arial" w:cs="Arial"/>
            <w:color w:val="000099"/>
            <w:u w:val="single"/>
            <w:shd w:val="solid" w:color="FFFFFF" w:fill="FFFFFF"/>
          </w:rPr>
          <w:t>/</w:t>
        </w:r>
      </w:hyperlink>
      <w:hyperlink r:id="rId137" w:history="1">
        <w:r w:rsidRPr="00367E32">
          <w:rPr>
            <w:rFonts w:ascii="Arial" w:eastAsia="Arial" w:hAnsi="Arial" w:cs="Arial"/>
            <w:color w:val="000099"/>
            <w:u w:val="single"/>
            <w:shd w:val="solid" w:color="FFFFFF" w:fill="FFFFFF"/>
          </w:rPr>
          <w:t>ms</w:t>
        </w:r>
      </w:hyperlink>
      <w:hyperlink r:id="rId138" w:history="1">
        <w:r w:rsidRPr="00367E32">
          <w:rPr>
            <w:rFonts w:ascii="Arial" w:eastAsia="Arial" w:hAnsi="Arial" w:cs="Arial"/>
            <w:color w:val="000099"/>
            <w:u w:val="single"/>
            <w:shd w:val="solid" w:color="FFFFFF" w:fill="FFFFFF"/>
          </w:rPr>
          <w:t>754130.</w:t>
        </w:r>
      </w:hyperlink>
      <w:hyperlink r:id="rId139" w:history="1">
        <w:r w:rsidRPr="00367E32">
          <w:rPr>
            <w:rFonts w:ascii="Arial" w:eastAsia="Arial" w:hAnsi="Arial" w:cs="Arial"/>
            <w:color w:val="000099"/>
            <w:u w:val="single"/>
            <w:shd w:val="solid" w:color="FFFFFF" w:fill="FFFFFF"/>
          </w:rPr>
          <w:t>aspx</w:t>
        </w:r>
      </w:hyperlink>
      <w:r>
        <w:br w:type="page"/>
      </w:r>
    </w:p>
    <w:p w:rsidR="00367E32" w:rsidRPr="00367E32" w:rsidRDefault="00C67F31" w:rsidP="00367E32">
      <w:pPr>
        <w:pStyle w:val="Heading1"/>
      </w:pPr>
      <w:bookmarkStart w:id="2048" w:name="h.davncg-cmw9uk"/>
      <w:bookmarkStart w:id="2049" w:name="_Toc283163479"/>
      <w:bookmarkEnd w:id="2048"/>
      <w:r w:rsidRPr="00367E32">
        <w:lastRenderedPageBreak/>
        <w:t>History of Wor</w:t>
      </w:r>
      <w:r w:rsidR="00367E32" w:rsidRPr="00367E32">
        <w:t>k</w:t>
      </w:r>
      <w:bookmarkEnd w:id="2049"/>
    </w:p>
    <w:p w:rsidR="00367E32" w:rsidDel="002D1356" w:rsidRDefault="00367E32" w:rsidP="00367E32">
      <w:pPr>
        <w:ind w:firstLine="0"/>
        <w:rPr>
          <w:del w:id="2050" w:author="Jerod Hodgkin" w:date="2011-01-18T23:02:00Z"/>
          <w:rStyle w:val="Heading1Char"/>
        </w:rPr>
      </w:pPr>
    </w:p>
    <w:p w:rsidR="00E40028" w:rsidDel="002D1356" w:rsidRDefault="00A70C13" w:rsidP="00367E32">
      <w:pPr>
        <w:ind w:firstLine="0"/>
        <w:rPr>
          <w:del w:id="2051" w:author="Jerod Hodgkin" w:date="2011-01-18T23:01:00Z"/>
          <w:rStyle w:val="Heading1Char"/>
        </w:rPr>
      </w:pPr>
      <w:ins w:id="2052" w:author="Jerod Hodgkin" w:date="2011-01-18T22:57:00Z">
        <w:r>
          <w:rPr>
            <w:rFonts w:asciiTheme="majorHAnsi" w:eastAsiaTheme="majorEastAsia" w:hAnsiTheme="majorHAnsi" w:cstheme="majorBidi"/>
            <w:noProof/>
            <w:color w:val="365F91" w:themeColor="accent1" w:themeShade="BF"/>
            <w:sz w:val="24"/>
            <w:szCs w:val="24"/>
            <w:lang w:bidi="ar-SA"/>
            <w:rPrChange w:id="2053">
              <w:rPr>
                <w:noProof/>
                <w:color w:val="0000FF" w:themeColor="hyperlink"/>
                <w:u w:val="single"/>
                <w:lang w:bidi="ar-SA"/>
              </w:rPr>
            </w:rPrChange>
          </w:rPr>
          <w:drawing>
            <wp:inline distT="0" distB="0" distL="0" distR="0">
              <wp:extent cx="5943600" cy="5228167"/>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cstate="print"/>
                      <a:srcRect/>
                      <a:stretch>
                        <a:fillRect/>
                      </a:stretch>
                    </pic:blipFill>
                    <pic:spPr bwMode="auto">
                      <a:xfrm>
                        <a:off x="0" y="0"/>
                        <a:ext cx="5943600" cy="5228167"/>
                      </a:xfrm>
                      <a:prstGeom prst="rect">
                        <a:avLst/>
                      </a:prstGeom>
                      <a:noFill/>
                      <a:ln w="9525">
                        <a:noFill/>
                        <a:miter lim="800000"/>
                        <a:headEnd/>
                        <a:tailEnd/>
                      </a:ln>
                    </pic:spPr>
                  </pic:pic>
                </a:graphicData>
              </a:graphic>
            </wp:inline>
          </w:drawing>
        </w:r>
      </w:ins>
      <w:ins w:id="2054" w:author="Jerod Hodgkin" w:date="2011-01-18T22:59:00Z">
        <w:r>
          <w:rPr>
            <w:rFonts w:asciiTheme="majorHAnsi" w:eastAsiaTheme="majorEastAsia" w:hAnsiTheme="majorHAnsi" w:cstheme="majorBidi"/>
            <w:noProof/>
            <w:color w:val="365F91" w:themeColor="accent1" w:themeShade="BF"/>
            <w:sz w:val="24"/>
            <w:szCs w:val="24"/>
            <w:lang w:bidi="ar-SA"/>
            <w:rPrChange w:id="2055">
              <w:rPr>
                <w:noProof/>
                <w:color w:val="0000FF" w:themeColor="hyperlink"/>
                <w:u w:val="single"/>
                <w:lang w:bidi="ar-SA"/>
              </w:rPr>
            </w:rPrChange>
          </w:rPr>
          <w:drawing>
            <wp:inline distT="0" distB="0" distL="0" distR="0">
              <wp:extent cx="5943600" cy="2450592"/>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cstate="print"/>
                      <a:srcRect/>
                      <a:stretch>
                        <a:fillRect/>
                      </a:stretch>
                    </pic:blipFill>
                    <pic:spPr bwMode="auto">
                      <a:xfrm>
                        <a:off x="0" y="0"/>
                        <a:ext cx="5972543" cy="2462526"/>
                      </a:xfrm>
                      <a:prstGeom prst="rect">
                        <a:avLst/>
                      </a:prstGeom>
                      <a:noFill/>
                      <a:ln w="9525">
                        <a:noFill/>
                        <a:miter lim="800000"/>
                        <a:headEnd/>
                        <a:tailEnd/>
                      </a:ln>
                    </pic:spPr>
                  </pic:pic>
                </a:graphicData>
              </a:graphic>
            </wp:inline>
          </w:drawing>
        </w:r>
      </w:ins>
      <w:del w:id="2056" w:author="Jerod Hodgkin" w:date="2011-01-18T22:56:00Z">
        <w:r>
          <w:rPr>
            <w:rFonts w:asciiTheme="majorHAnsi" w:eastAsiaTheme="majorEastAsia" w:hAnsiTheme="majorHAnsi" w:cstheme="majorBidi"/>
            <w:b/>
            <w:bCs/>
            <w:noProof/>
            <w:color w:val="365F91" w:themeColor="accent1" w:themeShade="BF"/>
            <w:sz w:val="24"/>
            <w:szCs w:val="24"/>
            <w:lang w:bidi="ar-SA"/>
            <w:rPrChange w:id="2057">
              <w:rPr>
                <w:noProof/>
                <w:color w:val="0000FF" w:themeColor="hyperlink"/>
                <w:u w:val="single"/>
                <w:lang w:bidi="ar-SA"/>
              </w:rPr>
            </w:rPrChange>
          </w:rPr>
          <w:drawing>
            <wp:inline distT="0" distB="0" distL="0" distR="0">
              <wp:extent cx="5591175" cy="7477598"/>
              <wp:effectExtent l="19050" t="0" r="9525" b="0"/>
              <wp:docPr id="27" name="Picture 26" descr="HistoryOf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Work.png"/>
                      <pic:cNvPicPr/>
                    </pic:nvPicPr>
                    <pic:blipFill>
                      <a:blip r:embed="rId142" cstate="print"/>
                      <a:stretch>
                        <a:fillRect/>
                      </a:stretch>
                    </pic:blipFill>
                    <pic:spPr>
                      <a:xfrm>
                        <a:off x="0" y="0"/>
                        <a:ext cx="5594184" cy="7481622"/>
                      </a:xfrm>
                      <a:prstGeom prst="rect">
                        <a:avLst/>
                      </a:prstGeom>
                    </pic:spPr>
                  </pic:pic>
                </a:graphicData>
              </a:graphic>
            </wp:inline>
          </w:drawing>
        </w:r>
      </w:del>
    </w:p>
    <w:p w:rsidR="00000000" w:rsidRDefault="00E40028">
      <w:pPr>
        <w:ind w:firstLine="0"/>
        <w:pPrChange w:id="2058" w:author="Jerod Hodgkin" w:date="2011-01-18T23:01:00Z">
          <w:pPr/>
        </w:pPrChange>
      </w:pPr>
      <w:r>
        <w:br w:type="page"/>
      </w:r>
    </w:p>
    <w:p w:rsidR="00000000" w:rsidRDefault="00E40028">
      <w:pPr>
        <w:pStyle w:val="Heading1"/>
      </w:pPr>
      <w:bookmarkStart w:id="2059" w:name="_Toc283163480"/>
      <w:r w:rsidRPr="00E40028">
        <w:lastRenderedPageBreak/>
        <w:t>Gan</w:t>
      </w:r>
      <w:r w:rsidR="00943DF5">
        <w:t>t</w:t>
      </w:r>
      <w:r w:rsidRPr="00E40028">
        <w:t>t Chart</w:t>
      </w:r>
      <w:bookmarkEnd w:id="2059"/>
    </w:p>
    <w:p w:rsidR="00A77B3E" w:rsidDel="00F54F90" w:rsidRDefault="00A70C13" w:rsidP="00E40028">
      <w:pPr>
        <w:pStyle w:val="ListStyle"/>
        <w:spacing w:before="480" w:after="120"/>
        <w:ind w:firstLine="0"/>
        <w:contextualSpacing/>
        <w:rPr>
          <w:del w:id="2060" w:author="Jerod Hodgkin" w:date="2011-01-18T23:14:00Z"/>
          <w:rFonts w:asciiTheme="majorHAnsi" w:eastAsiaTheme="majorEastAsia" w:hAnsiTheme="majorHAnsi" w:cstheme="majorBidi"/>
          <w:b/>
          <w:bCs/>
          <w:color w:val="365F91" w:themeColor="accent1" w:themeShade="BF"/>
          <w:sz w:val="24"/>
          <w:szCs w:val="24"/>
        </w:rPr>
      </w:pPr>
      <w:ins w:id="2061" w:author="Jerod Hodgkin" w:date="2011-01-18T23:19:00Z">
        <w:r>
          <w:rPr>
            <w:rFonts w:asciiTheme="majorHAnsi" w:eastAsiaTheme="majorEastAsia" w:hAnsiTheme="majorHAnsi" w:cstheme="majorBidi"/>
            <w:b/>
            <w:bCs/>
            <w:noProof/>
            <w:color w:val="365F91" w:themeColor="accent1" w:themeShade="BF"/>
            <w:sz w:val="24"/>
            <w:szCs w:val="24"/>
            <w:lang w:bidi="ar-SA"/>
            <w:rPrChange w:id="2062">
              <w:rPr>
                <w:rFonts w:asciiTheme="majorHAnsi" w:eastAsiaTheme="majorEastAsia" w:hAnsiTheme="majorHAnsi" w:cstheme="majorBidi"/>
                <w:b/>
                <w:bCs/>
                <w:noProof/>
                <w:color w:val="0000FF" w:themeColor="hyperlink"/>
                <w:sz w:val="24"/>
                <w:szCs w:val="24"/>
                <w:u w:val="single"/>
                <w:lang w:bidi="ar-SA"/>
              </w:rPr>
            </w:rPrChange>
          </w:rPr>
          <w:drawing>
            <wp:anchor distT="0" distB="0" distL="114300" distR="114300" simplePos="0" relativeHeight="251659264" behindDoc="1" locked="0" layoutInCell="1" allowOverlap="1">
              <wp:simplePos x="0" y="0"/>
              <wp:positionH relativeFrom="column">
                <wp:posOffset>1677670</wp:posOffset>
              </wp:positionH>
              <wp:positionV relativeFrom="paragraph">
                <wp:posOffset>4479290</wp:posOffset>
              </wp:positionV>
              <wp:extent cx="5191760" cy="1249680"/>
              <wp:effectExtent l="0" t="1962150" r="0" b="1950720"/>
              <wp:wrapTight wrapText="bothSides">
                <wp:wrapPolygon edited="0">
                  <wp:start x="37" y="22083"/>
                  <wp:lineTo x="21515" y="22083"/>
                  <wp:lineTo x="21515" y="22"/>
                  <wp:lineTo x="37" y="22"/>
                  <wp:lineTo x="37" y="22083"/>
                </wp:wrapPolygon>
              </wp:wrapTight>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3" cstate="print"/>
                      <a:srcRect/>
                      <a:stretch>
                        <a:fillRect/>
                      </a:stretch>
                    </pic:blipFill>
                    <pic:spPr bwMode="auto">
                      <a:xfrm rot="5400000">
                        <a:off x="0" y="0"/>
                        <a:ext cx="5191760" cy="1249680"/>
                      </a:xfrm>
                      <a:prstGeom prst="rect">
                        <a:avLst/>
                      </a:prstGeom>
                      <a:noFill/>
                      <a:ln w="9525">
                        <a:noFill/>
                        <a:miter lim="800000"/>
                        <a:headEnd/>
                        <a:tailEnd/>
                      </a:ln>
                    </pic:spPr>
                  </pic:pic>
                </a:graphicData>
              </a:graphic>
            </wp:anchor>
          </w:drawing>
        </w:r>
      </w:ins>
      <w:ins w:id="2063" w:author="Jerod Hodgkin" w:date="2011-01-18T23:18:00Z">
        <w:r>
          <w:rPr>
            <w:rFonts w:asciiTheme="majorHAnsi" w:eastAsiaTheme="majorEastAsia" w:hAnsiTheme="majorHAnsi" w:cstheme="majorBidi"/>
            <w:b/>
            <w:bCs/>
            <w:noProof/>
            <w:color w:val="365F91" w:themeColor="accent1" w:themeShade="BF"/>
            <w:sz w:val="24"/>
            <w:szCs w:val="24"/>
            <w:lang w:bidi="ar-SA"/>
            <w:rPrChange w:id="2064">
              <w:rPr>
                <w:rFonts w:asciiTheme="majorHAnsi" w:eastAsiaTheme="majorEastAsia" w:hAnsiTheme="majorHAnsi" w:cstheme="majorBidi"/>
                <w:b/>
                <w:bCs/>
                <w:noProof/>
                <w:color w:val="0000FF" w:themeColor="hyperlink"/>
                <w:sz w:val="24"/>
                <w:szCs w:val="24"/>
                <w:u w:val="single"/>
                <w:lang w:bidi="ar-SA"/>
              </w:rPr>
            </w:rPrChange>
          </w:rPr>
          <w:drawing>
            <wp:anchor distT="0" distB="0" distL="114300" distR="114300" simplePos="0" relativeHeight="251658240" behindDoc="1" locked="0" layoutInCell="1" allowOverlap="1">
              <wp:simplePos x="0" y="0"/>
              <wp:positionH relativeFrom="column">
                <wp:posOffset>327025</wp:posOffset>
              </wp:positionH>
              <wp:positionV relativeFrom="paragraph">
                <wp:posOffset>2014220</wp:posOffset>
              </wp:positionV>
              <wp:extent cx="7616825" cy="4023995"/>
              <wp:effectExtent l="0" t="1790700" r="0" b="1786255"/>
              <wp:wrapTight wrapText="bothSides">
                <wp:wrapPolygon edited="0">
                  <wp:start x="16" y="21733"/>
                  <wp:lineTo x="21571" y="21733"/>
                  <wp:lineTo x="21571" y="-48"/>
                  <wp:lineTo x="16" y="-48"/>
                  <wp:lineTo x="16" y="21733"/>
                </wp:wrapPolygon>
              </wp:wrapTight>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cstate="print"/>
                      <a:srcRect/>
                      <a:stretch>
                        <a:fillRect/>
                      </a:stretch>
                    </pic:blipFill>
                    <pic:spPr bwMode="auto">
                      <a:xfrm rot="5400000">
                        <a:off x="0" y="0"/>
                        <a:ext cx="7616825" cy="4023995"/>
                      </a:xfrm>
                      <a:prstGeom prst="rect">
                        <a:avLst/>
                      </a:prstGeom>
                      <a:noFill/>
                      <a:ln w="9525">
                        <a:noFill/>
                        <a:miter lim="800000"/>
                        <a:headEnd/>
                        <a:tailEnd/>
                      </a:ln>
                    </pic:spPr>
                  </pic:pic>
                </a:graphicData>
              </a:graphic>
            </wp:anchor>
          </w:drawing>
        </w:r>
      </w:ins>
      <w:del w:id="2065" w:author="Jerod Hodgkin" w:date="2011-01-18T23:09:00Z">
        <w:r>
          <w:rPr>
            <w:rFonts w:asciiTheme="majorHAnsi" w:eastAsiaTheme="majorEastAsia" w:hAnsiTheme="majorHAnsi" w:cstheme="majorBidi"/>
            <w:b/>
            <w:bCs/>
            <w:noProof/>
            <w:color w:val="365F91" w:themeColor="accent1" w:themeShade="BF"/>
            <w:sz w:val="24"/>
            <w:szCs w:val="24"/>
            <w:lang w:bidi="ar-SA"/>
            <w:rPrChange w:id="2066">
              <w:rPr>
                <w:rFonts w:asciiTheme="majorHAnsi" w:eastAsiaTheme="majorEastAsia" w:hAnsiTheme="majorHAnsi" w:cstheme="majorBidi"/>
                <w:b/>
                <w:bCs/>
                <w:noProof/>
                <w:color w:val="0000FF" w:themeColor="hyperlink"/>
                <w:sz w:val="24"/>
                <w:szCs w:val="24"/>
                <w:u w:val="single"/>
                <w:lang w:bidi="ar-SA"/>
              </w:rPr>
            </w:rPrChange>
          </w:rPr>
          <w:drawing>
            <wp:inline distT="0" distB="0" distL="0" distR="0">
              <wp:extent cx="5943600" cy="6536055"/>
              <wp:effectExtent l="19050" t="0" r="0" b="0"/>
              <wp:docPr id="26" name="Picture 25" descr="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PNG"/>
                      <pic:cNvPicPr/>
                    </pic:nvPicPr>
                    <pic:blipFill>
                      <a:blip r:embed="rId145" cstate="print"/>
                      <a:stretch>
                        <a:fillRect/>
                      </a:stretch>
                    </pic:blipFill>
                    <pic:spPr>
                      <a:xfrm>
                        <a:off x="0" y="0"/>
                        <a:ext cx="5943600" cy="6536055"/>
                      </a:xfrm>
                      <a:prstGeom prst="rect">
                        <a:avLst/>
                      </a:prstGeom>
                    </pic:spPr>
                  </pic:pic>
                </a:graphicData>
              </a:graphic>
            </wp:inline>
          </w:drawing>
        </w:r>
      </w:del>
    </w:p>
    <w:p w:rsidR="00763743" w:rsidRPr="00367E32" w:rsidRDefault="00A70C13"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del w:id="2067" w:author="Jerod Hodgkin" w:date="2011-01-18T23:11:00Z">
        <w:r>
          <w:rPr>
            <w:rFonts w:asciiTheme="majorHAnsi" w:eastAsiaTheme="majorEastAsia" w:hAnsiTheme="majorHAnsi" w:cstheme="majorBidi"/>
            <w:b/>
            <w:bCs/>
            <w:noProof/>
            <w:color w:val="365F91" w:themeColor="accent1" w:themeShade="BF"/>
            <w:sz w:val="24"/>
            <w:szCs w:val="24"/>
            <w:lang w:bidi="ar-SA"/>
            <w:rPrChange w:id="2068">
              <w:rPr>
                <w:rFonts w:asciiTheme="majorHAnsi" w:eastAsiaTheme="majorEastAsia" w:hAnsiTheme="majorHAnsi" w:cstheme="majorBidi"/>
                <w:b/>
                <w:bCs/>
                <w:noProof/>
                <w:color w:val="0000FF" w:themeColor="hyperlink"/>
                <w:sz w:val="24"/>
                <w:szCs w:val="24"/>
                <w:u w:val="single"/>
                <w:lang w:bidi="ar-SA"/>
              </w:rPr>
            </w:rPrChange>
          </w:rPr>
          <w:drawing>
            <wp:inline distT="0" distB="0" distL="0" distR="0">
              <wp:extent cx="5943600" cy="704850"/>
              <wp:effectExtent l="19050" t="0" r="0" b="0"/>
              <wp:docPr id="31" name="Picture 30" descr="Gantt Ch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Details.png"/>
                      <pic:cNvPicPr/>
                    </pic:nvPicPr>
                    <pic:blipFill>
                      <a:blip r:embed="rId146" cstate="print"/>
                      <a:stretch>
                        <a:fillRect/>
                      </a:stretch>
                    </pic:blipFill>
                    <pic:spPr>
                      <a:xfrm>
                        <a:off x="0" y="0"/>
                        <a:ext cx="5943600" cy="704850"/>
                      </a:xfrm>
                      <a:prstGeom prst="rect">
                        <a:avLst/>
                      </a:prstGeom>
                    </pic:spPr>
                  </pic:pic>
                </a:graphicData>
              </a:graphic>
            </wp:inline>
          </w:drawing>
        </w:r>
      </w:del>
    </w:p>
    <w:sectPr w:rsidR="00763743" w:rsidRPr="00367E32" w:rsidSect="00741ACB">
      <w:headerReference w:type="even" r:id="rId147"/>
      <w:headerReference w:type="default" r:id="rId148"/>
      <w:footerReference w:type="even" r:id="rId149"/>
      <w:footerReference w:type="default" r:id="rId150"/>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0C13" w:rsidRDefault="00A70C13">
      <w:r>
        <w:separator/>
      </w:r>
    </w:p>
  </w:endnote>
  <w:endnote w:type="continuationSeparator" w:id="0">
    <w:p w:rsidR="00A70C13" w:rsidRDefault="00A70C13">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3A4827" w:rsidRDefault="003A4827">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4069B1">
            <w:rPr>
              <w:noProof/>
            </w:rPr>
            <w:t>6</w:t>
          </w:r>
        </w:fldSimple>
      </w:p>
    </w:sdtContent>
  </w:sdt>
  <w:p w:rsidR="003A4827" w:rsidRDefault="003A482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3A4827" w:rsidRDefault="003A4827">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4069B1">
            <w:rPr>
              <w:noProof/>
            </w:rPr>
            <w:t>5</w:t>
          </w:r>
        </w:fldSimple>
      </w:p>
    </w:sdtContent>
  </w:sdt>
  <w:p w:rsidR="003A4827" w:rsidRDefault="003A4827">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0C13" w:rsidRDefault="00A70C13">
      <w:r>
        <w:separator/>
      </w:r>
    </w:p>
  </w:footnote>
  <w:footnote w:type="continuationSeparator" w:id="0">
    <w:p w:rsidR="00A70C13" w:rsidRDefault="00A70C1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827" w:rsidRPr="00F8619B" w:rsidRDefault="003A4827"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4827" w:rsidRPr="00F8619B" w:rsidRDefault="003A4827"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stylePaneFormatFilter w:val="3F01"/>
  <w:trackRevisions/>
  <w:defaultTabStop w:val="720"/>
  <w:evenAndOddHeaders/>
  <w:drawingGridHorizontalSpacing w:val="110"/>
  <w:displayHorizontalDrawingGridEvery w:val="2"/>
  <w:noPunctuationKerning/>
  <w:characterSpacingControl w:val="doNotCompress"/>
  <w:hdrShapeDefaults>
    <o:shapedefaults v:ext="edit" spidmax="28674"/>
  </w:hdrShapeDefaults>
  <w:footnotePr>
    <w:footnote w:id="-1"/>
    <w:footnote w:id="0"/>
  </w:footnotePr>
  <w:endnotePr>
    <w:endnote w:id="-1"/>
    <w:endnote w:id="0"/>
  </w:endnotePr>
  <w:compat>
    <w:useFELayout/>
  </w:compat>
  <w:rsids>
    <w:rsidRoot w:val="00A77B3E"/>
    <w:rsid w:val="000E477D"/>
    <w:rsid w:val="000F69A4"/>
    <w:rsid w:val="001B3246"/>
    <w:rsid w:val="001C43E7"/>
    <w:rsid w:val="001E02AC"/>
    <w:rsid w:val="002A6484"/>
    <w:rsid w:val="002B7ED3"/>
    <w:rsid w:val="002D1356"/>
    <w:rsid w:val="00367E32"/>
    <w:rsid w:val="00387E88"/>
    <w:rsid w:val="003A4827"/>
    <w:rsid w:val="003D576E"/>
    <w:rsid w:val="003F3B08"/>
    <w:rsid w:val="004069B1"/>
    <w:rsid w:val="004151AD"/>
    <w:rsid w:val="00443FB8"/>
    <w:rsid w:val="00455D85"/>
    <w:rsid w:val="00504670"/>
    <w:rsid w:val="005320C8"/>
    <w:rsid w:val="0056037B"/>
    <w:rsid w:val="005B4FE9"/>
    <w:rsid w:val="00672CFD"/>
    <w:rsid w:val="00673E6A"/>
    <w:rsid w:val="00741ACB"/>
    <w:rsid w:val="00763743"/>
    <w:rsid w:val="00847220"/>
    <w:rsid w:val="008F1F4C"/>
    <w:rsid w:val="00943DF5"/>
    <w:rsid w:val="009A4A1E"/>
    <w:rsid w:val="009C77F3"/>
    <w:rsid w:val="009E346C"/>
    <w:rsid w:val="00A235B9"/>
    <w:rsid w:val="00A61841"/>
    <w:rsid w:val="00A70C13"/>
    <w:rsid w:val="00A77B3E"/>
    <w:rsid w:val="00A862FC"/>
    <w:rsid w:val="00AE541D"/>
    <w:rsid w:val="00AF3D2D"/>
    <w:rsid w:val="00B70D7B"/>
    <w:rsid w:val="00B874A7"/>
    <w:rsid w:val="00BC29B9"/>
    <w:rsid w:val="00BE22A3"/>
    <w:rsid w:val="00C03674"/>
    <w:rsid w:val="00C67F31"/>
    <w:rsid w:val="00C82BA6"/>
    <w:rsid w:val="00C9254E"/>
    <w:rsid w:val="00C9294D"/>
    <w:rsid w:val="00CF42DD"/>
    <w:rsid w:val="00D37390"/>
    <w:rsid w:val="00DD2BDB"/>
    <w:rsid w:val="00DD75DA"/>
    <w:rsid w:val="00DF00CB"/>
    <w:rsid w:val="00E37A2C"/>
    <w:rsid w:val="00E40028"/>
    <w:rsid w:val="00E41821"/>
    <w:rsid w:val="00E77665"/>
    <w:rsid w:val="00E940CF"/>
    <w:rsid w:val="00EC143F"/>
    <w:rsid w:val="00F54F90"/>
    <w:rsid w:val="00F658C3"/>
    <w:rsid w:val="00F8619B"/>
    <w:rsid w:val="00FD45AA"/>
    <w:rsid w:val="00FE173A"/>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hyperlink" Target="http://www.google.com/url?q=http%3A%2F%2Fmsdn.microsoft.com%2Fen-us%2Flibrary%2Faa697427%2528VS.80%2529.aspx&amp;sa=D&amp;sntz=1&amp;usg=AFQjCNF_kXLGFLbvuiKSycPnMyLjGgZG6Q" TargetMode="External"/><Relationship Id="rId21" Type="http://schemas.openxmlformats.org/officeDocument/2006/relationships/image" Target="media/image14.png"/><Relationship Id="rId42" Type="http://schemas.openxmlformats.org/officeDocument/2006/relationships/hyperlink" Target="http://www.google.com/url?q=http%3A%2F%2Fwww.codebetter.com&amp;sa=D&amp;sntz=1&amp;usg=AFQjCNFBe86Qcn5JuRQlgzaP1lXURcC5SQ" TargetMode="External"/><Relationship Id="rId47" Type="http://schemas.openxmlformats.org/officeDocument/2006/relationships/hyperlink" Target="http://www.google.com/url?q=http%3A%2F%2Fwww.wpftutorial.net%2FMVVM.html&amp;sa=D&amp;sntz=1&amp;usg=AFQjCNEb7AR_JMgA2rYiV4q1vJpxbsUyxA" TargetMode="External"/><Relationship Id="rId63" Type="http://schemas.openxmlformats.org/officeDocument/2006/relationships/hyperlink" Target="http://www.google.com/url?q=http%3A%2F%2Fstaruml.sourceforge.net%2Fen%2F&amp;sa=D&amp;sntz=1&amp;usg=AFQjCNEQoRXkhCg6nFc0BdL0dysO2T95KQ" TargetMode="External"/><Relationship Id="rId68" Type="http://schemas.openxmlformats.org/officeDocument/2006/relationships/hyperlink" Target="http://www.google.com/url?q=http%3A%2F%2Fwww.fyireporting.com&amp;sa=D&amp;sntz=1&amp;usg=AFQjCNFP7B7weD-S0K4tgfqTBD63tfB2BA" TargetMode="External"/><Relationship Id="rId84" Type="http://schemas.openxmlformats.org/officeDocument/2006/relationships/hyperlink" Target="http://www.google.com/url?q=http%3A%2F%2Fwww.microsoft.com%2Fsqlserver%2F2008%2Fen%2Fus%2F&amp;sa=D&amp;sntz=1&amp;usg=AFQjCNGh-vbGOdIxx98cz4ImHIFM2ReHW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hyperlink" Target="http://www.google.com/url?q=http%3A%2F%2Fmsdn.microsoft.com%2Fen-us%2Flibrary%2Fms754130.aspx&amp;sa=D&amp;sntz=1&amp;usg=AFQjCNH9FgJXzGojSHRjL1CA2donTgUCRQ" TargetMode="External"/><Relationship Id="rId138" Type="http://schemas.openxmlformats.org/officeDocument/2006/relationships/hyperlink" Target="http://www.google.com/url?q=http%3A%2F%2Fmsdn.microsoft.com%2Fen-us%2Flibrary%2Fms754130.aspx&amp;sa=D&amp;sntz=1&amp;usg=AFQjCNH9FgJXzGojSHRjL1CA2donTgUCRQ" TargetMode="External"/><Relationship Id="rId16" Type="http://schemas.openxmlformats.org/officeDocument/2006/relationships/image" Target="media/image9.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google.com/url?q=http%3A%2F%2Fwww.wpftutorial.net%2FMVVM.html&amp;sa=D&amp;sntz=1&amp;usg=AFQjCNEb7AR_JMgA2rYiV4q1vJpxbsUyxA" TargetMode="External"/><Relationship Id="rId58" Type="http://schemas.openxmlformats.org/officeDocument/2006/relationships/hyperlink" Target="http://www.google.com/url?q=http%3A%2F%2Fstaruml.sourceforge.net%2Fen%2F&amp;sa=D&amp;sntz=1&amp;usg=AFQjCNEQoRXkhCg6nFc0BdL0dysO2T95KQ"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www.microsoft.com%2Fsqlserver%2F2008%2Fen%2Fus%2F&amp;sa=D&amp;sntz=1&amp;usg=AFQjCNGh-vbGOdIxx98cz4ImHIFM2ReHWw" TargetMode="External"/><Relationship Id="rId102" Type="http://schemas.openxmlformats.org/officeDocument/2006/relationships/hyperlink" Target="http://www.google.com/url?q=http%3A%2F%2Fmsdn.microsoft.com%2Fen-us%2Fnetframework%2Faa663324.aspx&amp;sa=D&amp;sntz=1&amp;usg=AFQjCNEWG6xUJsa4nB9_NwQhPlrB4gmPaw"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144" Type="http://schemas.openxmlformats.org/officeDocument/2006/relationships/image" Target="media/image37.png"/><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netframework%2Faa663324.aspx&amp;sa=D&amp;sntz=1&amp;usg=AFQjCNEWG6xUJsa4nB9_NwQhPlrB4gmPaw" TargetMode="External"/><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hyperlink" Target="http://www.google.com/url?q=http%3A%2F%2Fwww.codebetter.com&amp;sa=D&amp;sntz=1&amp;usg=AFQjCNFBe86Qcn5JuRQlgzaP1lXURcC5SQ" TargetMode="External"/><Relationship Id="rId48" Type="http://schemas.openxmlformats.org/officeDocument/2006/relationships/hyperlink" Target="http://www.google.com/url?q=http%3A%2F%2Fwww.wpftutorial.net%2FMVVM.html&amp;sa=D&amp;sntz=1&amp;usg=AFQjCNEb7AR_JMgA2rYiV4q1vJpxbsUyxA" TargetMode="External"/><Relationship Id="rId64" Type="http://schemas.openxmlformats.org/officeDocument/2006/relationships/hyperlink" Target="http://www.google.com/url?q=http%3A%2F%2Fstaruml.sourceforge.net%2Fen%2F&amp;sa=D&amp;sntz=1&amp;usg=AFQjCNEQoRXkhCg6nFc0BdL0dysO2T95KQ" TargetMode="External"/><Relationship Id="rId69" Type="http://schemas.openxmlformats.org/officeDocument/2006/relationships/hyperlink" Target="http://www.google.com/url?q=http%3A%2F%2Fwww.fyireporting.com&amp;sa=D&amp;sntz=1&amp;usg=AFQjCNFP7B7weD-S0K4tgfqTBD63tfB2BA" TargetMode="External"/><Relationship Id="rId113" Type="http://schemas.openxmlformats.org/officeDocument/2006/relationships/hyperlink" Target="http://www.google.com/url?q=http%3A%2F%2Fmsdn.microsoft.com%2Fen-us%2Flibrary%2Faa697427%2528VS.80%2529.aspx&amp;sa=D&amp;sntz=1&amp;usg=AFQjCNF_kXLGFLbvuiKSycPnMyLjGgZG6Q" TargetMode="External"/><Relationship Id="rId118" Type="http://schemas.openxmlformats.org/officeDocument/2006/relationships/hyperlink" Target="http://www.google.com/url?q=http%3A%2F%2Fmsdn.microsoft.com%2Fen-us%2Flibrary%2Faa697427%2528VS.80%2529.aspx&amp;sa=D&amp;sntz=1&amp;usg=AFQjCNF_kXLGFLbvuiKSycPnMyLjGgZG6Q" TargetMode="External"/><Relationship Id="rId134" Type="http://schemas.openxmlformats.org/officeDocument/2006/relationships/hyperlink" Target="http://www.google.com/url?q=http%3A%2F%2Fmsdn.microsoft.com%2Fen-us%2Flibrary%2Fms754130.aspx&amp;sa=D&amp;sntz=1&amp;usg=AFQjCNH9FgJXzGojSHRjL1CA2donTgUCRQ" TargetMode="External"/><Relationship Id="rId139" Type="http://schemas.openxmlformats.org/officeDocument/2006/relationships/hyperlink" Target="http://www.google.com/url?q=http%3A%2F%2Fmsdn.microsoft.com%2Fen-us%2Flibrary%2Fms754130.aspx&amp;sa=D&amp;sntz=1&amp;usg=AFQjCNH9FgJXzGojSHRjL1CA2donTgUCRQ" TargetMode="External"/><Relationship Id="rId80" Type="http://schemas.openxmlformats.org/officeDocument/2006/relationships/hyperlink" Target="http://www.google.com/url?q=http%3A%2F%2Fwww.microsoft.com%2Fsqlserver%2F2008%2Fen%2Fus%2F&amp;sa=D&amp;sntz=1&amp;usg=AFQjCNGh-vbGOdIxx98cz4ImHIFM2ReHWw" TargetMode="External"/><Relationship Id="rId85" Type="http://schemas.openxmlformats.org/officeDocument/2006/relationships/hyperlink" Target="http://www.google.com/url?q=http%3A%2F%2Fwww.microsoft.com%2Fsqlserver%2F2008%2Fen%2Fus%2F&amp;sa=D&amp;sntz=1&amp;usg=AFQjCNGh-vbGOdIxx98cz4ImHIFM2ReHWw" TargetMode="External"/><Relationship Id="rId150"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oogle.com/url?q=http%3A%2F%2Fwww.wpftutorial.net%2FMVVM.html&amp;sa=D&amp;sntz=1&amp;usg=AFQjCNEb7AR_JMgA2rYiV4q1vJpxbsUyxA" TargetMode="External"/><Relationship Id="rId59" Type="http://schemas.openxmlformats.org/officeDocument/2006/relationships/hyperlink" Target="http://www.google.com/url?q=http%3A%2F%2Fstaruml.sourceforge.net%2Fen%2F&amp;sa=D&amp;sntz=1&amp;usg=AFQjCNEQoRXkhCg6nFc0BdL0dysO2T95KQ" TargetMode="External"/><Relationship Id="rId67" Type="http://schemas.openxmlformats.org/officeDocument/2006/relationships/hyperlink" Target="http://www.google.com/url?q=http%3A%2F%2Fwww.fyireporting.com&amp;sa=D&amp;sntz=1&amp;usg=AFQjCNFP7B7weD-S0K4tgfqTBD63tfB2BA" TargetMode="External"/><Relationship Id="rId103" Type="http://schemas.openxmlformats.org/officeDocument/2006/relationships/hyperlink" Target="http://www.google.com/url?q=http%3A%2F%2Fmsdn.microsoft.com%2Fen-us%2Fnetframework%2Faa663324.aspx&amp;sa=D&amp;sntz=1&amp;usg=AFQjCNEWG6xUJsa4nB9_NwQhPlrB4gmPaw"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aa697427%2528VS.80%2529.aspx&amp;sa=D&amp;sntz=1&amp;usg=AFQjCNF_kXLGFLbvuiKSycPnMyLjGgZG6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137" Type="http://schemas.openxmlformats.org/officeDocument/2006/relationships/hyperlink" Target="http://www.google.com/url?q=http%3A%2F%2Fmsdn.microsoft.com%2Fen-us%2Flibrary%2Fms754130.aspx&amp;sa=D&amp;sntz=1&amp;usg=AFQjCNH9FgJXzGojSHRjL1CA2donTgUCRQ" TargetMode="External"/><Relationship Id="rId20" Type="http://schemas.openxmlformats.org/officeDocument/2006/relationships/image" Target="media/image13.png"/><Relationship Id="rId41" Type="http://schemas.openxmlformats.org/officeDocument/2006/relationships/hyperlink" Target="http://www.google.com/url?q=http%3A%2F%2Fwww.codebetter.com&amp;sa=D&amp;sntz=1&amp;usg=AFQjCNFBe86Qcn5JuRQlgzaP1lXURcC5SQ" TargetMode="External"/><Relationship Id="rId54" Type="http://schemas.openxmlformats.org/officeDocument/2006/relationships/hyperlink" Target="http://www.google.com/url?q=http%3A%2F%2Fwww.wpftutorial.net%2FMVVM.html&amp;sa=D&amp;sntz=1&amp;usg=AFQjCNEb7AR_JMgA2rYiV4q1vJpxbsUyxA" TargetMode="External"/><Relationship Id="rId62" Type="http://schemas.openxmlformats.org/officeDocument/2006/relationships/hyperlink" Target="http://www.google.com/url?q=http%3A%2F%2Fstaruml.sourceforge.net%2Fen%2F&amp;sa=D&amp;sntz=1&amp;usg=AFQjCNEQoRXkhCg6nFc0BdL0dysO2T95KQ" TargetMode="External"/><Relationship Id="rId70" Type="http://schemas.openxmlformats.org/officeDocument/2006/relationships/hyperlink" Target="http://www.google.com/url?q=http%3A%2F%2Fwww.fyireporting.com&amp;sa=D&amp;sntz=1&amp;usg=AFQjCNFP7B7weD-S0K4tgfqTBD63tfB2BA"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www.microsoft.com%2Fsqlserver%2F2008%2Fen%2Fus%2F&amp;sa=D&amp;sntz=1&amp;usg=AFQjCNGh-vbGOdIxx98cz4ImHIFM2ReHW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netframework%2Faa663324.aspx&amp;sa=D&amp;sntz=1&amp;usg=AFQjCNEWG6xUJsa4nB9_NwQhPlrB4gmPaw"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hyperlink" Target="http://www.google.com/url?q=http%3A%2F%2Fmsdn.microsoft.com%2Fen-us%2Flibrary%2Fms754130.aspx&amp;sa=D&amp;sntz=1&amp;usg=AFQjCNH9FgJXzGojSHRjL1CA2donTgUCRQ" TargetMode="External"/><Relationship Id="rId140" Type="http://schemas.openxmlformats.org/officeDocument/2006/relationships/image" Target="media/image33.png"/><Relationship Id="rId14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yperlink" Target="http://www.google.com/url?q=http%3A%2F%2Fwww.wpftutorial.net%2FMVVM.html&amp;sa=D&amp;sntz=1&amp;usg=AFQjCNEb7AR_JMgA2rYiV4q1vJpxbsUyxA" TargetMode="External"/><Relationship Id="rId57" Type="http://schemas.openxmlformats.org/officeDocument/2006/relationships/hyperlink" Target="http://www.google.com/url?q=http%3A%2F%2Fstaruml.sourceforge.net%2Fen%2F&amp;sa=D&amp;sntz=1&amp;usg=AFQjCNEQoRXkhCg6nFc0BdL0dysO2T95KQ"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aa697427%2528VS.80%2529.aspx&amp;sa=D&amp;sntz=1&amp;usg=AFQjCNF_kXLGFLbvuiKSycPnMyLjGgZG6Q" TargetMode="External"/><Relationship Id="rId119" Type="http://schemas.openxmlformats.org/officeDocument/2006/relationships/hyperlink" Target="http://www.google.com/url?q=http%3A%2F%2Fmsdn.microsoft.com%2Fen-us%2Flibrary%2Faa697427%2528VS.80%2529.aspx&amp;sa=D&amp;sntz=1&amp;usg=AFQjCNF_kXLGFLbvuiKSycPnMyLjGgZG6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google.com/url?q=http%3A%2F%2Fwww.codebetter.com&amp;sa=D&amp;sntz=1&amp;usg=AFQjCNFBe86Qcn5JuRQlgzaP1lXURcC5SQ" TargetMode="External"/><Relationship Id="rId52" Type="http://schemas.openxmlformats.org/officeDocument/2006/relationships/hyperlink" Target="http://www.google.com/url?q=http%3A%2F%2Fwww.wpftutorial.net%2FMVVM.html&amp;sa=D&amp;sntz=1&amp;usg=AFQjCNEb7AR_JMgA2rYiV4q1vJpxbsUyxA" TargetMode="External"/><Relationship Id="rId60" Type="http://schemas.openxmlformats.org/officeDocument/2006/relationships/hyperlink" Target="http://www.google.com/url?q=http%3A%2F%2Fstaruml.sourceforge.net%2Fen%2F&amp;sa=D&amp;sntz=1&amp;usg=AFQjCNEQoRXkhCg6nFc0BdL0dysO2T95KQ" TargetMode="External"/><Relationship Id="rId65" Type="http://schemas.openxmlformats.org/officeDocument/2006/relationships/hyperlink" Target="http://www.google.com/url?q=http%3A%2F%2Fstaruml.sourceforge.net%2Fen%2F&amp;sa=D&amp;sntz=1&amp;usg=AFQjCNEQoRXkhCg6nFc0BdL0dysO2T95KQ"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www.microsoft.com%2Fsqlserver%2F2008%2Fen%2Fus%2F&amp;sa=D&amp;sntz=1&amp;usg=AFQjCNGh-vbGOdIxx98cz4ImHIFM2ReHWw" TargetMode="External"/><Relationship Id="rId81" Type="http://schemas.openxmlformats.org/officeDocument/2006/relationships/hyperlink" Target="http://www.google.com/url?q=http%3A%2F%2Fwww.microsoft.com%2Fsqlserver%2F2008%2Fen%2Fus%2F&amp;sa=D&amp;sntz=1&amp;usg=AFQjCNGh-vbGOdIxx98cz4ImHIFM2ReHWw" TargetMode="External"/><Relationship Id="rId86" Type="http://schemas.openxmlformats.org/officeDocument/2006/relationships/hyperlink" Target="http://www.google.com/url?q=http%3A%2F%2Fwww.microsoft.com%2Fsqlserver%2F2008%2Fen%2Fus%2F&amp;sa=D&amp;sntz=1&amp;usg=AFQjCNGh-vbGOdIxx98cz4ImHIFM2ReHWw" TargetMode="External"/><Relationship Id="rId94" Type="http://schemas.openxmlformats.org/officeDocument/2006/relationships/hyperlink" Target="http://www.google.com/url?q=http%3A%2F%2Fmsdn.microsoft.com%2Fen-us%2Fnetframework%2Faa663324.aspx&amp;sa=D&amp;sntz=1&amp;usg=AFQjCNEWG6xUJsa4nB9_NwQhPlrB4gmPaw" TargetMode="External"/><Relationship Id="rId99" Type="http://schemas.openxmlformats.org/officeDocument/2006/relationships/hyperlink" Target="http://www.google.com/url?q=http%3A%2F%2Fmsdn.microsoft.com%2Fen-us%2Fnetframework%2Faa663324.aspx&amp;sa=D&amp;sntz=1&amp;usg=AFQjCNEWG6xUJsa4nB9_NwQhPlrB4gmPaw" TargetMode="External"/><Relationship Id="rId101" Type="http://schemas.openxmlformats.org/officeDocument/2006/relationships/hyperlink" Target="http://www.google.com/url?q=http%3A%2F%2Fmsdn.microsoft.com%2Fen-us%2Fnetframework%2Faa663324.aspx&amp;sa=D&amp;sntz=1&amp;usg=AFQjCNEWG6xUJsa4nB9_NwQhPlrB4gmPaw" TargetMode="External"/><Relationship Id="rId122" Type="http://schemas.openxmlformats.org/officeDocument/2006/relationships/hyperlink" Target="http://www.google.com/url?q=http%3A%2F%2Fmsdn.microsoft.com%2Fen-us%2Flibrary%2Faa697427%2528VS.80%2529.aspx&amp;sa=D&amp;sntz=1&amp;usg=AFQjCNF_kXLGFLbvuiKSycPnMyLjGgZG6Q" TargetMode="External"/><Relationship Id="rId130" Type="http://schemas.openxmlformats.org/officeDocument/2006/relationships/hyperlink" Target="http://www.google.com/url?q=http%3A%2F%2Fmsdn.microsoft.com%2Fen-us%2Flibrary%2Fms754130.aspx&amp;sa=D&amp;sntz=1&amp;usg=AFQjCNH9FgJXzGojSHRjL1CA2donTgUCRQ" TargetMode="External"/><Relationship Id="rId135" Type="http://schemas.openxmlformats.org/officeDocument/2006/relationships/hyperlink" Target="http://www.google.com/url?q=http%3A%2F%2Fmsdn.microsoft.com%2Fen-us%2Flibrary%2Fms754130.aspx&amp;sa=D&amp;sntz=1&amp;usg=AFQjCNH9FgJXzGojSHRjL1CA2donTgUCRQ" TargetMode="External"/><Relationship Id="rId143" Type="http://schemas.openxmlformats.org/officeDocument/2006/relationships/image" Target="media/image36.png"/><Relationship Id="rId148" Type="http://schemas.openxmlformats.org/officeDocument/2006/relationships/header" Target="header2.xm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image" Target="media/image27.png"/><Relationship Id="rId50" Type="http://schemas.openxmlformats.org/officeDocument/2006/relationships/hyperlink" Target="http://www.google.com/url?q=http%3A%2F%2Fwww.wpftutorial.net%2FMVVM.html&amp;sa=D&amp;sntz=1&amp;usg=AFQjCNEb7AR_JMgA2rYiV4q1vJpxbsUyxA" TargetMode="External"/><Relationship Id="rId55" Type="http://schemas.openxmlformats.org/officeDocument/2006/relationships/hyperlink" Target="http://www.google.com/url?q=http%3A%2F%2Fwww.wpftutorial.net%2FMVVM.html&amp;sa=D&amp;sntz=1&amp;usg=AFQjCNEb7AR_JMgA2rYiV4q1vJpxbsUyxA"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netframework%2Faa663324.aspx&amp;sa=D&amp;sntz=1&amp;usg=AFQjCNEWG6xUJsa4nB9_NwQhPlrB4gmPaw"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aa697427%2528VS.80%2529.aspx&amp;sa=D&amp;sntz=1&amp;usg=AFQjCNF_kXLGFLbvuiKSycPnMyLjGgZG6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141" Type="http://schemas.openxmlformats.org/officeDocument/2006/relationships/image" Target="media/image34.png"/><Relationship Id="rId14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www.google.com/url?q=http%3A%2F%2Fwww.fyireporting.com&amp;sa=D&amp;sntz=1&amp;usg=AFQjCNFP7B7weD-S0K4tgfqTBD63tfB2BA"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hyperlink" Target="http://www.google.com/url?q=http%3A%2F%2Fwww.codebetter.com&amp;sa=D&amp;sntz=1&amp;usg=AFQjCNFBe86Qcn5JuRQlgzaP1lXURcC5SQ"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fyireporting.com&amp;sa=D&amp;sntz=1&amp;usg=AFQjCNFP7B7weD-S0K4tgfqTBD63tfB2BA"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aa697427%2528VS.80%2529.aspx&amp;sa=D&amp;sntz=1&amp;usg=AFQjCNF_kXLGFLbvuiKSycPnMyLjGgZG6Q" TargetMode="External"/><Relationship Id="rId131" Type="http://schemas.openxmlformats.org/officeDocument/2006/relationships/hyperlink" Target="http://www.google.com/url?q=http%3A%2F%2Fmsdn.microsoft.com%2Fen-us%2Flibrary%2Fms754130.aspx&amp;sa=D&amp;sntz=1&amp;usg=AFQjCNH9FgJXzGojSHRjL1CA2donTgUCRQ" TargetMode="External"/><Relationship Id="rId136" Type="http://schemas.openxmlformats.org/officeDocument/2006/relationships/hyperlink" Target="http://www.google.com/url?q=http%3A%2F%2Fmsdn.microsoft.com%2Fen-us%2Flibrary%2Fms754130.aspx&amp;sa=D&amp;sntz=1&amp;usg=AFQjCNH9FgJXzGojSHRjL1CA2donTgUCRQ" TargetMode="External"/><Relationship Id="rId61" Type="http://schemas.openxmlformats.org/officeDocument/2006/relationships/hyperlink" Target="http://www.google.com/url?q=http%3A%2F%2Fstaruml.sourceforge.net%2Fen%2F&amp;sa=D&amp;sntz=1&amp;usg=AFQjCNEQoRXkhCg6nFc0BdL0dysO2T95KQ" TargetMode="External"/><Relationship Id="rId82" Type="http://schemas.openxmlformats.org/officeDocument/2006/relationships/hyperlink" Target="http://www.google.com/url?q=http%3A%2F%2Fwww.microsoft.com%2Fsqlserver%2F2008%2Fen%2Fus%2F&amp;sa=D&amp;sntz=1&amp;usg=AFQjCNGh-vbGOdIxx98cz4ImHIFM2ReHWw" TargetMode="External"/><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www.google.com/url?q=http%3A%2F%2Fstaruml.sourceforge.net%2Fen%2F&amp;sa=D&amp;sntz=1&amp;usg=AFQjCNEQoRXkhCg6nFc0BdL0dysO2T95KQ" TargetMode="External"/><Relationship Id="rId77" Type="http://schemas.openxmlformats.org/officeDocument/2006/relationships/hyperlink" Target="http://www.google.com/url?q=http%3A%2F%2Fwww.microsoft.com%2Fsqlserver%2F2008%2Fen%2Fus%2F&amp;sa=D&amp;sntz=1&amp;usg=AFQjCNGh-vbGOdIxx98cz4ImHIFM2ReHWw" TargetMode="External"/><Relationship Id="rId100" Type="http://schemas.openxmlformats.org/officeDocument/2006/relationships/hyperlink" Target="http://www.google.com/url?q=http%3A%2F%2Fmsdn.microsoft.com%2Fen-us%2Fnetframework%2Faa663324.aspx&amp;sa=D&amp;sntz=1&amp;usg=AFQjCNEWG6xUJsa4nB9_NwQhPlrB4gmPaw"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 Id="rId14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www.google.com/url?q=http%3A%2F%2Fwww.wpftutorial.net%2FMVVM.html&amp;sa=D&amp;sntz=1&amp;usg=AFQjCNEb7AR_JMgA2rYiV4q1vJpxbsUyxA" TargetMode="External"/><Relationship Id="rId72" Type="http://schemas.openxmlformats.org/officeDocument/2006/relationships/hyperlink" Target="http://www.google.com/url?q=http%3A%2F%2Fwww.fyireporting.com&amp;sa=D&amp;sntz=1&amp;usg=AFQjCNFP7B7weD-S0K4tgfqTBD63tfB2BA"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netframework%2Faa663324.aspx&amp;sa=D&amp;sntz=1&amp;usg=AFQjCNEWG6xUJsa4nB9_NwQhPlrB4gmPaw" TargetMode="External"/><Relationship Id="rId121" Type="http://schemas.openxmlformats.org/officeDocument/2006/relationships/hyperlink" Target="http://www.google.com/url?q=http%3A%2F%2Fmsdn.microsoft.com%2Fen-us%2Flibrary%2Faa697427%2528VS.80%2529.aspx&amp;sa=D&amp;sntz=1&amp;usg=AFQjCNF_kXLGFLbvuiKSycPnMyLjGgZG6Q" TargetMode="External"/><Relationship Id="rId142" Type="http://schemas.openxmlformats.org/officeDocument/2006/relationships/image" Target="media/image35.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BE247-AFAD-4123-8218-29016B524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64</Pages>
  <Words>12294</Words>
  <Characters>70080</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82210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Jerod Hodgkin</dc:creator>
  <cp:keywords/>
  <dc:description/>
  <cp:lastModifiedBy>Mike Schenk</cp:lastModifiedBy>
  <cp:revision>9</cp:revision>
  <cp:lastPrinted>2010-12-02T00:19:00Z</cp:lastPrinted>
  <dcterms:created xsi:type="dcterms:W3CDTF">2010-11-30T06:26:00Z</dcterms:created>
  <dcterms:modified xsi:type="dcterms:W3CDTF">2011-01-19T08:21:00Z</dcterms:modified>
</cp:coreProperties>
</file>