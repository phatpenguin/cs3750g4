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w:t>
      </w:r>
      <w:r w:rsidR="00E77665">
        <w:rPr>
          <w:rStyle w:val="SubtleEmphasis"/>
        </w:rPr>
        <w:t>1</w:t>
      </w:r>
      <w:r w:rsidRPr="003D576E">
        <w:rPr>
          <w:rStyle w:val="SubtleEmphasis"/>
        </w:rPr>
        <w:t>/2010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83154559"/>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83154560"/>
      <w:bookmarkEnd w:id="3"/>
      <w:r>
        <w:rPr>
          <w:rFonts w:eastAsia="Arial"/>
        </w:rPr>
        <w:t>R</w:t>
      </w:r>
      <w:r w:rsidR="00C67F31" w:rsidRPr="00D37390">
        <w:rPr>
          <w:rFonts w:eastAsia="Arial"/>
        </w:rPr>
        <w:t>esponsibility Allocation Chart</w:t>
      </w:r>
      <w:bookmarkEnd w:id="4"/>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5" w:name="h.hgnixx-hqfgrx"/>
      <w:bookmarkStart w:id="6" w:name="_Toc283154561"/>
      <w:bookmarkEnd w:id="5"/>
      <w:r w:rsidRPr="00D37390">
        <w:rPr>
          <w:rFonts w:eastAsia="Arial"/>
        </w:rPr>
        <w:lastRenderedPageBreak/>
        <w:t>Summary of Changes</w:t>
      </w:r>
      <w:bookmarkEnd w:id="6"/>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7" w:name="h.xy8dxu-dr5swm"/>
      <w:bookmarkEnd w:id="7"/>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p>
    <w:bookmarkStart w:id="8" w:name="h.2vvl0o-l69oxe" w:displacedByCustomXml="next"/>
    <w:bookmarkEnd w:id="8" w:displacedByCustomXml="next"/>
    <w:sdt>
      <w:sdtPr>
        <w:rPr>
          <w:rFonts w:asciiTheme="minorHAnsi" w:eastAsiaTheme="minorEastAsia" w:hAnsiTheme="minorHAnsi" w:cstheme="minorBidi"/>
          <w:b w:val="0"/>
          <w:bCs w:val="0"/>
          <w:color w:val="auto"/>
          <w:sz w:val="22"/>
          <w:szCs w:val="22"/>
          <w:lang w:bidi="ar-SA"/>
        </w:rPr>
        <w:id w:val="3257893"/>
        <w:docPartObj>
          <w:docPartGallery w:val="Table of Contents"/>
          <w:docPartUnique/>
        </w:docPartObj>
      </w:sdtPr>
      <w:sdtContent>
        <w:p w:rsidR="00672CFD" w:rsidRDefault="00672CFD">
          <w:pPr>
            <w:pStyle w:val="TOCHeading"/>
          </w:pPr>
          <w:r>
            <w:t>Table of Contents</w:t>
          </w:r>
        </w:p>
        <w:p w:rsidR="003A4827" w:rsidRDefault="009A4A1E">
          <w:pPr>
            <w:pStyle w:val="TOC1"/>
            <w:tabs>
              <w:tab w:val="right" w:leader="dot" w:pos="9350"/>
            </w:tabs>
            <w:rPr>
              <w:ins w:id="9" w:author="Jerod Hodgkin" w:date="2011-01-18T22:53:00Z"/>
              <w:noProof/>
            </w:rPr>
          </w:pPr>
          <w:r>
            <w:fldChar w:fldCharType="begin"/>
          </w:r>
          <w:r w:rsidR="00672CFD">
            <w:instrText xml:space="preserve"> TOC \o "1-3" \h \z \u </w:instrText>
          </w:r>
          <w:r>
            <w:fldChar w:fldCharType="separate"/>
          </w:r>
          <w:ins w:id="10" w:author="Jerod Hodgkin" w:date="2011-01-18T22:53:00Z">
            <w:r w:rsidR="003A4827" w:rsidRPr="00AA6279">
              <w:rPr>
                <w:rStyle w:val="Hyperlink"/>
                <w:noProof/>
              </w:rPr>
              <w:fldChar w:fldCharType="begin"/>
            </w:r>
            <w:r w:rsidR="003A4827" w:rsidRPr="00AA6279">
              <w:rPr>
                <w:rStyle w:val="Hyperlink"/>
                <w:noProof/>
              </w:rPr>
              <w:instrText xml:space="preserve"> </w:instrText>
            </w:r>
            <w:r w:rsidR="003A4827">
              <w:rPr>
                <w:noProof/>
              </w:rPr>
              <w:instrText>HYPERLINK \l "_Toc283154559"</w:instrText>
            </w:r>
            <w:r w:rsidR="003A4827" w:rsidRPr="00AA6279">
              <w:rPr>
                <w:rStyle w:val="Hyperlink"/>
                <w:noProof/>
              </w:rPr>
              <w:instrText xml:space="preserve"> </w:instrText>
            </w:r>
            <w:r w:rsidR="003A4827" w:rsidRPr="00AA6279">
              <w:rPr>
                <w:rStyle w:val="Hyperlink"/>
                <w:noProof/>
              </w:rPr>
            </w:r>
            <w:r w:rsidR="003A4827" w:rsidRPr="00AA6279">
              <w:rPr>
                <w:rStyle w:val="Hyperlink"/>
                <w:noProof/>
              </w:rPr>
              <w:fldChar w:fldCharType="separate"/>
            </w:r>
            <w:r w:rsidR="003A4827" w:rsidRPr="00AA6279">
              <w:rPr>
                <w:rStyle w:val="Hyperlink"/>
                <w:rFonts w:eastAsia="Arial"/>
                <w:noProof/>
                <w:lang w:bidi="en-US"/>
              </w:rPr>
              <w:t>Responsibility Matrix</w:t>
            </w:r>
            <w:r w:rsidR="003A4827">
              <w:rPr>
                <w:noProof/>
                <w:webHidden/>
              </w:rPr>
              <w:tab/>
            </w:r>
            <w:r w:rsidR="003A4827">
              <w:rPr>
                <w:noProof/>
                <w:webHidden/>
              </w:rPr>
              <w:fldChar w:fldCharType="begin"/>
            </w:r>
            <w:r w:rsidR="003A4827">
              <w:rPr>
                <w:noProof/>
                <w:webHidden/>
              </w:rPr>
              <w:instrText xml:space="preserve"> PAGEREF _Toc283154559 \h </w:instrText>
            </w:r>
            <w:r w:rsidR="003A4827">
              <w:rPr>
                <w:noProof/>
                <w:webHidden/>
              </w:rPr>
            </w:r>
          </w:ins>
          <w:r w:rsidR="003A4827">
            <w:rPr>
              <w:noProof/>
              <w:webHidden/>
            </w:rPr>
            <w:fldChar w:fldCharType="separate"/>
          </w:r>
          <w:ins w:id="11" w:author="Jerod Hodgkin" w:date="2011-01-18T22:53:00Z">
            <w:r w:rsidR="003A4827">
              <w:rPr>
                <w:noProof/>
                <w:webHidden/>
              </w:rPr>
              <w:t>2</w:t>
            </w:r>
            <w:r w:rsidR="003A4827">
              <w:rPr>
                <w:noProof/>
                <w:webHidden/>
              </w:rPr>
              <w:fldChar w:fldCharType="end"/>
            </w:r>
            <w:r w:rsidR="003A4827" w:rsidRPr="00AA6279">
              <w:rPr>
                <w:rStyle w:val="Hyperlink"/>
                <w:noProof/>
              </w:rPr>
              <w:fldChar w:fldCharType="end"/>
            </w:r>
          </w:ins>
        </w:p>
        <w:p w:rsidR="003A4827" w:rsidRDefault="003A4827">
          <w:pPr>
            <w:pStyle w:val="TOC1"/>
            <w:tabs>
              <w:tab w:val="right" w:leader="dot" w:pos="9350"/>
            </w:tabs>
            <w:rPr>
              <w:ins w:id="12" w:author="Jerod Hodgkin" w:date="2011-01-18T22:53:00Z"/>
              <w:noProof/>
            </w:rPr>
          </w:pPr>
          <w:ins w:id="13"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"_Toc283154560"</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_Toc283154560 \h </w:instrText>
            </w:r>
            <w:r>
              <w:rPr>
                <w:noProof/>
                <w:webHidden/>
              </w:rPr>
            </w:r>
          </w:ins>
          <w:r>
            <w:rPr>
              <w:noProof/>
              <w:webHidden/>
            </w:rPr>
            <w:fldChar w:fldCharType="separate"/>
          </w:r>
          <w:ins w:id="14" w:author="Jerod Hodgkin" w:date="2011-01-18T22:53:00Z">
            <w:r>
              <w:rPr>
                <w:noProof/>
                <w:webHidden/>
              </w:rPr>
              <w:t>2</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15" w:author="Jerod Hodgkin" w:date="2011-01-18T22:53:00Z"/>
              <w:noProof/>
            </w:rPr>
          </w:pPr>
          <w:ins w:id="16"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"_Toc283154561"</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Summary of Changes</w:t>
            </w:r>
            <w:r>
              <w:rPr>
                <w:noProof/>
                <w:webHidden/>
              </w:rPr>
              <w:tab/>
            </w:r>
            <w:r>
              <w:rPr>
                <w:noProof/>
                <w:webHidden/>
              </w:rPr>
              <w:fldChar w:fldCharType="begin"/>
            </w:r>
            <w:r>
              <w:rPr>
                <w:noProof/>
                <w:webHidden/>
              </w:rPr>
              <w:instrText xml:space="preserve"> PAGEREF _Toc283154561 \h </w:instrText>
            </w:r>
            <w:r>
              <w:rPr>
                <w:noProof/>
                <w:webHidden/>
              </w:rPr>
            </w:r>
          </w:ins>
          <w:r>
            <w:rPr>
              <w:noProof/>
              <w:webHidden/>
            </w:rPr>
            <w:fldChar w:fldCharType="separate"/>
          </w:r>
          <w:ins w:id="17" w:author="Jerod Hodgkin" w:date="2011-01-18T22:53:00Z">
            <w:r>
              <w:rPr>
                <w:noProof/>
                <w:webHidden/>
              </w:rPr>
              <w:t>3</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18" w:author="Jerod Hodgkin" w:date="2011-01-18T22:53:00Z"/>
              <w:noProof/>
            </w:rPr>
          </w:pPr>
          <w:ins w:id="19"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"_Toc283154562"</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Introduction (Customer Statement of Requirements)</w:t>
            </w:r>
            <w:r>
              <w:rPr>
                <w:noProof/>
                <w:webHidden/>
              </w:rPr>
              <w:tab/>
            </w:r>
            <w:r>
              <w:rPr>
                <w:noProof/>
                <w:webHidden/>
              </w:rPr>
              <w:fldChar w:fldCharType="begin"/>
            </w:r>
            <w:r>
              <w:rPr>
                <w:noProof/>
                <w:webHidden/>
              </w:rPr>
              <w:instrText xml:space="preserve"> PAGEREF _Toc283154562 \h </w:instrText>
            </w:r>
            <w:r>
              <w:rPr>
                <w:noProof/>
                <w:webHidden/>
              </w:rPr>
            </w:r>
          </w:ins>
          <w:r>
            <w:rPr>
              <w:noProof/>
              <w:webHidden/>
            </w:rPr>
            <w:fldChar w:fldCharType="separate"/>
          </w:r>
          <w:ins w:id="20" w:author="Jerod Hodgkin" w:date="2011-01-18T22:53:00Z">
            <w:r>
              <w:rPr>
                <w:noProof/>
                <w:webHidden/>
              </w:rPr>
              <w:t>7</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21" w:author="Jerod Hodgkin" w:date="2011-01-18T22:53:00Z"/>
              <w:noProof/>
            </w:rPr>
          </w:pPr>
          <w:ins w:id="22"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"_Toc283154563"</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Purpose</w:t>
            </w:r>
            <w:r>
              <w:rPr>
                <w:noProof/>
                <w:webHidden/>
              </w:rPr>
              <w:tab/>
            </w:r>
            <w:r>
              <w:rPr>
                <w:noProof/>
                <w:webHidden/>
              </w:rPr>
              <w:fldChar w:fldCharType="begin"/>
            </w:r>
            <w:r>
              <w:rPr>
                <w:noProof/>
                <w:webHidden/>
              </w:rPr>
              <w:instrText xml:space="preserve"> PAGEREF _Toc283154563 \h </w:instrText>
            </w:r>
            <w:r>
              <w:rPr>
                <w:noProof/>
                <w:webHidden/>
              </w:rPr>
            </w:r>
          </w:ins>
          <w:r>
            <w:rPr>
              <w:noProof/>
              <w:webHidden/>
            </w:rPr>
            <w:fldChar w:fldCharType="separate"/>
          </w:r>
          <w:ins w:id="23" w:author="Jerod Hodgkin" w:date="2011-01-18T22:53:00Z">
            <w:r>
              <w:rPr>
                <w:noProof/>
                <w:webHidden/>
              </w:rPr>
              <w:t>7</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24" w:author="Jerod Hodgkin" w:date="2011-01-18T22:53:00Z"/>
              <w:noProof/>
            </w:rPr>
          </w:pPr>
          <w:ins w:id="25"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"_Toc283154564"</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Scope</w:t>
            </w:r>
            <w:r>
              <w:rPr>
                <w:noProof/>
                <w:webHidden/>
              </w:rPr>
              <w:tab/>
            </w:r>
            <w:r>
              <w:rPr>
                <w:noProof/>
                <w:webHidden/>
              </w:rPr>
              <w:fldChar w:fldCharType="begin"/>
            </w:r>
            <w:r>
              <w:rPr>
                <w:noProof/>
                <w:webHidden/>
              </w:rPr>
              <w:instrText xml:space="preserve"> PAGEREF _Toc283154564 \h </w:instrText>
            </w:r>
            <w:r>
              <w:rPr>
                <w:noProof/>
                <w:webHidden/>
              </w:rPr>
            </w:r>
          </w:ins>
          <w:r>
            <w:rPr>
              <w:noProof/>
              <w:webHidden/>
            </w:rPr>
            <w:fldChar w:fldCharType="separate"/>
          </w:r>
          <w:ins w:id="26" w:author="Jerod Hodgkin" w:date="2011-01-18T22:53:00Z">
            <w:r>
              <w:rPr>
                <w:noProof/>
                <w:webHidden/>
              </w:rPr>
              <w:t>7</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27" w:author="Jerod Hodgkin" w:date="2011-01-18T22:53:00Z"/>
              <w:noProof/>
            </w:rPr>
          </w:pPr>
          <w:ins w:id="28"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"_Toc283154565"</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References</w:t>
            </w:r>
            <w:r>
              <w:rPr>
                <w:noProof/>
                <w:webHidden/>
              </w:rPr>
              <w:tab/>
            </w:r>
            <w:r>
              <w:rPr>
                <w:noProof/>
                <w:webHidden/>
              </w:rPr>
              <w:fldChar w:fldCharType="begin"/>
            </w:r>
            <w:r>
              <w:rPr>
                <w:noProof/>
                <w:webHidden/>
              </w:rPr>
              <w:instrText xml:space="preserve"> PAGEREF _Toc283154565 \h </w:instrText>
            </w:r>
            <w:r>
              <w:rPr>
                <w:noProof/>
                <w:webHidden/>
              </w:rPr>
            </w:r>
          </w:ins>
          <w:r>
            <w:rPr>
              <w:noProof/>
              <w:webHidden/>
            </w:rPr>
            <w:fldChar w:fldCharType="separate"/>
          </w:r>
          <w:ins w:id="29" w:author="Jerod Hodgkin" w:date="2011-01-18T22:53:00Z">
            <w:r>
              <w:rPr>
                <w:noProof/>
                <w:webHidden/>
              </w:rPr>
              <w:t>7</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30" w:author="Jerod Hodgkin" w:date="2011-01-18T22:53:00Z"/>
              <w:noProof/>
            </w:rPr>
          </w:pPr>
          <w:ins w:id="31"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"_Toc283154566"</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Audience</w:t>
            </w:r>
            <w:r>
              <w:rPr>
                <w:noProof/>
                <w:webHidden/>
              </w:rPr>
              <w:tab/>
            </w:r>
            <w:r>
              <w:rPr>
                <w:noProof/>
                <w:webHidden/>
              </w:rPr>
              <w:fldChar w:fldCharType="begin"/>
            </w:r>
            <w:r>
              <w:rPr>
                <w:noProof/>
                <w:webHidden/>
              </w:rPr>
              <w:instrText xml:space="preserve"> PAGEREF _Toc283154566 \h </w:instrText>
            </w:r>
            <w:r>
              <w:rPr>
                <w:noProof/>
                <w:webHidden/>
              </w:rPr>
            </w:r>
          </w:ins>
          <w:r>
            <w:rPr>
              <w:noProof/>
              <w:webHidden/>
            </w:rPr>
            <w:fldChar w:fldCharType="separate"/>
          </w:r>
          <w:ins w:id="32" w:author="Jerod Hodgkin" w:date="2011-01-18T22:53:00Z">
            <w:r>
              <w:rPr>
                <w:noProof/>
                <w:webHidden/>
              </w:rPr>
              <w:t>8</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33" w:author="Jerod Hodgkin" w:date="2011-01-18T22:53:00Z"/>
              <w:noProof/>
            </w:rPr>
          </w:pPr>
          <w:ins w:id="34"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"_Toc283154567"</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System Overview</w:t>
            </w:r>
            <w:r>
              <w:rPr>
                <w:noProof/>
                <w:webHidden/>
              </w:rPr>
              <w:tab/>
            </w:r>
            <w:r>
              <w:rPr>
                <w:noProof/>
                <w:webHidden/>
              </w:rPr>
              <w:fldChar w:fldCharType="begin"/>
            </w:r>
            <w:r>
              <w:rPr>
                <w:noProof/>
                <w:webHidden/>
              </w:rPr>
              <w:instrText xml:space="preserve"> PAGEREF _Toc283154567 \h </w:instrText>
            </w:r>
            <w:r>
              <w:rPr>
                <w:noProof/>
                <w:webHidden/>
              </w:rPr>
            </w:r>
          </w:ins>
          <w:r>
            <w:rPr>
              <w:noProof/>
              <w:webHidden/>
            </w:rPr>
            <w:fldChar w:fldCharType="separate"/>
          </w:r>
          <w:ins w:id="35" w:author="Jerod Hodgkin" w:date="2011-01-18T22:53:00Z">
            <w:r>
              <w:rPr>
                <w:noProof/>
                <w:webHidden/>
              </w:rPr>
              <w:t>9</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36" w:author="Jerod Hodgkin" w:date="2011-01-18T22:53:00Z"/>
              <w:noProof/>
            </w:rPr>
          </w:pPr>
          <w:ins w:id="37"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"_Toc283154568"</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System functionality</w:t>
            </w:r>
            <w:r>
              <w:rPr>
                <w:noProof/>
                <w:webHidden/>
              </w:rPr>
              <w:tab/>
            </w:r>
            <w:r>
              <w:rPr>
                <w:noProof/>
                <w:webHidden/>
              </w:rPr>
              <w:fldChar w:fldCharType="begin"/>
            </w:r>
            <w:r>
              <w:rPr>
                <w:noProof/>
                <w:webHidden/>
              </w:rPr>
              <w:instrText xml:space="preserve"> PAGEREF _Toc283154568 \h </w:instrText>
            </w:r>
            <w:r>
              <w:rPr>
                <w:noProof/>
                <w:webHidden/>
              </w:rPr>
            </w:r>
          </w:ins>
          <w:r>
            <w:rPr>
              <w:noProof/>
              <w:webHidden/>
            </w:rPr>
            <w:fldChar w:fldCharType="separate"/>
          </w:r>
          <w:ins w:id="38" w:author="Jerod Hodgkin" w:date="2011-01-18T22:53:00Z">
            <w:r>
              <w:rPr>
                <w:noProof/>
                <w:webHidden/>
              </w:rPr>
              <w:t>9</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39" w:author="Jerod Hodgkin" w:date="2011-01-18T22:53:00Z"/>
              <w:noProof/>
            </w:rPr>
          </w:pPr>
          <w:ins w:id="40"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"_Toc283154569"</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System Components</w:t>
            </w:r>
            <w:r>
              <w:rPr>
                <w:noProof/>
                <w:webHidden/>
              </w:rPr>
              <w:tab/>
            </w:r>
            <w:r>
              <w:rPr>
                <w:noProof/>
                <w:webHidden/>
              </w:rPr>
              <w:fldChar w:fldCharType="begin"/>
            </w:r>
            <w:r>
              <w:rPr>
                <w:noProof/>
                <w:webHidden/>
              </w:rPr>
              <w:instrText xml:space="preserve"> PAGEREF _Toc283154569 \h </w:instrText>
            </w:r>
            <w:r>
              <w:rPr>
                <w:noProof/>
                <w:webHidden/>
              </w:rPr>
            </w:r>
          </w:ins>
          <w:r>
            <w:rPr>
              <w:noProof/>
              <w:webHidden/>
            </w:rPr>
            <w:fldChar w:fldCharType="separate"/>
          </w:r>
          <w:ins w:id="41" w:author="Jerod Hodgkin" w:date="2011-01-18T22:53:00Z">
            <w:r>
              <w:rPr>
                <w:noProof/>
                <w:webHidden/>
              </w:rPr>
              <w:t>9</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42" w:author="Jerod Hodgkin" w:date="2011-01-18T22:53:00Z"/>
              <w:noProof/>
            </w:rPr>
          </w:pPr>
          <w:ins w:id="43"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"_Toc283154570"</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Basic Design Approach</w:t>
            </w:r>
            <w:r>
              <w:rPr>
                <w:noProof/>
                <w:webHidden/>
              </w:rPr>
              <w:tab/>
            </w:r>
            <w:r>
              <w:rPr>
                <w:noProof/>
                <w:webHidden/>
              </w:rPr>
              <w:fldChar w:fldCharType="begin"/>
            </w:r>
            <w:r>
              <w:rPr>
                <w:noProof/>
                <w:webHidden/>
              </w:rPr>
              <w:instrText xml:space="preserve"> PAGEREF _Toc283154570 \h </w:instrText>
            </w:r>
            <w:r>
              <w:rPr>
                <w:noProof/>
                <w:webHidden/>
              </w:rPr>
            </w:r>
          </w:ins>
          <w:r>
            <w:rPr>
              <w:noProof/>
              <w:webHidden/>
            </w:rPr>
            <w:fldChar w:fldCharType="separate"/>
          </w:r>
          <w:ins w:id="44" w:author="Jerod Hodgkin" w:date="2011-01-18T22:53:00Z">
            <w:r>
              <w:rPr>
                <w:noProof/>
                <w:webHidden/>
              </w:rPr>
              <w:t>10</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45" w:author="Jerod Hodgkin" w:date="2011-01-18T22:53:00Z"/>
              <w:noProof/>
            </w:rPr>
          </w:pPr>
          <w:ins w:id="46"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"_Toc283154571"</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User Interface Prototypes</w:t>
            </w:r>
            <w:r>
              <w:rPr>
                <w:noProof/>
                <w:webHidden/>
              </w:rPr>
              <w:tab/>
            </w:r>
            <w:r>
              <w:rPr>
                <w:noProof/>
                <w:webHidden/>
              </w:rPr>
              <w:fldChar w:fldCharType="begin"/>
            </w:r>
            <w:r>
              <w:rPr>
                <w:noProof/>
                <w:webHidden/>
              </w:rPr>
              <w:instrText xml:space="preserve"> PAGEREF _Toc283154571 \h </w:instrText>
            </w:r>
            <w:r>
              <w:rPr>
                <w:noProof/>
                <w:webHidden/>
              </w:rPr>
            </w:r>
          </w:ins>
          <w:r>
            <w:rPr>
              <w:noProof/>
              <w:webHidden/>
            </w:rPr>
            <w:fldChar w:fldCharType="separate"/>
          </w:r>
          <w:ins w:id="47" w:author="Jerod Hodgkin" w:date="2011-01-18T22:53:00Z">
            <w:r>
              <w:rPr>
                <w:noProof/>
                <w:webHidden/>
              </w:rPr>
              <w:t>11</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48" w:author="Jerod Hodgkin" w:date="2011-01-18T22:53:00Z"/>
              <w:noProof/>
            </w:rPr>
          </w:pPr>
          <w:ins w:id="49"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"_Toc283154572"</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Login Screen</w:t>
            </w:r>
            <w:r>
              <w:rPr>
                <w:noProof/>
                <w:webHidden/>
              </w:rPr>
              <w:tab/>
            </w:r>
            <w:r>
              <w:rPr>
                <w:noProof/>
                <w:webHidden/>
              </w:rPr>
              <w:fldChar w:fldCharType="begin"/>
            </w:r>
            <w:r>
              <w:rPr>
                <w:noProof/>
                <w:webHidden/>
              </w:rPr>
              <w:instrText xml:space="preserve"> PAGEREF _Toc283154572 \h </w:instrText>
            </w:r>
            <w:r>
              <w:rPr>
                <w:noProof/>
                <w:webHidden/>
              </w:rPr>
            </w:r>
          </w:ins>
          <w:r>
            <w:rPr>
              <w:noProof/>
              <w:webHidden/>
            </w:rPr>
            <w:fldChar w:fldCharType="separate"/>
          </w:r>
          <w:ins w:id="50" w:author="Jerod Hodgkin" w:date="2011-01-18T22:53:00Z">
            <w:r>
              <w:rPr>
                <w:noProof/>
                <w:webHidden/>
              </w:rPr>
              <w:t>11</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51" w:author="Jerod Hodgkin" w:date="2011-01-18T22:53:00Z"/>
              <w:noProof/>
            </w:rPr>
          </w:pPr>
          <w:ins w:id="52"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"_Toc283154573"</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Order Entry Screen</w:t>
            </w:r>
            <w:r>
              <w:rPr>
                <w:noProof/>
                <w:webHidden/>
              </w:rPr>
              <w:tab/>
            </w:r>
            <w:r>
              <w:rPr>
                <w:noProof/>
                <w:webHidden/>
              </w:rPr>
              <w:fldChar w:fldCharType="begin"/>
            </w:r>
            <w:r>
              <w:rPr>
                <w:noProof/>
                <w:webHidden/>
              </w:rPr>
              <w:instrText xml:space="preserve"> PAGEREF _Toc283154573 \h </w:instrText>
            </w:r>
            <w:r>
              <w:rPr>
                <w:noProof/>
                <w:webHidden/>
              </w:rPr>
            </w:r>
          </w:ins>
          <w:r>
            <w:rPr>
              <w:noProof/>
              <w:webHidden/>
            </w:rPr>
            <w:fldChar w:fldCharType="separate"/>
          </w:r>
          <w:ins w:id="53" w:author="Jerod Hodgkin" w:date="2011-01-18T22:53:00Z">
            <w:r>
              <w:rPr>
                <w:noProof/>
                <w:webHidden/>
              </w:rPr>
              <w:t>12</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54" w:author="Jerod Hodgkin" w:date="2011-01-18T22:53:00Z"/>
              <w:noProof/>
            </w:rPr>
          </w:pPr>
          <w:ins w:id="55"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"_Toc283154574"</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Cook’s Screen</w:t>
            </w:r>
            <w:r>
              <w:rPr>
                <w:noProof/>
                <w:webHidden/>
              </w:rPr>
              <w:tab/>
            </w:r>
            <w:r>
              <w:rPr>
                <w:noProof/>
                <w:webHidden/>
              </w:rPr>
              <w:fldChar w:fldCharType="begin"/>
            </w:r>
            <w:r>
              <w:rPr>
                <w:noProof/>
                <w:webHidden/>
              </w:rPr>
              <w:instrText xml:space="preserve"> PAGEREF _Toc283154574 \h </w:instrText>
            </w:r>
            <w:r>
              <w:rPr>
                <w:noProof/>
                <w:webHidden/>
              </w:rPr>
            </w:r>
          </w:ins>
          <w:r>
            <w:rPr>
              <w:noProof/>
              <w:webHidden/>
            </w:rPr>
            <w:fldChar w:fldCharType="separate"/>
          </w:r>
          <w:ins w:id="56" w:author="Jerod Hodgkin" w:date="2011-01-18T22:53:00Z">
            <w:r>
              <w:rPr>
                <w:noProof/>
                <w:webHidden/>
              </w:rPr>
              <w:t>13</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57" w:author="Jerod Hodgkin" w:date="2011-01-18T22:53:00Z"/>
              <w:noProof/>
            </w:rPr>
          </w:pPr>
          <w:ins w:id="58"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"_Toc283154575"</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Inventory Management Touch-Screen</w:t>
            </w:r>
            <w:r>
              <w:rPr>
                <w:noProof/>
                <w:webHidden/>
              </w:rPr>
              <w:tab/>
            </w:r>
            <w:r>
              <w:rPr>
                <w:noProof/>
                <w:webHidden/>
              </w:rPr>
              <w:fldChar w:fldCharType="begin"/>
            </w:r>
            <w:r>
              <w:rPr>
                <w:noProof/>
                <w:webHidden/>
              </w:rPr>
              <w:instrText xml:space="preserve"> PAGEREF _Toc283154575 \h </w:instrText>
            </w:r>
            <w:r>
              <w:rPr>
                <w:noProof/>
                <w:webHidden/>
              </w:rPr>
            </w:r>
          </w:ins>
          <w:r>
            <w:rPr>
              <w:noProof/>
              <w:webHidden/>
            </w:rPr>
            <w:fldChar w:fldCharType="separate"/>
          </w:r>
          <w:ins w:id="59" w:author="Jerod Hodgkin" w:date="2011-01-18T22:53:00Z">
            <w:r>
              <w:rPr>
                <w:noProof/>
                <w:webHidden/>
              </w:rPr>
              <w:t>14</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60" w:author="Jerod Hodgkin" w:date="2011-01-18T22:53:00Z"/>
              <w:noProof/>
            </w:rPr>
          </w:pPr>
          <w:ins w:id="61"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"_Toc283154576"</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Inventory Management</w:t>
            </w:r>
            <w:r>
              <w:rPr>
                <w:noProof/>
                <w:webHidden/>
              </w:rPr>
              <w:tab/>
            </w:r>
            <w:r>
              <w:rPr>
                <w:noProof/>
                <w:webHidden/>
              </w:rPr>
              <w:fldChar w:fldCharType="begin"/>
            </w:r>
            <w:r>
              <w:rPr>
                <w:noProof/>
                <w:webHidden/>
              </w:rPr>
              <w:instrText xml:space="preserve"> PAGEREF _Toc283154576 \h </w:instrText>
            </w:r>
            <w:r>
              <w:rPr>
                <w:noProof/>
                <w:webHidden/>
              </w:rPr>
            </w:r>
          </w:ins>
          <w:r>
            <w:rPr>
              <w:noProof/>
              <w:webHidden/>
            </w:rPr>
            <w:fldChar w:fldCharType="separate"/>
          </w:r>
          <w:ins w:id="62" w:author="Jerod Hodgkin" w:date="2011-01-18T22:53:00Z">
            <w:r>
              <w:rPr>
                <w:noProof/>
                <w:webHidden/>
              </w:rPr>
              <w:t>15</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63" w:author="Jerod Hodgkin" w:date="2011-01-18T22:53:00Z"/>
              <w:noProof/>
            </w:rPr>
          </w:pPr>
          <w:ins w:id="64"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"_Toc283154577"</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_Toc283154577 \h </w:instrText>
            </w:r>
            <w:r>
              <w:rPr>
                <w:noProof/>
                <w:webHidden/>
              </w:rPr>
            </w:r>
          </w:ins>
          <w:r>
            <w:rPr>
              <w:noProof/>
              <w:webHidden/>
            </w:rPr>
            <w:fldChar w:fldCharType="separate"/>
          </w:r>
          <w:ins w:id="65" w:author="Jerod Hodgkin" w:date="2011-01-18T22:53:00Z">
            <w:r>
              <w:rPr>
                <w:noProof/>
                <w:webHidden/>
              </w:rPr>
              <w:t>16</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66" w:author="Jerod Hodgkin" w:date="2011-01-18T22:53:00Z"/>
              <w:noProof/>
            </w:rPr>
          </w:pPr>
          <w:ins w:id="67"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"_Toc283154578"</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_Toc283154578 \h </w:instrText>
            </w:r>
            <w:r>
              <w:rPr>
                <w:noProof/>
                <w:webHidden/>
              </w:rPr>
            </w:r>
          </w:ins>
          <w:r>
            <w:rPr>
              <w:noProof/>
              <w:webHidden/>
            </w:rPr>
            <w:fldChar w:fldCharType="separate"/>
          </w:r>
          <w:ins w:id="68" w:author="Jerod Hodgkin" w:date="2011-01-18T22:53:00Z">
            <w:r>
              <w:rPr>
                <w:noProof/>
                <w:webHidden/>
              </w:rPr>
              <w:t>17</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69" w:author="Jerod Hodgkin" w:date="2011-01-18T22:53:00Z"/>
              <w:noProof/>
            </w:rPr>
          </w:pPr>
          <w:ins w:id="70"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"_Toc283154579"</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Report Selection</w:t>
            </w:r>
            <w:r>
              <w:rPr>
                <w:noProof/>
                <w:webHidden/>
              </w:rPr>
              <w:tab/>
            </w:r>
            <w:r>
              <w:rPr>
                <w:noProof/>
                <w:webHidden/>
              </w:rPr>
              <w:fldChar w:fldCharType="begin"/>
            </w:r>
            <w:r>
              <w:rPr>
                <w:noProof/>
                <w:webHidden/>
              </w:rPr>
              <w:instrText xml:space="preserve"> PAGEREF _Toc283154579 \h </w:instrText>
            </w:r>
            <w:r>
              <w:rPr>
                <w:noProof/>
                <w:webHidden/>
              </w:rPr>
            </w:r>
          </w:ins>
          <w:r>
            <w:rPr>
              <w:noProof/>
              <w:webHidden/>
            </w:rPr>
            <w:fldChar w:fldCharType="separate"/>
          </w:r>
          <w:ins w:id="71" w:author="Jerod Hodgkin" w:date="2011-01-18T22:53:00Z">
            <w:r>
              <w:rPr>
                <w:noProof/>
                <w:webHidden/>
              </w:rPr>
              <w:t>18</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72" w:author="Jerod Hodgkin" w:date="2011-01-18T22:53:00Z"/>
              <w:noProof/>
            </w:rPr>
          </w:pPr>
          <w:ins w:id="73"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"_Toc283154580"</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Running Reports</w:t>
            </w:r>
            <w:r>
              <w:rPr>
                <w:noProof/>
                <w:webHidden/>
              </w:rPr>
              <w:tab/>
            </w:r>
            <w:r>
              <w:rPr>
                <w:noProof/>
                <w:webHidden/>
              </w:rPr>
              <w:fldChar w:fldCharType="begin"/>
            </w:r>
            <w:r>
              <w:rPr>
                <w:noProof/>
                <w:webHidden/>
              </w:rPr>
              <w:instrText xml:space="preserve"> PAGEREF _Toc283154580 \h </w:instrText>
            </w:r>
            <w:r>
              <w:rPr>
                <w:noProof/>
                <w:webHidden/>
              </w:rPr>
            </w:r>
          </w:ins>
          <w:r>
            <w:rPr>
              <w:noProof/>
              <w:webHidden/>
            </w:rPr>
            <w:fldChar w:fldCharType="separate"/>
          </w:r>
          <w:ins w:id="74" w:author="Jerod Hodgkin" w:date="2011-01-18T22:53:00Z">
            <w:r>
              <w:rPr>
                <w:noProof/>
                <w:webHidden/>
              </w:rPr>
              <w:t>19</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75" w:author="Jerod Hodgkin" w:date="2011-01-18T22:53:00Z"/>
              <w:noProof/>
            </w:rPr>
          </w:pPr>
          <w:ins w:id="76"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"_Toc283154581"</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Design Considerations</w:t>
            </w:r>
            <w:r>
              <w:rPr>
                <w:noProof/>
                <w:webHidden/>
              </w:rPr>
              <w:tab/>
            </w:r>
            <w:r>
              <w:rPr>
                <w:noProof/>
                <w:webHidden/>
              </w:rPr>
              <w:fldChar w:fldCharType="begin"/>
            </w:r>
            <w:r>
              <w:rPr>
                <w:noProof/>
                <w:webHidden/>
              </w:rPr>
              <w:instrText xml:space="preserve"> PAGEREF _Toc283154581 \h </w:instrText>
            </w:r>
            <w:r>
              <w:rPr>
                <w:noProof/>
                <w:webHidden/>
              </w:rPr>
            </w:r>
          </w:ins>
          <w:r>
            <w:rPr>
              <w:noProof/>
              <w:webHidden/>
            </w:rPr>
            <w:fldChar w:fldCharType="separate"/>
          </w:r>
          <w:ins w:id="77" w:author="Jerod Hodgkin" w:date="2011-01-18T22:53:00Z">
            <w:r>
              <w:rPr>
                <w:noProof/>
                <w:webHidden/>
              </w:rPr>
              <w:t>20</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78" w:author="Jerod Hodgkin" w:date="2011-01-18T22:53:00Z"/>
              <w:noProof/>
            </w:rPr>
          </w:pPr>
          <w:ins w:id="79"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"_Toc283154582"</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Assumptions and Dependencies</w:t>
            </w:r>
            <w:r>
              <w:rPr>
                <w:noProof/>
                <w:webHidden/>
              </w:rPr>
              <w:tab/>
            </w:r>
            <w:r>
              <w:rPr>
                <w:noProof/>
                <w:webHidden/>
              </w:rPr>
              <w:fldChar w:fldCharType="begin"/>
            </w:r>
            <w:r>
              <w:rPr>
                <w:noProof/>
                <w:webHidden/>
              </w:rPr>
              <w:instrText xml:space="preserve"> PAGEREF _Toc283154582 \h </w:instrText>
            </w:r>
            <w:r>
              <w:rPr>
                <w:noProof/>
                <w:webHidden/>
              </w:rPr>
            </w:r>
          </w:ins>
          <w:r>
            <w:rPr>
              <w:noProof/>
              <w:webHidden/>
            </w:rPr>
            <w:fldChar w:fldCharType="separate"/>
          </w:r>
          <w:ins w:id="80" w:author="Jerod Hodgkin" w:date="2011-01-18T22:53:00Z">
            <w:r>
              <w:rPr>
                <w:noProof/>
                <w:webHidden/>
              </w:rPr>
              <w:t>20</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81" w:author="Jerod Hodgkin" w:date="2011-01-18T22:53:00Z"/>
              <w:noProof/>
            </w:rPr>
          </w:pPr>
          <w:ins w:id="82"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"_Toc283154583"</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General Constraints</w:t>
            </w:r>
            <w:r>
              <w:rPr>
                <w:noProof/>
                <w:webHidden/>
              </w:rPr>
              <w:tab/>
            </w:r>
            <w:r>
              <w:rPr>
                <w:noProof/>
                <w:webHidden/>
              </w:rPr>
              <w:fldChar w:fldCharType="begin"/>
            </w:r>
            <w:r>
              <w:rPr>
                <w:noProof/>
                <w:webHidden/>
              </w:rPr>
              <w:instrText xml:space="preserve"> PAGEREF _Toc283154583 \h </w:instrText>
            </w:r>
            <w:r>
              <w:rPr>
                <w:noProof/>
                <w:webHidden/>
              </w:rPr>
            </w:r>
          </w:ins>
          <w:r>
            <w:rPr>
              <w:noProof/>
              <w:webHidden/>
            </w:rPr>
            <w:fldChar w:fldCharType="separate"/>
          </w:r>
          <w:ins w:id="83" w:author="Jerod Hodgkin" w:date="2011-01-18T22:53:00Z">
            <w:r>
              <w:rPr>
                <w:noProof/>
                <w:webHidden/>
              </w:rPr>
              <w:t>20</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84" w:author="Jerod Hodgkin" w:date="2011-01-18T22:53:00Z"/>
              <w:noProof/>
            </w:rPr>
          </w:pPr>
          <w:ins w:id="85"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"_Toc283154584"</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Architectural Strategies</w:t>
            </w:r>
            <w:r>
              <w:rPr>
                <w:noProof/>
                <w:webHidden/>
              </w:rPr>
              <w:tab/>
            </w:r>
            <w:r>
              <w:rPr>
                <w:noProof/>
                <w:webHidden/>
              </w:rPr>
              <w:fldChar w:fldCharType="begin"/>
            </w:r>
            <w:r>
              <w:rPr>
                <w:noProof/>
                <w:webHidden/>
              </w:rPr>
              <w:instrText xml:space="preserve"> PAGEREF _Toc283154584 \h </w:instrText>
            </w:r>
            <w:r>
              <w:rPr>
                <w:noProof/>
                <w:webHidden/>
              </w:rPr>
            </w:r>
          </w:ins>
          <w:r>
            <w:rPr>
              <w:noProof/>
              <w:webHidden/>
            </w:rPr>
            <w:fldChar w:fldCharType="separate"/>
          </w:r>
          <w:ins w:id="86" w:author="Jerod Hodgkin" w:date="2011-01-18T22:53:00Z">
            <w:r>
              <w:rPr>
                <w:noProof/>
                <w:webHidden/>
              </w:rPr>
              <w:t>20</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87" w:author="Jerod Hodgkin" w:date="2011-01-18T22:53:00Z"/>
              <w:noProof/>
            </w:rPr>
          </w:pPr>
          <w:ins w:id="88"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"_Toc283154585"</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System Architecture</w:t>
            </w:r>
            <w:r>
              <w:rPr>
                <w:noProof/>
                <w:webHidden/>
              </w:rPr>
              <w:tab/>
            </w:r>
            <w:r>
              <w:rPr>
                <w:noProof/>
                <w:webHidden/>
              </w:rPr>
              <w:fldChar w:fldCharType="begin"/>
            </w:r>
            <w:r>
              <w:rPr>
                <w:noProof/>
                <w:webHidden/>
              </w:rPr>
              <w:instrText xml:space="preserve"> PAGEREF _Toc283154585 \h </w:instrText>
            </w:r>
            <w:r>
              <w:rPr>
                <w:noProof/>
                <w:webHidden/>
              </w:rPr>
            </w:r>
          </w:ins>
          <w:r>
            <w:rPr>
              <w:noProof/>
              <w:webHidden/>
            </w:rPr>
            <w:fldChar w:fldCharType="separate"/>
          </w:r>
          <w:ins w:id="89" w:author="Jerod Hodgkin" w:date="2011-01-18T22:53:00Z">
            <w:r>
              <w:rPr>
                <w:noProof/>
                <w:webHidden/>
              </w:rPr>
              <w:t>22</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90" w:author="Jerod Hodgkin" w:date="2011-01-18T22:53:00Z"/>
              <w:noProof/>
            </w:rPr>
          </w:pPr>
          <w:ins w:id="91"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"_Toc283154586"</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Use Cases</w:t>
            </w:r>
            <w:r>
              <w:rPr>
                <w:noProof/>
                <w:webHidden/>
              </w:rPr>
              <w:tab/>
            </w:r>
            <w:r>
              <w:rPr>
                <w:noProof/>
                <w:webHidden/>
              </w:rPr>
              <w:fldChar w:fldCharType="begin"/>
            </w:r>
            <w:r>
              <w:rPr>
                <w:noProof/>
                <w:webHidden/>
              </w:rPr>
              <w:instrText xml:space="preserve"> PAGEREF _Toc283154586 \h </w:instrText>
            </w:r>
            <w:r>
              <w:rPr>
                <w:noProof/>
                <w:webHidden/>
              </w:rPr>
            </w:r>
          </w:ins>
          <w:r>
            <w:rPr>
              <w:noProof/>
              <w:webHidden/>
            </w:rPr>
            <w:fldChar w:fldCharType="separate"/>
          </w:r>
          <w:ins w:id="92" w:author="Jerod Hodgkin" w:date="2011-01-18T22:53:00Z">
            <w:r>
              <w:rPr>
                <w:noProof/>
                <w:webHidden/>
              </w:rPr>
              <w:t>22</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93" w:author="Jerod Hodgkin" w:date="2011-01-18T22:53:00Z"/>
              <w:noProof/>
            </w:rPr>
          </w:pPr>
          <w:ins w:id="94"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"_Toc283154587"</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_Toc283154587 \h </w:instrText>
            </w:r>
            <w:r>
              <w:rPr>
                <w:noProof/>
                <w:webHidden/>
              </w:rPr>
            </w:r>
          </w:ins>
          <w:r>
            <w:rPr>
              <w:noProof/>
              <w:webHidden/>
            </w:rPr>
            <w:fldChar w:fldCharType="separate"/>
          </w:r>
          <w:ins w:id="95" w:author="Jerod Hodgkin" w:date="2011-01-18T22:53:00Z">
            <w:r>
              <w:rPr>
                <w:noProof/>
                <w:webHidden/>
              </w:rPr>
              <w:t>23</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96" w:author="Jerod Hodgkin" w:date="2011-01-18T22:53:00Z"/>
              <w:noProof/>
            </w:rPr>
          </w:pPr>
          <w:ins w:id="97"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"_Toc283154588"</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 xml:space="preserve">Create/Update menu </w:t>
            </w:r>
            <w:r w:rsidRPr="00AA6279">
              <w:rPr>
                <w:rStyle w:val="Hyperlink"/>
                <w:rFonts w:eastAsia="Arial"/>
                <w:bCs/>
                <w:noProof/>
                <w:lang w:bidi="en-US"/>
              </w:rPr>
              <w:t>– BBQRMS-56</w:t>
            </w:r>
            <w:r>
              <w:rPr>
                <w:noProof/>
                <w:webHidden/>
              </w:rPr>
              <w:tab/>
            </w:r>
            <w:r>
              <w:rPr>
                <w:noProof/>
                <w:webHidden/>
              </w:rPr>
              <w:fldChar w:fldCharType="begin"/>
            </w:r>
            <w:r>
              <w:rPr>
                <w:noProof/>
                <w:webHidden/>
              </w:rPr>
              <w:instrText xml:space="preserve"> PAGEREF _Toc283154588 \h </w:instrText>
            </w:r>
            <w:r>
              <w:rPr>
                <w:noProof/>
                <w:webHidden/>
              </w:rPr>
            </w:r>
          </w:ins>
          <w:r>
            <w:rPr>
              <w:noProof/>
              <w:webHidden/>
            </w:rPr>
            <w:fldChar w:fldCharType="separate"/>
          </w:r>
          <w:ins w:id="98" w:author="Jerod Hodgkin" w:date="2011-01-18T22:53:00Z">
            <w:r>
              <w:rPr>
                <w:noProof/>
                <w:webHidden/>
              </w:rPr>
              <w:t>23</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99" w:author="Jerod Hodgkin" w:date="2011-01-18T22:53:00Z"/>
              <w:noProof/>
            </w:rPr>
          </w:pPr>
          <w:ins w:id="100"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"_Toc283154589"</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Create menu item – BBQRMS-31</w:t>
            </w:r>
            <w:r>
              <w:rPr>
                <w:noProof/>
                <w:webHidden/>
              </w:rPr>
              <w:tab/>
            </w:r>
            <w:r>
              <w:rPr>
                <w:noProof/>
                <w:webHidden/>
              </w:rPr>
              <w:fldChar w:fldCharType="begin"/>
            </w:r>
            <w:r>
              <w:rPr>
                <w:noProof/>
                <w:webHidden/>
              </w:rPr>
              <w:instrText xml:space="preserve"> PAGEREF _Toc283154589 \h </w:instrText>
            </w:r>
            <w:r>
              <w:rPr>
                <w:noProof/>
                <w:webHidden/>
              </w:rPr>
            </w:r>
          </w:ins>
          <w:r>
            <w:rPr>
              <w:noProof/>
              <w:webHidden/>
            </w:rPr>
            <w:fldChar w:fldCharType="separate"/>
          </w:r>
          <w:ins w:id="101" w:author="Jerod Hodgkin" w:date="2011-01-18T22:53:00Z">
            <w:r>
              <w:rPr>
                <w:noProof/>
                <w:webHidden/>
              </w:rPr>
              <w:t>23</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102" w:author="Jerod Hodgkin" w:date="2011-01-18T22:53:00Z"/>
              <w:noProof/>
            </w:rPr>
          </w:pPr>
          <w:ins w:id="103"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"_Toc283154590"</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Inventory Management</w:t>
            </w:r>
            <w:r>
              <w:rPr>
                <w:noProof/>
                <w:webHidden/>
              </w:rPr>
              <w:tab/>
            </w:r>
            <w:r>
              <w:rPr>
                <w:noProof/>
                <w:webHidden/>
              </w:rPr>
              <w:fldChar w:fldCharType="begin"/>
            </w:r>
            <w:r>
              <w:rPr>
                <w:noProof/>
                <w:webHidden/>
              </w:rPr>
              <w:instrText xml:space="preserve"> PAGEREF _Toc283154590 \h </w:instrText>
            </w:r>
            <w:r>
              <w:rPr>
                <w:noProof/>
                <w:webHidden/>
              </w:rPr>
            </w:r>
          </w:ins>
          <w:r>
            <w:rPr>
              <w:noProof/>
              <w:webHidden/>
            </w:rPr>
            <w:fldChar w:fldCharType="separate"/>
          </w:r>
          <w:ins w:id="104" w:author="Jerod Hodgkin" w:date="2011-01-18T22:53:00Z">
            <w:r>
              <w:rPr>
                <w:noProof/>
                <w:webHidden/>
              </w:rPr>
              <w:t>25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05" w:author="Jerod Hodgkin" w:date="2011-01-18T22:53:00Z"/>
              <w:noProof/>
            </w:rPr>
          </w:pPr>
          <w:ins w:id="106"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"_Toc283154591"</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Add Supplier – BBQRMS-17</w:t>
            </w:r>
            <w:r>
              <w:rPr>
                <w:noProof/>
                <w:webHidden/>
              </w:rPr>
              <w:tab/>
            </w:r>
            <w:r>
              <w:rPr>
                <w:noProof/>
                <w:webHidden/>
              </w:rPr>
              <w:fldChar w:fldCharType="begin"/>
            </w:r>
            <w:r>
              <w:rPr>
                <w:noProof/>
                <w:webHidden/>
              </w:rPr>
              <w:instrText xml:space="preserve"> PAGEREF _Toc283154591 \h </w:instrText>
            </w:r>
            <w:r>
              <w:rPr>
                <w:noProof/>
                <w:webHidden/>
              </w:rPr>
            </w:r>
          </w:ins>
          <w:r>
            <w:rPr>
              <w:noProof/>
              <w:webHidden/>
            </w:rPr>
            <w:fldChar w:fldCharType="separate"/>
          </w:r>
          <w:ins w:id="107" w:author="Jerod Hodgkin" w:date="2011-01-18T22:53:00Z">
            <w:r>
              <w:rPr>
                <w:noProof/>
                <w:webHidden/>
              </w:rPr>
              <w:t>25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08" w:author="Jerod Hodgkin" w:date="2011-01-18T22:53:00Z"/>
              <w:noProof/>
            </w:rPr>
          </w:pPr>
          <w:ins w:id="109"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"_Toc283154592"</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Receive an Inventory Order – BBQRMS-18</w:t>
            </w:r>
            <w:r>
              <w:rPr>
                <w:noProof/>
                <w:webHidden/>
              </w:rPr>
              <w:tab/>
            </w:r>
            <w:r>
              <w:rPr>
                <w:noProof/>
                <w:webHidden/>
              </w:rPr>
              <w:fldChar w:fldCharType="begin"/>
            </w:r>
            <w:r>
              <w:rPr>
                <w:noProof/>
                <w:webHidden/>
              </w:rPr>
              <w:instrText xml:space="preserve"> PAGEREF _Toc283154592 \h </w:instrText>
            </w:r>
            <w:r>
              <w:rPr>
                <w:noProof/>
                <w:webHidden/>
              </w:rPr>
            </w:r>
          </w:ins>
          <w:r>
            <w:rPr>
              <w:noProof/>
              <w:webHidden/>
            </w:rPr>
            <w:fldChar w:fldCharType="separate"/>
          </w:r>
          <w:ins w:id="110" w:author="Jerod Hodgkin" w:date="2011-01-18T22:53:00Z">
            <w:r>
              <w:rPr>
                <w:noProof/>
                <w:webHidden/>
              </w:rPr>
              <w:t>25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11" w:author="Jerod Hodgkin" w:date="2011-01-18T22:53:00Z"/>
              <w:noProof/>
            </w:rPr>
          </w:pPr>
          <w:ins w:id="112" w:author="Jerod Hodgkin" w:date="2011-01-18T22:53:00Z">
            <w:r w:rsidRPr="00AA6279">
              <w:rPr>
                <w:rStyle w:val="Hyperlink"/>
                <w:noProof/>
              </w:rPr>
              <w:lastRenderedPageBreak/>
              <w:fldChar w:fldCharType="begin"/>
            </w:r>
            <w:r w:rsidRPr="00AA6279">
              <w:rPr>
                <w:rStyle w:val="Hyperlink"/>
                <w:noProof/>
              </w:rPr>
              <w:instrText xml:space="preserve"> </w:instrText>
            </w:r>
            <w:r>
              <w:rPr>
                <w:noProof/>
              </w:rPr>
              <w:instrText>HYPERLINK \l "_Toc283154593"</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Reconcile Inventory – BBQRMS-19</w:t>
            </w:r>
            <w:r>
              <w:rPr>
                <w:noProof/>
                <w:webHidden/>
              </w:rPr>
              <w:tab/>
            </w:r>
            <w:r>
              <w:rPr>
                <w:noProof/>
                <w:webHidden/>
              </w:rPr>
              <w:fldChar w:fldCharType="begin"/>
            </w:r>
            <w:r>
              <w:rPr>
                <w:noProof/>
                <w:webHidden/>
              </w:rPr>
              <w:instrText xml:space="preserve"> PAGEREF _Toc283154593 \h </w:instrText>
            </w:r>
            <w:r>
              <w:rPr>
                <w:noProof/>
                <w:webHidden/>
              </w:rPr>
            </w:r>
          </w:ins>
          <w:r>
            <w:rPr>
              <w:noProof/>
              <w:webHidden/>
            </w:rPr>
            <w:fldChar w:fldCharType="separate"/>
          </w:r>
          <w:ins w:id="113" w:author="Jerod Hodgkin" w:date="2011-01-18T22:53:00Z">
            <w:r>
              <w:rPr>
                <w:noProof/>
                <w:webHidden/>
              </w:rPr>
              <w:t>26</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14" w:author="Jerod Hodgkin" w:date="2011-01-18T22:53:00Z"/>
              <w:noProof/>
            </w:rPr>
          </w:pPr>
          <w:ins w:id="115"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"_Toc283154594"</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Place an Inventory Order – BBQRMS-57</w:t>
            </w:r>
            <w:r>
              <w:rPr>
                <w:noProof/>
                <w:webHidden/>
              </w:rPr>
              <w:tab/>
            </w:r>
            <w:r>
              <w:rPr>
                <w:noProof/>
                <w:webHidden/>
              </w:rPr>
              <w:fldChar w:fldCharType="begin"/>
            </w:r>
            <w:r>
              <w:rPr>
                <w:noProof/>
                <w:webHidden/>
              </w:rPr>
              <w:instrText xml:space="preserve"> PAGEREF _Toc283154594 \h </w:instrText>
            </w:r>
            <w:r>
              <w:rPr>
                <w:noProof/>
                <w:webHidden/>
              </w:rPr>
            </w:r>
          </w:ins>
          <w:r>
            <w:rPr>
              <w:noProof/>
              <w:webHidden/>
            </w:rPr>
            <w:fldChar w:fldCharType="separate"/>
          </w:r>
          <w:ins w:id="116" w:author="Jerod Hodgkin" w:date="2011-01-18T22:53:00Z">
            <w:r>
              <w:rPr>
                <w:noProof/>
                <w:webHidden/>
              </w:rPr>
              <w:t>27</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117" w:author="Jerod Hodgkin" w:date="2011-01-18T22:53:00Z"/>
              <w:noProof/>
            </w:rPr>
          </w:pPr>
          <w:ins w:id="118"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"_Toc283154595"</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Cooks interface</w:t>
            </w:r>
            <w:r>
              <w:rPr>
                <w:noProof/>
                <w:webHidden/>
              </w:rPr>
              <w:tab/>
            </w:r>
            <w:r>
              <w:rPr>
                <w:noProof/>
                <w:webHidden/>
              </w:rPr>
              <w:fldChar w:fldCharType="begin"/>
            </w:r>
            <w:r>
              <w:rPr>
                <w:noProof/>
                <w:webHidden/>
              </w:rPr>
              <w:instrText xml:space="preserve"> PAGEREF _Toc283154595 \h </w:instrText>
            </w:r>
            <w:r>
              <w:rPr>
                <w:noProof/>
                <w:webHidden/>
              </w:rPr>
            </w:r>
          </w:ins>
          <w:r>
            <w:rPr>
              <w:noProof/>
              <w:webHidden/>
            </w:rPr>
            <w:fldChar w:fldCharType="separate"/>
          </w:r>
          <w:ins w:id="119" w:author="Jerod Hodgkin" w:date="2011-01-18T22:53:00Z">
            <w:r>
              <w:rPr>
                <w:noProof/>
                <w:webHidden/>
              </w:rPr>
              <w:t>28</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20" w:author="Jerod Hodgkin" w:date="2011-01-18T22:53:00Z"/>
              <w:noProof/>
            </w:rPr>
          </w:pPr>
          <w:ins w:id="121"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"_Toc283154596"</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Complete a customer order – BBQRMS-32</w:t>
            </w:r>
            <w:r>
              <w:rPr>
                <w:noProof/>
                <w:webHidden/>
              </w:rPr>
              <w:tab/>
            </w:r>
            <w:r>
              <w:rPr>
                <w:noProof/>
                <w:webHidden/>
              </w:rPr>
              <w:fldChar w:fldCharType="begin"/>
            </w:r>
            <w:r>
              <w:rPr>
                <w:noProof/>
                <w:webHidden/>
              </w:rPr>
              <w:instrText xml:space="preserve"> PAGEREF _Toc283154596 \h </w:instrText>
            </w:r>
            <w:r>
              <w:rPr>
                <w:noProof/>
                <w:webHidden/>
              </w:rPr>
            </w:r>
          </w:ins>
          <w:r>
            <w:rPr>
              <w:noProof/>
              <w:webHidden/>
            </w:rPr>
            <w:fldChar w:fldCharType="separate"/>
          </w:r>
          <w:ins w:id="122" w:author="Jerod Hodgkin" w:date="2011-01-18T22:53:00Z">
            <w:r>
              <w:rPr>
                <w:noProof/>
                <w:webHidden/>
              </w:rPr>
              <w:t>28</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123" w:author="Jerod Hodgkin" w:date="2011-01-18T22:53:00Z"/>
              <w:noProof/>
            </w:rPr>
          </w:pPr>
          <w:ins w:id="124"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"_Toc283154597"</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Customer Order Entry Subsystem</w:t>
            </w:r>
            <w:r>
              <w:rPr>
                <w:noProof/>
                <w:webHidden/>
              </w:rPr>
              <w:tab/>
            </w:r>
            <w:r>
              <w:rPr>
                <w:noProof/>
                <w:webHidden/>
              </w:rPr>
              <w:fldChar w:fldCharType="begin"/>
            </w:r>
            <w:r>
              <w:rPr>
                <w:noProof/>
                <w:webHidden/>
              </w:rPr>
              <w:instrText xml:space="preserve"> PAGEREF _Toc283154597 \h </w:instrText>
            </w:r>
            <w:r>
              <w:rPr>
                <w:noProof/>
                <w:webHidden/>
              </w:rPr>
            </w:r>
          </w:ins>
          <w:r>
            <w:rPr>
              <w:noProof/>
              <w:webHidden/>
            </w:rPr>
            <w:fldChar w:fldCharType="separate"/>
          </w:r>
          <w:ins w:id="125" w:author="Jerod Hodgkin" w:date="2011-01-18T22:53:00Z">
            <w:r>
              <w:rPr>
                <w:noProof/>
                <w:webHidden/>
              </w:rPr>
              <w:t>29</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26" w:author="Jerod Hodgkin" w:date="2011-01-18T22:53:00Z"/>
              <w:noProof/>
            </w:rPr>
          </w:pPr>
          <w:ins w:id="127"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"_Toc283154598"</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Place and save customer order without taking payment – BBQRMS-33</w:t>
            </w:r>
            <w:r>
              <w:rPr>
                <w:noProof/>
                <w:webHidden/>
              </w:rPr>
              <w:tab/>
            </w:r>
            <w:r>
              <w:rPr>
                <w:noProof/>
                <w:webHidden/>
              </w:rPr>
              <w:fldChar w:fldCharType="begin"/>
            </w:r>
            <w:r>
              <w:rPr>
                <w:noProof/>
                <w:webHidden/>
              </w:rPr>
              <w:instrText xml:space="preserve"> PAGEREF _Toc283154598 \h </w:instrText>
            </w:r>
            <w:r>
              <w:rPr>
                <w:noProof/>
                <w:webHidden/>
              </w:rPr>
            </w:r>
          </w:ins>
          <w:r>
            <w:rPr>
              <w:noProof/>
              <w:webHidden/>
            </w:rPr>
            <w:fldChar w:fldCharType="separate"/>
          </w:r>
          <w:ins w:id="128" w:author="Jerod Hodgkin" w:date="2011-01-18T22:53:00Z">
            <w:r>
              <w:rPr>
                <w:noProof/>
                <w:webHidden/>
              </w:rPr>
              <w:t>29</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29" w:author="Jerod Hodgkin" w:date="2011-01-18T22:53:00Z"/>
              <w:noProof/>
            </w:rPr>
          </w:pPr>
          <w:ins w:id="130"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"_Toc283154599"</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Take a customer order and accept payment – BBQRMS-35</w:t>
            </w:r>
            <w:r>
              <w:rPr>
                <w:noProof/>
                <w:webHidden/>
              </w:rPr>
              <w:tab/>
            </w:r>
            <w:r>
              <w:rPr>
                <w:noProof/>
                <w:webHidden/>
              </w:rPr>
              <w:fldChar w:fldCharType="begin"/>
            </w:r>
            <w:r>
              <w:rPr>
                <w:noProof/>
                <w:webHidden/>
              </w:rPr>
              <w:instrText xml:space="preserve"> PAGEREF _Toc283154599 \h </w:instrText>
            </w:r>
            <w:r>
              <w:rPr>
                <w:noProof/>
                <w:webHidden/>
              </w:rPr>
            </w:r>
          </w:ins>
          <w:r>
            <w:rPr>
              <w:noProof/>
              <w:webHidden/>
            </w:rPr>
            <w:fldChar w:fldCharType="separate"/>
          </w:r>
          <w:ins w:id="131" w:author="Jerod Hodgkin" w:date="2011-01-18T22:53:00Z">
            <w:r>
              <w:rPr>
                <w:noProof/>
                <w:webHidden/>
              </w:rPr>
              <w:t>29</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32" w:author="Jerod Hodgkin" w:date="2011-01-18T22:53:00Z"/>
              <w:noProof/>
            </w:rPr>
          </w:pPr>
          <w:ins w:id="133"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"_Toc283154600"</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Recall and modify saved customer order – BBQRMS-37</w:t>
            </w:r>
            <w:r>
              <w:rPr>
                <w:noProof/>
                <w:webHidden/>
              </w:rPr>
              <w:tab/>
            </w:r>
            <w:r>
              <w:rPr>
                <w:noProof/>
                <w:webHidden/>
              </w:rPr>
              <w:fldChar w:fldCharType="begin"/>
            </w:r>
            <w:r>
              <w:rPr>
                <w:noProof/>
                <w:webHidden/>
              </w:rPr>
              <w:instrText xml:space="preserve"> PAGEREF _Toc283154600 \h </w:instrText>
            </w:r>
            <w:r>
              <w:rPr>
                <w:noProof/>
                <w:webHidden/>
              </w:rPr>
            </w:r>
          </w:ins>
          <w:r>
            <w:rPr>
              <w:noProof/>
              <w:webHidden/>
            </w:rPr>
            <w:fldChar w:fldCharType="separate"/>
          </w:r>
          <w:ins w:id="134" w:author="Jerod Hodgkin" w:date="2011-01-18T22:53:00Z">
            <w:r>
              <w:rPr>
                <w:noProof/>
                <w:webHidden/>
              </w:rPr>
              <w:t>30</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135" w:author="Jerod Hodgkin" w:date="2011-01-18T22:53:00Z"/>
              <w:noProof/>
            </w:rPr>
          </w:pPr>
          <w:ins w:id="136"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"_Toc283154601"</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Cashiering Subsystem</w:t>
            </w:r>
            <w:r>
              <w:rPr>
                <w:noProof/>
                <w:webHidden/>
              </w:rPr>
              <w:tab/>
            </w:r>
            <w:r>
              <w:rPr>
                <w:noProof/>
                <w:webHidden/>
              </w:rPr>
              <w:fldChar w:fldCharType="begin"/>
            </w:r>
            <w:r>
              <w:rPr>
                <w:noProof/>
                <w:webHidden/>
              </w:rPr>
              <w:instrText xml:space="preserve"> PAGEREF _Toc283154601 \h </w:instrText>
            </w:r>
            <w:r>
              <w:rPr>
                <w:noProof/>
                <w:webHidden/>
              </w:rPr>
            </w:r>
          </w:ins>
          <w:r>
            <w:rPr>
              <w:noProof/>
              <w:webHidden/>
            </w:rPr>
            <w:fldChar w:fldCharType="separate"/>
          </w:r>
          <w:ins w:id="137" w:author="Jerod Hodgkin" w:date="2011-01-18T22:53:00Z">
            <w:r>
              <w:rPr>
                <w:noProof/>
                <w:webHidden/>
              </w:rPr>
              <w:t>32</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38" w:author="Jerod Hodgkin" w:date="2011-01-18T22:53:00Z"/>
              <w:noProof/>
            </w:rPr>
          </w:pPr>
          <w:ins w:id="139"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"_Toc283154602"</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Split a check – BBQRMS-34</w:t>
            </w:r>
            <w:r>
              <w:rPr>
                <w:noProof/>
                <w:webHidden/>
              </w:rPr>
              <w:tab/>
            </w:r>
            <w:r>
              <w:rPr>
                <w:noProof/>
                <w:webHidden/>
              </w:rPr>
              <w:fldChar w:fldCharType="begin"/>
            </w:r>
            <w:r>
              <w:rPr>
                <w:noProof/>
                <w:webHidden/>
              </w:rPr>
              <w:instrText xml:space="preserve"> PAGEREF _Toc283154602 \h </w:instrText>
            </w:r>
            <w:r>
              <w:rPr>
                <w:noProof/>
                <w:webHidden/>
              </w:rPr>
            </w:r>
          </w:ins>
          <w:r>
            <w:rPr>
              <w:noProof/>
              <w:webHidden/>
            </w:rPr>
            <w:fldChar w:fldCharType="separate"/>
          </w:r>
          <w:ins w:id="140" w:author="Jerod Hodgkin" w:date="2011-01-18T22:53:00Z">
            <w:r>
              <w:rPr>
                <w:noProof/>
                <w:webHidden/>
              </w:rPr>
              <w:t>32</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41" w:author="Jerod Hodgkin" w:date="2011-01-18T22:53:00Z"/>
              <w:noProof/>
            </w:rPr>
          </w:pPr>
          <w:ins w:id="142"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"_Toc283154603"</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Accept payment for saved customer order – BBQRMS-36</w:t>
            </w:r>
            <w:r>
              <w:rPr>
                <w:noProof/>
                <w:webHidden/>
              </w:rPr>
              <w:tab/>
            </w:r>
            <w:r>
              <w:rPr>
                <w:noProof/>
                <w:webHidden/>
              </w:rPr>
              <w:fldChar w:fldCharType="begin"/>
            </w:r>
            <w:r>
              <w:rPr>
                <w:noProof/>
                <w:webHidden/>
              </w:rPr>
              <w:instrText xml:space="preserve"> PAGEREF _Toc283154603 \h </w:instrText>
            </w:r>
            <w:r>
              <w:rPr>
                <w:noProof/>
                <w:webHidden/>
              </w:rPr>
            </w:r>
          </w:ins>
          <w:r>
            <w:rPr>
              <w:noProof/>
              <w:webHidden/>
            </w:rPr>
            <w:fldChar w:fldCharType="separate"/>
          </w:r>
          <w:ins w:id="143" w:author="Jerod Hodgkin" w:date="2011-01-18T22:53:00Z">
            <w:r>
              <w:rPr>
                <w:noProof/>
                <w:webHidden/>
              </w:rPr>
              <w:t>32</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44" w:author="Jerod Hodgkin" w:date="2011-01-18T22:53:00Z"/>
              <w:noProof/>
            </w:rPr>
          </w:pPr>
          <w:ins w:id="145"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"_Toc283154604"</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Take multiple payments for a customer order – BBQRMS-38</w:t>
            </w:r>
            <w:r>
              <w:rPr>
                <w:noProof/>
                <w:webHidden/>
              </w:rPr>
              <w:tab/>
            </w:r>
            <w:r>
              <w:rPr>
                <w:noProof/>
                <w:webHidden/>
              </w:rPr>
              <w:fldChar w:fldCharType="begin"/>
            </w:r>
            <w:r>
              <w:rPr>
                <w:noProof/>
                <w:webHidden/>
              </w:rPr>
              <w:instrText xml:space="preserve"> PAGEREF _Toc283154604 \h </w:instrText>
            </w:r>
            <w:r>
              <w:rPr>
                <w:noProof/>
                <w:webHidden/>
              </w:rPr>
            </w:r>
          </w:ins>
          <w:r>
            <w:rPr>
              <w:noProof/>
              <w:webHidden/>
            </w:rPr>
            <w:fldChar w:fldCharType="separate"/>
          </w:r>
          <w:ins w:id="146" w:author="Jerod Hodgkin" w:date="2011-01-18T22:53:00Z">
            <w:r>
              <w:rPr>
                <w:noProof/>
                <w:webHidden/>
              </w:rPr>
              <w:t>33</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47" w:author="Jerod Hodgkin" w:date="2011-01-18T22:53:00Z"/>
              <w:noProof/>
            </w:rPr>
          </w:pPr>
          <w:ins w:id="148"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"_Toc283154605"</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Process Credit Card – BBQRMS-53 (INCOMPLETE)</w:t>
            </w:r>
            <w:r>
              <w:rPr>
                <w:noProof/>
                <w:webHidden/>
              </w:rPr>
              <w:tab/>
            </w:r>
            <w:r>
              <w:rPr>
                <w:noProof/>
                <w:webHidden/>
              </w:rPr>
              <w:fldChar w:fldCharType="begin"/>
            </w:r>
            <w:r>
              <w:rPr>
                <w:noProof/>
                <w:webHidden/>
              </w:rPr>
              <w:instrText xml:space="preserve"> PAGEREF _Toc283154605 \h </w:instrText>
            </w:r>
            <w:r>
              <w:rPr>
                <w:noProof/>
                <w:webHidden/>
              </w:rPr>
            </w:r>
          </w:ins>
          <w:r>
            <w:rPr>
              <w:noProof/>
              <w:webHidden/>
            </w:rPr>
            <w:fldChar w:fldCharType="separate"/>
          </w:r>
          <w:ins w:id="149" w:author="Jerod Hodgkin" w:date="2011-01-18T22:53:00Z">
            <w:r>
              <w:rPr>
                <w:noProof/>
                <w:webHidden/>
              </w:rPr>
              <w:t>33</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50" w:author="Jerod Hodgkin" w:date="2011-01-18T22:53:00Z"/>
              <w:noProof/>
            </w:rPr>
          </w:pPr>
          <w:ins w:id="151"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"_Toc283154606"</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Print Receipt – BBQRMS-48 (INCOMPLETE)</w:t>
            </w:r>
            <w:r>
              <w:rPr>
                <w:noProof/>
                <w:webHidden/>
              </w:rPr>
              <w:tab/>
            </w:r>
            <w:r>
              <w:rPr>
                <w:noProof/>
                <w:webHidden/>
              </w:rPr>
              <w:fldChar w:fldCharType="begin"/>
            </w:r>
            <w:r>
              <w:rPr>
                <w:noProof/>
                <w:webHidden/>
              </w:rPr>
              <w:instrText xml:space="preserve"> PAGEREF _Toc283154606 \h </w:instrText>
            </w:r>
            <w:r>
              <w:rPr>
                <w:noProof/>
                <w:webHidden/>
              </w:rPr>
            </w:r>
          </w:ins>
          <w:r>
            <w:rPr>
              <w:noProof/>
              <w:webHidden/>
            </w:rPr>
            <w:fldChar w:fldCharType="separate"/>
          </w:r>
          <w:ins w:id="152" w:author="Jerod Hodgkin" w:date="2011-01-18T22:53:00Z">
            <w:r>
              <w:rPr>
                <w:noProof/>
                <w:webHidden/>
              </w:rPr>
              <w:t>34</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53" w:author="Jerod Hodgkin" w:date="2011-01-18T22:53:00Z"/>
              <w:noProof/>
            </w:rPr>
          </w:pPr>
          <w:ins w:id="154"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"_Toc283154607"</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Open Cash Drawer – BBQRMS-52 (INCOMPLETE)</w:t>
            </w:r>
            <w:r>
              <w:rPr>
                <w:noProof/>
                <w:webHidden/>
              </w:rPr>
              <w:tab/>
            </w:r>
            <w:r>
              <w:rPr>
                <w:noProof/>
                <w:webHidden/>
              </w:rPr>
              <w:fldChar w:fldCharType="begin"/>
            </w:r>
            <w:r>
              <w:rPr>
                <w:noProof/>
                <w:webHidden/>
              </w:rPr>
              <w:instrText xml:space="preserve"> PAGEREF _Toc283154607 \h </w:instrText>
            </w:r>
            <w:r>
              <w:rPr>
                <w:noProof/>
                <w:webHidden/>
              </w:rPr>
            </w:r>
          </w:ins>
          <w:r>
            <w:rPr>
              <w:noProof/>
              <w:webHidden/>
            </w:rPr>
            <w:fldChar w:fldCharType="separate"/>
          </w:r>
          <w:ins w:id="155" w:author="Jerod Hodgkin" w:date="2011-01-18T22:53:00Z">
            <w:r>
              <w:rPr>
                <w:noProof/>
                <w:webHidden/>
              </w:rPr>
              <w:t>34</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156" w:author="Jerod Hodgkin" w:date="2011-01-18T22:53:00Z"/>
              <w:noProof/>
            </w:rPr>
          </w:pPr>
          <w:ins w:id="157"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"_Toc283154608"</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Admin Functions</w:t>
            </w:r>
            <w:r>
              <w:rPr>
                <w:noProof/>
                <w:webHidden/>
              </w:rPr>
              <w:tab/>
            </w:r>
            <w:r>
              <w:rPr>
                <w:noProof/>
                <w:webHidden/>
              </w:rPr>
              <w:fldChar w:fldCharType="begin"/>
            </w:r>
            <w:r>
              <w:rPr>
                <w:noProof/>
                <w:webHidden/>
              </w:rPr>
              <w:instrText xml:space="preserve"> PAGEREF _Toc283154608 \h </w:instrText>
            </w:r>
            <w:r>
              <w:rPr>
                <w:noProof/>
                <w:webHidden/>
              </w:rPr>
            </w:r>
          </w:ins>
          <w:r>
            <w:rPr>
              <w:noProof/>
              <w:webHidden/>
            </w:rPr>
            <w:fldChar w:fldCharType="separate"/>
          </w:r>
          <w:ins w:id="158" w:author="Jerod Hodgkin" w:date="2011-01-18T22:53:00Z">
            <w:r>
              <w:rPr>
                <w:noProof/>
                <w:webHidden/>
              </w:rPr>
              <w:t>35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59" w:author="Jerod Hodgkin" w:date="2011-01-18T22:53:00Z"/>
              <w:noProof/>
            </w:rPr>
          </w:pPr>
          <w:ins w:id="160"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"_Toc283154609"</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Managers Dashboard – BBQRMS-50</w:t>
            </w:r>
            <w:r>
              <w:rPr>
                <w:noProof/>
                <w:webHidden/>
              </w:rPr>
              <w:tab/>
            </w:r>
            <w:r>
              <w:rPr>
                <w:noProof/>
                <w:webHidden/>
              </w:rPr>
              <w:fldChar w:fldCharType="begin"/>
            </w:r>
            <w:r>
              <w:rPr>
                <w:noProof/>
                <w:webHidden/>
              </w:rPr>
              <w:instrText xml:space="preserve"> PAGEREF _Toc283154609 \h </w:instrText>
            </w:r>
            <w:r>
              <w:rPr>
                <w:noProof/>
                <w:webHidden/>
              </w:rPr>
            </w:r>
          </w:ins>
          <w:r>
            <w:rPr>
              <w:noProof/>
              <w:webHidden/>
            </w:rPr>
            <w:fldChar w:fldCharType="separate"/>
          </w:r>
          <w:ins w:id="161" w:author="Jerod Hodgkin" w:date="2011-01-18T22:53:00Z">
            <w:r>
              <w:rPr>
                <w:noProof/>
                <w:webHidden/>
              </w:rPr>
              <w:t>35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62" w:author="Jerod Hodgkin" w:date="2011-01-18T22:53:00Z"/>
              <w:noProof/>
            </w:rPr>
          </w:pPr>
          <w:ins w:id="163"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"_Toc283154610"</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Display whose on the clock – BBQRMS-51 (INCOMPLETE)</w:t>
            </w:r>
            <w:r>
              <w:rPr>
                <w:noProof/>
                <w:webHidden/>
              </w:rPr>
              <w:tab/>
            </w:r>
            <w:r>
              <w:rPr>
                <w:noProof/>
                <w:webHidden/>
              </w:rPr>
              <w:fldChar w:fldCharType="begin"/>
            </w:r>
            <w:r>
              <w:rPr>
                <w:noProof/>
                <w:webHidden/>
              </w:rPr>
              <w:instrText xml:space="preserve"> PAGEREF _Toc283154610 \h </w:instrText>
            </w:r>
            <w:r>
              <w:rPr>
                <w:noProof/>
                <w:webHidden/>
              </w:rPr>
            </w:r>
          </w:ins>
          <w:r>
            <w:rPr>
              <w:noProof/>
              <w:webHidden/>
            </w:rPr>
            <w:fldChar w:fldCharType="separate"/>
          </w:r>
          <w:ins w:id="164" w:author="Jerod Hodgkin" w:date="2011-01-18T22:53:00Z">
            <w:r>
              <w:rPr>
                <w:noProof/>
                <w:webHidden/>
              </w:rPr>
              <w:t>35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65" w:author="Jerod Hodgkin" w:date="2011-01-18T22:53:00Z"/>
              <w:noProof/>
            </w:rPr>
          </w:pPr>
          <w:ins w:id="166"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"_Toc283154611"</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Display Estimated Daily Profit – BBQRMS-54</w:t>
            </w:r>
            <w:r w:rsidRPr="00AA6279">
              <w:rPr>
                <w:rStyle w:val="Hyperlink"/>
                <w:rFonts w:eastAsia="Arial"/>
                <w:noProof/>
                <w:lang w:bidi="en-US"/>
              </w:rPr>
              <w:t xml:space="preserve"> (INCOMPLETE)</w:t>
            </w:r>
            <w:r>
              <w:rPr>
                <w:noProof/>
                <w:webHidden/>
              </w:rPr>
              <w:tab/>
            </w:r>
            <w:r>
              <w:rPr>
                <w:noProof/>
                <w:webHidden/>
              </w:rPr>
              <w:fldChar w:fldCharType="begin"/>
            </w:r>
            <w:r>
              <w:rPr>
                <w:noProof/>
                <w:webHidden/>
              </w:rPr>
              <w:instrText xml:space="preserve"> PAGEREF _Toc283154611 \h </w:instrText>
            </w:r>
            <w:r>
              <w:rPr>
                <w:noProof/>
                <w:webHidden/>
              </w:rPr>
            </w:r>
          </w:ins>
          <w:r>
            <w:rPr>
              <w:noProof/>
              <w:webHidden/>
            </w:rPr>
            <w:fldChar w:fldCharType="separate"/>
          </w:r>
          <w:ins w:id="167" w:author="Jerod Hodgkin" w:date="2011-01-18T22:53:00Z">
            <w:r>
              <w:rPr>
                <w:noProof/>
                <w:webHidden/>
              </w:rPr>
              <w:t>35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68" w:author="Jerod Hodgkin" w:date="2011-01-18T22:53:00Z"/>
              <w:noProof/>
            </w:rPr>
          </w:pPr>
          <w:ins w:id="169"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"_Toc283154612"</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Display Estimated Cost of Goods – BBQRMS-55</w:t>
            </w:r>
            <w:r w:rsidRPr="00AA6279">
              <w:rPr>
                <w:rStyle w:val="Hyperlink"/>
                <w:rFonts w:eastAsia="Arial"/>
                <w:noProof/>
                <w:lang w:bidi="en-US"/>
              </w:rPr>
              <w:t xml:space="preserve"> (INCOMPLETE)</w:t>
            </w:r>
            <w:r>
              <w:rPr>
                <w:noProof/>
                <w:webHidden/>
              </w:rPr>
              <w:tab/>
            </w:r>
            <w:r>
              <w:rPr>
                <w:noProof/>
                <w:webHidden/>
              </w:rPr>
              <w:fldChar w:fldCharType="begin"/>
            </w:r>
            <w:r>
              <w:rPr>
                <w:noProof/>
                <w:webHidden/>
              </w:rPr>
              <w:instrText xml:space="preserve"> PAGEREF _Toc283154612 \h </w:instrText>
            </w:r>
            <w:r>
              <w:rPr>
                <w:noProof/>
                <w:webHidden/>
              </w:rPr>
            </w:r>
          </w:ins>
          <w:r>
            <w:rPr>
              <w:noProof/>
              <w:webHidden/>
            </w:rPr>
            <w:fldChar w:fldCharType="separate"/>
          </w:r>
          <w:ins w:id="170" w:author="Jerod Hodgkin" w:date="2011-01-18T22:53:00Z">
            <w:r>
              <w:rPr>
                <w:noProof/>
                <w:webHidden/>
              </w:rPr>
              <w:t>35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71" w:author="Jerod Hodgkin" w:date="2011-01-18T22:53:00Z"/>
              <w:noProof/>
            </w:rPr>
          </w:pPr>
          <w:ins w:id="172"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"_Toc283154613"</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Add/Edit Roles and Privileges – BBQRMS-40</w:t>
            </w:r>
            <w:r w:rsidRPr="00AA6279">
              <w:rPr>
                <w:rStyle w:val="Hyperlink"/>
                <w:rFonts w:eastAsia="Arial"/>
                <w:noProof/>
                <w:lang w:bidi="en-US"/>
              </w:rPr>
              <w:t xml:space="preserve"> (INCOMPLETE)</w:t>
            </w:r>
            <w:r>
              <w:rPr>
                <w:noProof/>
                <w:webHidden/>
              </w:rPr>
              <w:tab/>
            </w:r>
            <w:r>
              <w:rPr>
                <w:noProof/>
                <w:webHidden/>
              </w:rPr>
              <w:fldChar w:fldCharType="begin"/>
            </w:r>
            <w:r>
              <w:rPr>
                <w:noProof/>
                <w:webHidden/>
              </w:rPr>
              <w:instrText xml:space="preserve"> PAGEREF _Toc283154613 \h </w:instrText>
            </w:r>
            <w:r>
              <w:rPr>
                <w:noProof/>
                <w:webHidden/>
              </w:rPr>
            </w:r>
          </w:ins>
          <w:r>
            <w:rPr>
              <w:noProof/>
              <w:webHidden/>
            </w:rPr>
            <w:fldChar w:fldCharType="separate"/>
          </w:r>
          <w:ins w:id="173" w:author="Jerod Hodgkin" w:date="2011-01-18T22:53:00Z">
            <w:r>
              <w:rPr>
                <w:noProof/>
                <w:webHidden/>
              </w:rPr>
              <w:t>35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74" w:author="Jerod Hodgkin" w:date="2011-01-18T22:53:00Z"/>
              <w:noProof/>
            </w:rPr>
          </w:pPr>
          <w:ins w:id="175"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"_Toc283154614"</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Add/Edit Employees – BBQRMS-39</w:t>
            </w:r>
            <w:r>
              <w:rPr>
                <w:noProof/>
                <w:webHidden/>
              </w:rPr>
              <w:tab/>
            </w:r>
            <w:r>
              <w:rPr>
                <w:noProof/>
                <w:webHidden/>
              </w:rPr>
              <w:fldChar w:fldCharType="begin"/>
            </w:r>
            <w:r>
              <w:rPr>
                <w:noProof/>
                <w:webHidden/>
              </w:rPr>
              <w:instrText xml:space="preserve"> PAGEREF _Toc283154614 \h </w:instrText>
            </w:r>
            <w:r>
              <w:rPr>
                <w:noProof/>
                <w:webHidden/>
              </w:rPr>
            </w:r>
          </w:ins>
          <w:r>
            <w:rPr>
              <w:noProof/>
              <w:webHidden/>
            </w:rPr>
            <w:fldChar w:fldCharType="separate"/>
          </w:r>
          <w:ins w:id="176" w:author="Jerod Hodgkin" w:date="2011-01-18T22:53:00Z">
            <w:r>
              <w:rPr>
                <w:noProof/>
                <w:webHidden/>
              </w:rPr>
              <w:t>35</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177" w:author="Jerod Hodgkin" w:date="2011-01-18T22:53:00Z"/>
              <w:noProof/>
            </w:rPr>
          </w:pPr>
          <w:ins w:id="178"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"_Toc283154615"</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Security</w:t>
            </w:r>
            <w:r>
              <w:rPr>
                <w:noProof/>
                <w:webHidden/>
              </w:rPr>
              <w:tab/>
            </w:r>
            <w:r>
              <w:rPr>
                <w:noProof/>
                <w:webHidden/>
              </w:rPr>
              <w:fldChar w:fldCharType="begin"/>
            </w:r>
            <w:r>
              <w:rPr>
                <w:noProof/>
                <w:webHidden/>
              </w:rPr>
              <w:instrText xml:space="preserve"> PAGEREF _Toc283154615 \h </w:instrText>
            </w:r>
            <w:r>
              <w:rPr>
                <w:noProof/>
                <w:webHidden/>
              </w:rPr>
            </w:r>
          </w:ins>
          <w:r>
            <w:rPr>
              <w:noProof/>
              <w:webHidden/>
            </w:rPr>
            <w:fldChar w:fldCharType="separate"/>
          </w:r>
          <w:ins w:id="179" w:author="Jerod Hodgkin" w:date="2011-01-18T22:53:00Z">
            <w:r>
              <w:rPr>
                <w:noProof/>
                <w:webHidden/>
              </w:rPr>
              <w:t>36</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80" w:author="Jerod Hodgkin" w:date="2011-01-18T22:53:00Z"/>
              <w:noProof/>
            </w:rPr>
          </w:pPr>
          <w:ins w:id="181"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"_Toc283154616"</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Program Features are limited by assigned user role – BBQRMS-24</w:t>
            </w:r>
            <w:r w:rsidRPr="00AA6279">
              <w:rPr>
                <w:rStyle w:val="Hyperlink"/>
                <w:rFonts w:eastAsia="Arial"/>
                <w:bCs/>
                <w:noProof/>
                <w:lang w:bidi="en-US"/>
              </w:rPr>
              <w:t>(INCOMPLETE)</w:t>
            </w:r>
            <w:r>
              <w:rPr>
                <w:noProof/>
                <w:webHidden/>
              </w:rPr>
              <w:tab/>
            </w:r>
            <w:r>
              <w:rPr>
                <w:noProof/>
                <w:webHidden/>
              </w:rPr>
              <w:fldChar w:fldCharType="begin"/>
            </w:r>
            <w:r>
              <w:rPr>
                <w:noProof/>
                <w:webHidden/>
              </w:rPr>
              <w:instrText xml:space="preserve"> PAGEREF _Toc283154616 \h </w:instrText>
            </w:r>
            <w:r>
              <w:rPr>
                <w:noProof/>
                <w:webHidden/>
              </w:rPr>
            </w:r>
          </w:ins>
          <w:r>
            <w:rPr>
              <w:noProof/>
              <w:webHidden/>
            </w:rPr>
            <w:fldChar w:fldCharType="separate"/>
          </w:r>
          <w:ins w:id="182" w:author="Jerod Hodgkin" w:date="2011-01-18T22:53:00Z">
            <w:r>
              <w:rPr>
                <w:noProof/>
                <w:webHidden/>
              </w:rPr>
              <w:t>36</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83" w:author="Jerod Hodgkin" w:date="2011-01-18T22:53:00Z"/>
              <w:noProof/>
            </w:rPr>
          </w:pPr>
          <w:ins w:id="184"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"_Toc283154617"</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Change Pin – BBQRMS-25</w:t>
            </w:r>
            <w:r w:rsidRPr="00AA6279">
              <w:rPr>
                <w:rStyle w:val="Hyperlink"/>
                <w:rFonts w:eastAsia="Arial"/>
                <w:bCs/>
                <w:noProof/>
                <w:lang w:bidi="en-US"/>
              </w:rPr>
              <w:t>(INCOMPLETE)</w:t>
            </w:r>
            <w:r>
              <w:rPr>
                <w:noProof/>
                <w:webHidden/>
              </w:rPr>
              <w:tab/>
            </w:r>
            <w:r>
              <w:rPr>
                <w:noProof/>
                <w:webHidden/>
              </w:rPr>
              <w:fldChar w:fldCharType="begin"/>
            </w:r>
            <w:r>
              <w:rPr>
                <w:noProof/>
                <w:webHidden/>
              </w:rPr>
              <w:instrText xml:space="preserve"> PAGEREF _Toc283154617 \h </w:instrText>
            </w:r>
            <w:r>
              <w:rPr>
                <w:noProof/>
                <w:webHidden/>
              </w:rPr>
            </w:r>
          </w:ins>
          <w:r>
            <w:rPr>
              <w:noProof/>
              <w:webHidden/>
            </w:rPr>
            <w:fldChar w:fldCharType="separate"/>
          </w:r>
          <w:ins w:id="185" w:author="Jerod Hodgkin" w:date="2011-01-18T22:53:00Z">
            <w:r>
              <w:rPr>
                <w:noProof/>
                <w:webHidden/>
              </w:rPr>
              <w:t>36</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86" w:author="Jerod Hodgkin" w:date="2011-01-18T22:53:00Z"/>
              <w:noProof/>
            </w:rPr>
          </w:pPr>
          <w:ins w:id="187"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"_Toc283154618"</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Clock-in/out – BBQRMS-30</w:t>
            </w:r>
            <w:r w:rsidRPr="00AA6279">
              <w:rPr>
                <w:rStyle w:val="Hyperlink"/>
                <w:rFonts w:eastAsia="Arial"/>
                <w:bCs/>
                <w:noProof/>
                <w:lang w:bidi="en-US"/>
              </w:rPr>
              <w:t>(INCOMPLETE)</w:t>
            </w:r>
            <w:r>
              <w:rPr>
                <w:noProof/>
                <w:webHidden/>
              </w:rPr>
              <w:tab/>
            </w:r>
            <w:r>
              <w:rPr>
                <w:noProof/>
                <w:webHidden/>
              </w:rPr>
              <w:fldChar w:fldCharType="begin"/>
            </w:r>
            <w:r>
              <w:rPr>
                <w:noProof/>
                <w:webHidden/>
              </w:rPr>
              <w:instrText xml:space="preserve"> PAGEREF _Toc283154618 \h </w:instrText>
            </w:r>
            <w:r>
              <w:rPr>
                <w:noProof/>
                <w:webHidden/>
              </w:rPr>
            </w:r>
          </w:ins>
          <w:r>
            <w:rPr>
              <w:noProof/>
              <w:webHidden/>
            </w:rPr>
            <w:fldChar w:fldCharType="separate"/>
          </w:r>
          <w:ins w:id="188" w:author="Jerod Hodgkin" w:date="2011-01-18T22:53:00Z">
            <w:r>
              <w:rPr>
                <w:noProof/>
                <w:webHidden/>
              </w:rPr>
              <w:t>36</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89" w:author="Jerod Hodgkin" w:date="2011-01-18T22:53:00Z"/>
              <w:noProof/>
            </w:rPr>
          </w:pPr>
          <w:ins w:id="190"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"_Toc283154619"</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Log-in – BBQRMS-22</w:t>
            </w:r>
            <w:r w:rsidRPr="00AA6279">
              <w:rPr>
                <w:rStyle w:val="Hyperlink"/>
                <w:rFonts w:eastAsia="Arial"/>
                <w:bCs/>
                <w:noProof/>
                <w:lang w:bidi="en-US"/>
              </w:rPr>
              <w:t>(INCOMPLETE)</w:t>
            </w:r>
            <w:r>
              <w:rPr>
                <w:noProof/>
                <w:webHidden/>
              </w:rPr>
              <w:tab/>
            </w:r>
            <w:r>
              <w:rPr>
                <w:noProof/>
                <w:webHidden/>
              </w:rPr>
              <w:fldChar w:fldCharType="begin"/>
            </w:r>
            <w:r>
              <w:rPr>
                <w:noProof/>
                <w:webHidden/>
              </w:rPr>
              <w:instrText xml:space="preserve"> PAGEREF _Toc283154619 \h </w:instrText>
            </w:r>
            <w:r>
              <w:rPr>
                <w:noProof/>
                <w:webHidden/>
              </w:rPr>
            </w:r>
          </w:ins>
          <w:r>
            <w:rPr>
              <w:noProof/>
              <w:webHidden/>
            </w:rPr>
            <w:fldChar w:fldCharType="separate"/>
          </w:r>
          <w:ins w:id="191" w:author="Jerod Hodgkin" w:date="2011-01-18T22:53:00Z">
            <w:r>
              <w:rPr>
                <w:noProof/>
                <w:webHidden/>
              </w:rPr>
              <w:t>36</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92" w:author="Jerod Hodgkin" w:date="2011-01-18T22:53:00Z"/>
              <w:noProof/>
            </w:rPr>
          </w:pPr>
          <w:ins w:id="193"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"_Toc283154620"</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Log-out – BBQRMS-23</w:t>
            </w:r>
            <w:r w:rsidRPr="00AA6279">
              <w:rPr>
                <w:rStyle w:val="Hyperlink"/>
                <w:rFonts w:eastAsia="Arial"/>
                <w:bCs/>
                <w:noProof/>
                <w:lang w:bidi="en-US"/>
              </w:rPr>
              <w:t>(INCOMPLETE)</w:t>
            </w:r>
            <w:r>
              <w:rPr>
                <w:noProof/>
                <w:webHidden/>
              </w:rPr>
              <w:tab/>
            </w:r>
            <w:r>
              <w:rPr>
                <w:noProof/>
                <w:webHidden/>
              </w:rPr>
              <w:fldChar w:fldCharType="begin"/>
            </w:r>
            <w:r>
              <w:rPr>
                <w:noProof/>
                <w:webHidden/>
              </w:rPr>
              <w:instrText xml:space="preserve"> PAGEREF _Toc283154620 \h </w:instrText>
            </w:r>
            <w:r>
              <w:rPr>
                <w:noProof/>
                <w:webHidden/>
              </w:rPr>
            </w:r>
          </w:ins>
          <w:r>
            <w:rPr>
              <w:noProof/>
              <w:webHidden/>
            </w:rPr>
            <w:fldChar w:fldCharType="separate"/>
          </w:r>
          <w:ins w:id="194" w:author="Jerod Hodgkin" w:date="2011-01-18T22:53:00Z">
            <w:r>
              <w:rPr>
                <w:noProof/>
                <w:webHidden/>
              </w:rPr>
              <w:t>36</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195" w:author="Jerod Hodgkin" w:date="2011-01-18T22:53:00Z"/>
              <w:noProof/>
            </w:rPr>
          </w:pPr>
          <w:ins w:id="196"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"_Toc283154621"</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Reporting</w:t>
            </w:r>
            <w:r>
              <w:rPr>
                <w:noProof/>
                <w:webHidden/>
              </w:rPr>
              <w:tab/>
            </w:r>
            <w:r>
              <w:rPr>
                <w:noProof/>
                <w:webHidden/>
              </w:rPr>
              <w:fldChar w:fldCharType="begin"/>
            </w:r>
            <w:r>
              <w:rPr>
                <w:noProof/>
                <w:webHidden/>
              </w:rPr>
              <w:instrText xml:space="preserve"> PAGEREF _Toc283154621 \h </w:instrText>
            </w:r>
            <w:r>
              <w:rPr>
                <w:noProof/>
                <w:webHidden/>
              </w:rPr>
            </w:r>
          </w:ins>
          <w:r>
            <w:rPr>
              <w:noProof/>
              <w:webHidden/>
            </w:rPr>
            <w:fldChar w:fldCharType="separate"/>
          </w:r>
          <w:ins w:id="197" w:author="Jerod Hodgkin" w:date="2011-01-18T22:53:00Z">
            <w:r>
              <w:rPr>
                <w:noProof/>
                <w:webHidden/>
              </w:rPr>
              <w:t>37</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198" w:author="Jerod Hodgkin" w:date="2011-01-18T22:53:00Z"/>
              <w:noProof/>
            </w:rPr>
          </w:pPr>
          <w:ins w:id="199"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"_Toc283154622"</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Sales Reporting – BBQRMS-28</w:t>
            </w:r>
            <w:r>
              <w:rPr>
                <w:noProof/>
                <w:webHidden/>
              </w:rPr>
              <w:tab/>
            </w:r>
            <w:r>
              <w:rPr>
                <w:noProof/>
                <w:webHidden/>
              </w:rPr>
              <w:fldChar w:fldCharType="begin"/>
            </w:r>
            <w:r>
              <w:rPr>
                <w:noProof/>
                <w:webHidden/>
              </w:rPr>
              <w:instrText xml:space="preserve"> PAGEREF _Toc283154622 \h </w:instrText>
            </w:r>
            <w:r>
              <w:rPr>
                <w:noProof/>
                <w:webHidden/>
              </w:rPr>
            </w:r>
          </w:ins>
          <w:r>
            <w:rPr>
              <w:noProof/>
              <w:webHidden/>
            </w:rPr>
            <w:fldChar w:fldCharType="separate"/>
          </w:r>
          <w:ins w:id="200" w:author="Jerod Hodgkin" w:date="2011-01-18T22:53:00Z">
            <w:r>
              <w:rPr>
                <w:noProof/>
                <w:webHidden/>
              </w:rPr>
              <w:t>37</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01" w:author="Jerod Hodgkin" w:date="2011-01-18T22:53:00Z"/>
              <w:noProof/>
            </w:rPr>
          </w:pPr>
          <w:ins w:id="202"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"_Toc283154623"</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Integrated Reporting Tool – BBQRMS-43</w:t>
            </w:r>
            <w:r w:rsidRPr="00AA6279">
              <w:rPr>
                <w:rStyle w:val="Hyperlink"/>
                <w:rFonts w:eastAsia="Arial"/>
                <w:bCs/>
                <w:noProof/>
                <w:lang w:bidi="en-US"/>
              </w:rPr>
              <w:t>(INCOMPLETE)</w:t>
            </w:r>
            <w:r>
              <w:rPr>
                <w:noProof/>
                <w:webHidden/>
              </w:rPr>
              <w:tab/>
            </w:r>
            <w:r>
              <w:rPr>
                <w:noProof/>
                <w:webHidden/>
              </w:rPr>
              <w:fldChar w:fldCharType="begin"/>
            </w:r>
            <w:r>
              <w:rPr>
                <w:noProof/>
                <w:webHidden/>
              </w:rPr>
              <w:instrText xml:space="preserve"> PAGEREF _Toc283154623 \h </w:instrText>
            </w:r>
            <w:r>
              <w:rPr>
                <w:noProof/>
                <w:webHidden/>
              </w:rPr>
            </w:r>
          </w:ins>
          <w:r>
            <w:rPr>
              <w:noProof/>
              <w:webHidden/>
            </w:rPr>
            <w:fldChar w:fldCharType="separate"/>
          </w:r>
          <w:ins w:id="203" w:author="Jerod Hodgkin" w:date="2011-01-18T22:53:00Z">
            <w:r>
              <w:rPr>
                <w:noProof/>
                <w:webHidden/>
              </w:rPr>
              <w:t>37</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04" w:author="Jerod Hodgkin" w:date="2011-01-18T22:53:00Z"/>
              <w:noProof/>
            </w:rPr>
          </w:pPr>
          <w:ins w:id="205"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"_Toc283154624"</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Daily Shopping List – BBQRMS-2</w:t>
            </w:r>
            <w:r w:rsidRPr="00AA6279">
              <w:rPr>
                <w:rStyle w:val="Hyperlink"/>
                <w:rFonts w:eastAsia="Arial"/>
                <w:bCs/>
                <w:noProof/>
                <w:lang w:bidi="en-US"/>
              </w:rPr>
              <w:t>(INCOMPLETE)</w:t>
            </w:r>
            <w:r>
              <w:rPr>
                <w:noProof/>
                <w:webHidden/>
              </w:rPr>
              <w:tab/>
            </w:r>
            <w:r>
              <w:rPr>
                <w:noProof/>
                <w:webHidden/>
              </w:rPr>
              <w:fldChar w:fldCharType="begin"/>
            </w:r>
            <w:r>
              <w:rPr>
                <w:noProof/>
                <w:webHidden/>
              </w:rPr>
              <w:instrText xml:space="preserve"> PAGEREF _Toc283154624 \h </w:instrText>
            </w:r>
            <w:r>
              <w:rPr>
                <w:noProof/>
                <w:webHidden/>
              </w:rPr>
            </w:r>
          </w:ins>
          <w:r>
            <w:rPr>
              <w:noProof/>
              <w:webHidden/>
            </w:rPr>
            <w:fldChar w:fldCharType="separate"/>
          </w:r>
          <w:ins w:id="206" w:author="Jerod Hodgkin" w:date="2011-01-18T22:53:00Z">
            <w:r>
              <w:rPr>
                <w:noProof/>
                <w:webHidden/>
              </w:rPr>
              <w:t>37</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07" w:author="Jerod Hodgkin" w:date="2011-01-18T22:53:00Z"/>
              <w:noProof/>
            </w:rPr>
          </w:pPr>
          <w:ins w:id="208"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"_Toc283154625"</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Income Statement – BBQRMS-26</w:t>
            </w:r>
            <w:r w:rsidRPr="00AA6279">
              <w:rPr>
                <w:rStyle w:val="Hyperlink"/>
                <w:rFonts w:eastAsia="Arial"/>
                <w:bCs/>
                <w:noProof/>
                <w:lang w:bidi="en-US"/>
              </w:rPr>
              <w:t xml:space="preserve"> (INCOMPLETE)</w:t>
            </w:r>
            <w:r>
              <w:rPr>
                <w:noProof/>
                <w:webHidden/>
              </w:rPr>
              <w:tab/>
            </w:r>
            <w:r>
              <w:rPr>
                <w:noProof/>
                <w:webHidden/>
              </w:rPr>
              <w:fldChar w:fldCharType="begin"/>
            </w:r>
            <w:r>
              <w:rPr>
                <w:noProof/>
                <w:webHidden/>
              </w:rPr>
              <w:instrText xml:space="preserve"> PAGEREF _Toc283154625 \h </w:instrText>
            </w:r>
            <w:r>
              <w:rPr>
                <w:noProof/>
                <w:webHidden/>
              </w:rPr>
            </w:r>
          </w:ins>
          <w:r>
            <w:rPr>
              <w:noProof/>
              <w:webHidden/>
            </w:rPr>
            <w:fldChar w:fldCharType="separate"/>
          </w:r>
          <w:ins w:id="209" w:author="Jerod Hodgkin" w:date="2011-01-18T22:53:00Z">
            <w:r>
              <w:rPr>
                <w:noProof/>
                <w:webHidden/>
              </w:rPr>
              <w:t>38</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10" w:author="Jerod Hodgkin" w:date="2011-01-18T22:53:00Z"/>
              <w:noProof/>
            </w:rPr>
          </w:pPr>
          <w:ins w:id="211"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"_Toc283154626"</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Inventory Turns – BBQRMS-29</w:t>
            </w:r>
            <w:r w:rsidRPr="00AA6279">
              <w:rPr>
                <w:rStyle w:val="Hyperlink"/>
                <w:rFonts w:eastAsia="Arial"/>
                <w:bCs/>
                <w:noProof/>
                <w:lang w:bidi="en-US"/>
              </w:rPr>
              <w:t>(INCOMPLETE)</w:t>
            </w:r>
            <w:r>
              <w:rPr>
                <w:noProof/>
                <w:webHidden/>
              </w:rPr>
              <w:tab/>
            </w:r>
            <w:r>
              <w:rPr>
                <w:noProof/>
                <w:webHidden/>
              </w:rPr>
              <w:fldChar w:fldCharType="begin"/>
            </w:r>
            <w:r>
              <w:rPr>
                <w:noProof/>
                <w:webHidden/>
              </w:rPr>
              <w:instrText xml:space="preserve"> PAGEREF _Toc283154626 \h </w:instrText>
            </w:r>
            <w:r>
              <w:rPr>
                <w:noProof/>
                <w:webHidden/>
              </w:rPr>
            </w:r>
          </w:ins>
          <w:r>
            <w:rPr>
              <w:noProof/>
              <w:webHidden/>
            </w:rPr>
            <w:fldChar w:fldCharType="separate"/>
          </w:r>
          <w:ins w:id="212" w:author="Jerod Hodgkin" w:date="2011-01-18T22:53:00Z">
            <w:r>
              <w:rPr>
                <w:noProof/>
                <w:webHidden/>
              </w:rPr>
              <w:t>38</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13" w:author="Jerod Hodgkin" w:date="2011-01-18T22:53:00Z"/>
              <w:noProof/>
            </w:rPr>
          </w:pPr>
          <w:ins w:id="214"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"_Toc283154627"</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Weekly Prime Cost Report – BBQRMS-27</w:t>
            </w:r>
            <w:r w:rsidRPr="00AA6279">
              <w:rPr>
                <w:rStyle w:val="Hyperlink"/>
                <w:rFonts w:eastAsia="Arial"/>
                <w:bCs/>
                <w:noProof/>
                <w:lang w:bidi="en-US"/>
              </w:rPr>
              <w:t>(INCOMPLETE)</w:t>
            </w:r>
            <w:r>
              <w:rPr>
                <w:noProof/>
                <w:webHidden/>
              </w:rPr>
              <w:tab/>
            </w:r>
            <w:r>
              <w:rPr>
                <w:noProof/>
                <w:webHidden/>
              </w:rPr>
              <w:fldChar w:fldCharType="begin"/>
            </w:r>
            <w:r>
              <w:rPr>
                <w:noProof/>
                <w:webHidden/>
              </w:rPr>
              <w:instrText xml:space="preserve"> PAGEREF _Toc283154627 \h </w:instrText>
            </w:r>
            <w:r>
              <w:rPr>
                <w:noProof/>
                <w:webHidden/>
              </w:rPr>
            </w:r>
          </w:ins>
          <w:r>
            <w:rPr>
              <w:noProof/>
              <w:webHidden/>
            </w:rPr>
            <w:fldChar w:fldCharType="separate"/>
          </w:r>
          <w:ins w:id="215" w:author="Jerod Hodgkin" w:date="2011-01-18T22:53:00Z">
            <w:r>
              <w:rPr>
                <w:noProof/>
                <w:webHidden/>
              </w:rPr>
              <w:t>38</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216" w:author="Jerod Hodgkin" w:date="2011-01-18T22:53:00Z"/>
              <w:noProof/>
            </w:rPr>
          </w:pPr>
          <w:ins w:id="217" w:author="Jerod Hodgkin" w:date="2011-01-18T22:53:00Z">
            <w:r w:rsidRPr="00AA6279">
              <w:rPr>
                <w:rStyle w:val="Hyperlink"/>
                <w:noProof/>
              </w:rPr>
              <w:lastRenderedPageBreak/>
              <w:fldChar w:fldCharType="begin"/>
            </w:r>
            <w:r w:rsidRPr="00AA6279">
              <w:rPr>
                <w:rStyle w:val="Hyperlink"/>
                <w:noProof/>
              </w:rPr>
              <w:instrText xml:space="preserve"> </w:instrText>
            </w:r>
            <w:r>
              <w:rPr>
                <w:noProof/>
              </w:rPr>
              <w:instrText>HYPERLINK \l "_Toc283154628"</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Logical View</w:t>
            </w:r>
            <w:r>
              <w:rPr>
                <w:noProof/>
                <w:webHidden/>
              </w:rPr>
              <w:tab/>
            </w:r>
            <w:r>
              <w:rPr>
                <w:noProof/>
                <w:webHidden/>
              </w:rPr>
              <w:fldChar w:fldCharType="begin"/>
            </w:r>
            <w:r>
              <w:rPr>
                <w:noProof/>
                <w:webHidden/>
              </w:rPr>
              <w:instrText xml:space="preserve"> PAGEREF _Toc283154628 \h </w:instrText>
            </w:r>
            <w:r>
              <w:rPr>
                <w:noProof/>
                <w:webHidden/>
              </w:rPr>
            </w:r>
          </w:ins>
          <w:r>
            <w:rPr>
              <w:noProof/>
              <w:webHidden/>
            </w:rPr>
            <w:fldChar w:fldCharType="separate"/>
          </w:r>
          <w:ins w:id="218" w:author="Jerod Hodgkin" w:date="2011-01-18T22:53:00Z">
            <w:r>
              <w:rPr>
                <w:noProof/>
                <w:webHidden/>
              </w:rPr>
              <w:t>39</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19" w:author="Jerod Hodgkin" w:date="2011-01-18T22:53:00Z"/>
              <w:noProof/>
            </w:rPr>
          </w:pPr>
          <w:ins w:id="220"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"_Toc283154629"</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Class Diagrams</w:t>
            </w:r>
            <w:r>
              <w:rPr>
                <w:noProof/>
                <w:webHidden/>
              </w:rPr>
              <w:tab/>
            </w:r>
            <w:r>
              <w:rPr>
                <w:noProof/>
                <w:webHidden/>
              </w:rPr>
              <w:fldChar w:fldCharType="begin"/>
            </w:r>
            <w:r>
              <w:rPr>
                <w:noProof/>
                <w:webHidden/>
              </w:rPr>
              <w:instrText xml:space="preserve"> PAGEREF _Toc283154629 \h </w:instrText>
            </w:r>
            <w:r>
              <w:rPr>
                <w:noProof/>
                <w:webHidden/>
              </w:rPr>
            </w:r>
          </w:ins>
          <w:r>
            <w:rPr>
              <w:noProof/>
              <w:webHidden/>
            </w:rPr>
            <w:fldChar w:fldCharType="separate"/>
          </w:r>
          <w:ins w:id="221" w:author="Jerod Hodgkin" w:date="2011-01-18T22:53:00Z">
            <w:r>
              <w:rPr>
                <w:noProof/>
                <w:webHidden/>
              </w:rPr>
              <w:t>40</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222" w:author="Jerod Hodgkin" w:date="2011-01-18T22:53:00Z"/>
              <w:noProof/>
            </w:rPr>
          </w:pPr>
          <w:ins w:id="223"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"_Toc283154630"</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Development View</w:t>
            </w:r>
            <w:r>
              <w:rPr>
                <w:noProof/>
                <w:webHidden/>
              </w:rPr>
              <w:tab/>
            </w:r>
            <w:r>
              <w:rPr>
                <w:noProof/>
                <w:webHidden/>
              </w:rPr>
              <w:fldChar w:fldCharType="begin"/>
            </w:r>
            <w:r>
              <w:rPr>
                <w:noProof/>
                <w:webHidden/>
              </w:rPr>
              <w:instrText xml:space="preserve"> PAGEREF _Toc283154630 \h </w:instrText>
            </w:r>
            <w:r>
              <w:rPr>
                <w:noProof/>
                <w:webHidden/>
              </w:rPr>
            </w:r>
          </w:ins>
          <w:r>
            <w:rPr>
              <w:noProof/>
              <w:webHidden/>
            </w:rPr>
            <w:fldChar w:fldCharType="separate"/>
          </w:r>
          <w:ins w:id="224" w:author="Jerod Hodgkin" w:date="2011-01-18T22:53:00Z">
            <w:r>
              <w:rPr>
                <w:noProof/>
                <w:webHidden/>
              </w:rPr>
              <w:t>45</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25" w:author="Jerod Hodgkin" w:date="2011-01-18T22:53:00Z"/>
              <w:noProof/>
            </w:rPr>
          </w:pPr>
          <w:ins w:id="226"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"_Toc283154631"</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Algorithms and Data structures</w:t>
            </w:r>
            <w:r>
              <w:rPr>
                <w:noProof/>
                <w:webHidden/>
              </w:rPr>
              <w:tab/>
            </w:r>
            <w:r>
              <w:rPr>
                <w:noProof/>
                <w:webHidden/>
              </w:rPr>
              <w:fldChar w:fldCharType="begin"/>
            </w:r>
            <w:r>
              <w:rPr>
                <w:noProof/>
                <w:webHidden/>
              </w:rPr>
              <w:instrText xml:space="preserve"> PAGEREF _Toc283154631 \h </w:instrText>
            </w:r>
            <w:r>
              <w:rPr>
                <w:noProof/>
                <w:webHidden/>
              </w:rPr>
            </w:r>
          </w:ins>
          <w:r>
            <w:rPr>
              <w:noProof/>
              <w:webHidden/>
            </w:rPr>
            <w:fldChar w:fldCharType="separate"/>
          </w:r>
          <w:ins w:id="227" w:author="Jerod Hodgkin" w:date="2011-01-18T22:53:00Z">
            <w:r>
              <w:rPr>
                <w:noProof/>
                <w:webHidden/>
              </w:rPr>
              <w:t>46</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228" w:author="Jerod Hodgkin" w:date="2011-01-18T22:53:00Z"/>
              <w:noProof/>
            </w:rPr>
          </w:pPr>
          <w:ins w:id="229"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"_Toc283154632"</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Process View</w:t>
            </w:r>
            <w:r>
              <w:rPr>
                <w:noProof/>
                <w:webHidden/>
              </w:rPr>
              <w:tab/>
            </w:r>
            <w:r>
              <w:rPr>
                <w:noProof/>
                <w:webHidden/>
              </w:rPr>
              <w:fldChar w:fldCharType="begin"/>
            </w:r>
            <w:r>
              <w:rPr>
                <w:noProof/>
                <w:webHidden/>
              </w:rPr>
              <w:instrText xml:space="preserve"> PAGEREF _Toc283154632 \h </w:instrText>
            </w:r>
            <w:r>
              <w:rPr>
                <w:noProof/>
                <w:webHidden/>
              </w:rPr>
            </w:r>
          </w:ins>
          <w:r>
            <w:rPr>
              <w:noProof/>
              <w:webHidden/>
            </w:rPr>
            <w:fldChar w:fldCharType="separate"/>
          </w:r>
          <w:ins w:id="230" w:author="Jerod Hodgkin" w:date="2011-01-18T22:53:00Z">
            <w:r>
              <w:rPr>
                <w:noProof/>
                <w:webHidden/>
              </w:rPr>
              <w:t>46</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31" w:author="Jerod Hodgkin" w:date="2011-01-18T22:53:00Z"/>
              <w:noProof/>
            </w:rPr>
          </w:pPr>
          <w:ins w:id="232"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"_Toc283154633"</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Order Placement and Completion</w:t>
            </w:r>
            <w:r>
              <w:rPr>
                <w:noProof/>
                <w:webHidden/>
              </w:rPr>
              <w:tab/>
            </w:r>
            <w:r>
              <w:rPr>
                <w:noProof/>
                <w:webHidden/>
              </w:rPr>
              <w:fldChar w:fldCharType="begin"/>
            </w:r>
            <w:r>
              <w:rPr>
                <w:noProof/>
                <w:webHidden/>
              </w:rPr>
              <w:instrText xml:space="preserve"> PAGEREF _Toc283154633 \h </w:instrText>
            </w:r>
            <w:r>
              <w:rPr>
                <w:noProof/>
                <w:webHidden/>
              </w:rPr>
            </w:r>
          </w:ins>
          <w:r>
            <w:rPr>
              <w:noProof/>
              <w:webHidden/>
            </w:rPr>
            <w:fldChar w:fldCharType="separate"/>
          </w:r>
          <w:ins w:id="233" w:author="Jerod Hodgkin" w:date="2011-01-18T22:53:00Z">
            <w:r>
              <w:rPr>
                <w:noProof/>
                <w:webHidden/>
              </w:rPr>
              <w:t>46</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34" w:author="Jerod Hodgkin" w:date="2011-01-18T22:53:00Z"/>
              <w:noProof/>
            </w:rPr>
          </w:pPr>
          <w:ins w:id="235"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"_Toc283154634"</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Run Report</w:t>
            </w:r>
            <w:r>
              <w:rPr>
                <w:noProof/>
                <w:webHidden/>
              </w:rPr>
              <w:tab/>
            </w:r>
            <w:r>
              <w:rPr>
                <w:noProof/>
                <w:webHidden/>
              </w:rPr>
              <w:fldChar w:fldCharType="begin"/>
            </w:r>
            <w:r>
              <w:rPr>
                <w:noProof/>
                <w:webHidden/>
              </w:rPr>
              <w:instrText xml:space="preserve"> PAGEREF _Toc283154634 \h </w:instrText>
            </w:r>
            <w:r>
              <w:rPr>
                <w:noProof/>
                <w:webHidden/>
              </w:rPr>
            </w:r>
          </w:ins>
          <w:r>
            <w:rPr>
              <w:noProof/>
              <w:webHidden/>
            </w:rPr>
            <w:fldChar w:fldCharType="separate"/>
          </w:r>
          <w:ins w:id="236" w:author="Jerod Hodgkin" w:date="2011-01-18T22:53:00Z">
            <w:r>
              <w:rPr>
                <w:noProof/>
                <w:webHidden/>
              </w:rPr>
              <w:t>47</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37" w:author="Jerod Hodgkin" w:date="2011-01-18T22:53:00Z"/>
              <w:noProof/>
            </w:rPr>
          </w:pPr>
          <w:ins w:id="238"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"_Toc283154635"</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_Toc283154635 \h </w:instrText>
            </w:r>
            <w:r>
              <w:rPr>
                <w:noProof/>
                <w:webHidden/>
              </w:rPr>
            </w:r>
          </w:ins>
          <w:r>
            <w:rPr>
              <w:noProof/>
              <w:webHidden/>
            </w:rPr>
            <w:fldChar w:fldCharType="separate"/>
          </w:r>
          <w:ins w:id="239" w:author="Jerod Hodgkin" w:date="2011-01-18T22:53:00Z">
            <w:r>
              <w:rPr>
                <w:noProof/>
                <w:webHidden/>
              </w:rPr>
              <w:t>48</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40" w:author="Jerod Hodgkin" w:date="2011-01-18T22:53:00Z"/>
              <w:noProof/>
            </w:rPr>
          </w:pPr>
          <w:ins w:id="241"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"_Toc283154636"</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shd w:val="solid" w:color="FFFFFF" w:fill="FFFFFF"/>
                <w:lang w:bidi="en-US"/>
              </w:rPr>
              <w:t>Inventory Management</w:t>
            </w:r>
            <w:r>
              <w:rPr>
                <w:noProof/>
                <w:webHidden/>
              </w:rPr>
              <w:tab/>
            </w:r>
            <w:r>
              <w:rPr>
                <w:noProof/>
                <w:webHidden/>
              </w:rPr>
              <w:fldChar w:fldCharType="begin"/>
            </w:r>
            <w:r>
              <w:rPr>
                <w:noProof/>
                <w:webHidden/>
              </w:rPr>
              <w:instrText xml:space="preserve"> PAGEREF _Toc283154636 \h </w:instrText>
            </w:r>
            <w:r>
              <w:rPr>
                <w:noProof/>
                <w:webHidden/>
              </w:rPr>
            </w:r>
          </w:ins>
          <w:r>
            <w:rPr>
              <w:noProof/>
              <w:webHidden/>
            </w:rPr>
            <w:fldChar w:fldCharType="separate"/>
          </w:r>
          <w:ins w:id="242" w:author="Jerod Hodgkin" w:date="2011-01-18T22:53:00Z">
            <w:r>
              <w:rPr>
                <w:noProof/>
                <w:webHidden/>
              </w:rPr>
              <w:t>49</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43" w:author="Jerod Hodgkin" w:date="2011-01-18T22:53:00Z"/>
              <w:noProof/>
            </w:rPr>
          </w:pPr>
          <w:ins w:id="244"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"_Toc283154637"</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shd w:val="solid" w:color="FFFFFF" w:fill="FFFFFF"/>
                <w:lang w:bidi="en-US"/>
              </w:rPr>
              <w:t>Employee Management Activity Diagram</w:t>
            </w:r>
            <w:r>
              <w:rPr>
                <w:noProof/>
                <w:webHidden/>
              </w:rPr>
              <w:tab/>
            </w:r>
            <w:r>
              <w:rPr>
                <w:noProof/>
                <w:webHidden/>
              </w:rPr>
              <w:fldChar w:fldCharType="begin"/>
            </w:r>
            <w:r>
              <w:rPr>
                <w:noProof/>
                <w:webHidden/>
              </w:rPr>
              <w:instrText xml:space="preserve"> PAGEREF _Toc283154637 \h </w:instrText>
            </w:r>
            <w:r>
              <w:rPr>
                <w:noProof/>
                <w:webHidden/>
              </w:rPr>
            </w:r>
          </w:ins>
          <w:r>
            <w:rPr>
              <w:noProof/>
              <w:webHidden/>
            </w:rPr>
            <w:fldChar w:fldCharType="separate"/>
          </w:r>
          <w:ins w:id="245" w:author="Jerod Hodgkin" w:date="2011-01-18T22:53:00Z">
            <w:r>
              <w:rPr>
                <w:noProof/>
                <w:webHidden/>
              </w:rPr>
              <w:t>50</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246" w:author="Jerod Hodgkin" w:date="2011-01-18T22:53:00Z"/>
              <w:noProof/>
            </w:rPr>
          </w:pPr>
          <w:ins w:id="247"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"_Toc283154638"</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Physical View</w:t>
            </w:r>
            <w:r>
              <w:rPr>
                <w:noProof/>
                <w:webHidden/>
              </w:rPr>
              <w:tab/>
            </w:r>
            <w:r>
              <w:rPr>
                <w:noProof/>
                <w:webHidden/>
              </w:rPr>
              <w:fldChar w:fldCharType="begin"/>
            </w:r>
            <w:r>
              <w:rPr>
                <w:noProof/>
                <w:webHidden/>
              </w:rPr>
              <w:instrText xml:space="preserve"> PAGEREF _Toc283154638 \h </w:instrText>
            </w:r>
            <w:r>
              <w:rPr>
                <w:noProof/>
                <w:webHidden/>
              </w:rPr>
            </w:r>
          </w:ins>
          <w:r>
            <w:rPr>
              <w:noProof/>
              <w:webHidden/>
            </w:rPr>
            <w:fldChar w:fldCharType="separate"/>
          </w:r>
          <w:ins w:id="248" w:author="Jerod Hodgkin" w:date="2011-01-18T22:53:00Z">
            <w:r>
              <w:rPr>
                <w:noProof/>
                <w:webHidden/>
              </w:rPr>
              <w:t>51</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249" w:author="Jerod Hodgkin" w:date="2011-01-18T22:53:00Z"/>
              <w:noProof/>
            </w:rPr>
          </w:pPr>
          <w:ins w:id="250"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"_Toc283154639"</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Policies and Tactics</w:t>
            </w:r>
            <w:r>
              <w:rPr>
                <w:noProof/>
                <w:webHidden/>
              </w:rPr>
              <w:tab/>
            </w:r>
            <w:r>
              <w:rPr>
                <w:noProof/>
                <w:webHidden/>
              </w:rPr>
              <w:fldChar w:fldCharType="begin"/>
            </w:r>
            <w:r>
              <w:rPr>
                <w:noProof/>
                <w:webHidden/>
              </w:rPr>
              <w:instrText xml:space="preserve"> PAGEREF _Toc283154639 \h </w:instrText>
            </w:r>
            <w:r>
              <w:rPr>
                <w:noProof/>
                <w:webHidden/>
              </w:rPr>
            </w:r>
          </w:ins>
          <w:r>
            <w:rPr>
              <w:noProof/>
              <w:webHidden/>
            </w:rPr>
            <w:fldChar w:fldCharType="separate"/>
          </w:r>
          <w:ins w:id="251" w:author="Jerod Hodgkin" w:date="2011-01-18T22:53:00Z">
            <w:r>
              <w:rPr>
                <w:noProof/>
                <w:webHidden/>
              </w:rPr>
              <w:t>52</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252" w:author="Jerod Hodgkin" w:date="2011-01-18T22:53:00Z"/>
              <w:noProof/>
            </w:rPr>
          </w:pPr>
          <w:ins w:id="253"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"_Toc283154640"</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Detailed System Design</w:t>
            </w:r>
            <w:r>
              <w:rPr>
                <w:noProof/>
                <w:webHidden/>
              </w:rPr>
              <w:tab/>
            </w:r>
            <w:r>
              <w:rPr>
                <w:noProof/>
                <w:webHidden/>
              </w:rPr>
              <w:fldChar w:fldCharType="begin"/>
            </w:r>
            <w:r>
              <w:rPr>
                <w:noProof/>
                <w:webHidden/>
              </w:rPr>
              <w:instrText xml:space="preserve"> PAGEREF _Toc283154640 \h </w:instrText>
            </w:r>
            <w:r>
              <w:rPr>
                <w:noProof/>
                <w:webHidden/>
              </w:rPr>
            </w:r>
          </w:ins>
          <w:r>
            <w:rPr>
              <w:noProof/>
              <w:webHidden/>
            </w:rPr>
            <w:fldChar w:fldCharType="separate"/>
          </w:r>
          <w:ins w:id="254" w:author="Jerod Hodgkin" w:date="2011-01-18T22:53:00Z">
            <w:r>
              <w:rPr>
                <w:noProof/>
                <w:webHidden/>
              </w:rPr>
              <w:t>52</w:t>
            </w:r>
            <w:r>
              <w:rPr>
                <w:noProof/>
                <w:webHidden/>
              </w:rPr>
              <w:fldChar w:fldCharType="end"/>
            </w:r>
            <w:r w:rsidRPr="00AA6279">
              <w:rPr>
                <w:rStyle w:val="Hyperlink"/>
                <w:noProof/>
              </w:rPr>
              <w:fldChar w:fldCharType="end"/>
            </w:r>
          </w:ins>
        </w:p>
        <w:p w:rsidR="003A4827" w:rsidRDefault="003A4827">
          <w:pPr>
            <w:pStyle w:val="TOC2"/>
            <w:tabs>
              <w:tab w:val="right" w:leader="dot" w:pos="9350"/>
            </w:tabs>
            <w:rPr>
              <w:ins w:id="255" w:author="Jerod Hodgkin" w:date="2011-01-18T22:53:00Z"/>
              <w:noProof/>
            </w:rPr>
          </w:pPr>
          <w:ins w:id="256"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"_Toc283154641"</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Database</w:t>
            </w:r>
            <w:r>
              <w:rPr>
                <w:noProof/>
                <w:webHidden/>
              </w:rPr>
              <w:tab/>
            </w:r>
            <w:r>
              <w:rPr>
                <w:noProof/>
                <w:webHidden/>
              </w:rPr>
              <w:fldChar w:fldCharType="begin"/>
            </w:r>
            <w:r>
              <w:rPr>
                <w:noProof/>
                <w:webHidden/>
              </w:rPr>
              <w:instrText xml:space="preserve"> PAGEREF _Toc283154641 \h </w:instrText>
            </w:r>
            <w:r>
              <w:rPr>
                <w:noProof/>
                <w:webHidden/>
              </w:rPr>
            </w:r>
          </w:ins>
          <w:r>
            <w:rPr>
              <w:noProof/>
              <w:webHidden/>
            </w:rPr>
            <w:fldChar w:fldCharType="separate"/>
          </w:r>
          <w:ins w:id="257" w:author="Jerod Hodgkin" w:date="2011-01-18T22:53:00Z">
            <w:r>
              <w:rPr>
                <w:noProof/>
                <w:webHidden/>
              </w:rPr>
              <w:t>52</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58" w:author="Jerod Hodgkin" w:date="2011-01-18T22:53:00Z"/>
              <w:noProof/>
            </w:rPr>
          </w:pPr>
          <w:ins w:id="259"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"_Toc283154642"</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Orders and menus</w:t>
            </w:r>
            <w:r>
              <w:rPr>
                <w:noProof/>
                <w:webHidden/>
              </w:rPr>
              <w:tab/>
            </w:r>
            <w:r>
              <w:rPr>
                <w:noProof/>
                <w:webHidden/>
              </w:rPr>
              <w:fldChar w:fldCharType="begin"/>
            </w:r>
            <w:r>
              <w:rPr>
                <w:noProof/>
                <w:webHidden/>
              </w:rPr>
              <w:instrText xml:space="preserve"> PAGEREF _Toc283154642 \h </w:instrText>
            </w:r>
            <w:r>
              <w:rPr>
                <w:noProof/>
                <w:webHidden/>
              </w:rPr>
            </w:r>
          </w:ins>
          <w:r>
            <w:rPr>
              <w:noProof/>
              <w:webHidden/>
            </w:rPr>
            <w:fldChar w:fldCharType="separate"/>
          </w:r>
          <w:ins w:id="260" w:author="Jerod Hodgkin" w:date="2011-01-18T22:53:00Z">
            <w:r>
              <w:rPr>
                <w:noProof/>
                <w:webHidden/>
              </w:rPr>
              <w:t>52</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61" w:author="Jerod Hodgkin" w:date="2011-01-18T22:53:00Z"/>
              <w:noProof/>
            </w:rPr>
          </w:pPr>
          <w:ins w:id="262"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"_Toc283154643"</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Inventory</w:t>
            </w:r>
            <w:r>
              <w:rPr>
                <w:noProof/>
                <w:webHidden/>
              </w:rPr>
              <w:tab/>
            </w:r>
            <w:r>
              <w:rPr>
                <w:noProof/>
                <w:webHidden/>
              </w:rPr>
              <w:fldChar w:fldCharType="begin"/>
            </w:r>
            <w:r>
              <w:rPr>
                <w:noProof/>
                <w:webHidden/>
              </w:rPr>
              <w:instrText xml:space="preserve"> PAGEREF _Toc283154643 \h </w:instrText>
            </w:r>
            <w:r>
              <w:rPr>
                <w:noProof/>
                <w:webHidden/>
              </w:rPr>
            </w:r>
          </w:ins>
          <w:r>
            <w:rPr>
              <w:noProof/>
              <w:webHidden/>
            </w:rPr>
            <w:fldChar w:fldCharType="separate"/>
          </w:r>
          <w:ins w:id="263" w:author="Jerod Hodgkin" w:date="2011-01-18T22:53:00Z">
            <w:r>
              <w:rPr>
                <w:noProof/>
                <w:webHidden/>
              </w:rPr>
              <w:t>53</w:t>
            </w:r>
            <w:r>
              <w:rPr>
                <w:noProof/>
                <w:webHidden/>
              </w:rPr>
              <w:fldChar w:fldCharType="end"/>
            </w:r>
            <w:r w:rsidRPr="00AA6279">
              <w:rPr>
                <w:rStyle w:val="Hyperlink"/>
                <w:noProof/>
              </w:rPr>
              <w:fldChar w:fldCharType="end"/>
            </w:r>
          </w:ins>
        </w:p>
        <w:p w:rsidR="003A4827" w:rsidRDefault="003A4827">
          <w:pPr>
            <w:pStyle w:val="TOC3"/>
            <w:tabs>
              <w:tab w:val="right" w:leader="dot" w:pos="9350"/>
            </w:tabs>
            <w:rPr>
              <w:ins w:id="264" w:author="Jerod Hodgkin" w:date="2011-01-18T22:53:00Z"/>
              <w:noProof/>
            </w:rPr>
          </w:pPr>
          <w:ins w:id="265"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"_Toc283154644"</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bCs/>
                <w:noProof/>
                <w:lang w:bidi="en-US"/>
              </w:rPr>
              <w:t>Employees</w:t>
            </w:r>
            <w:r>
              <w:rPr>
                <w:noProof/>
                <w:webHidden/>
              </w:rPr>
              <w:tab/>
            </w:r>
            <w:r>
              <w:rPr>
                <w:noProof/>
                <w:webHidden/>
              </w:rPr>
              <w:fldChar w:fldCharType="begin"/>
            </w:r>
            <w:r>
              <w:rPr>
                <w:noProof/>
                <w:webHidden/>
              </w:rPr>
              <w:instrText xml:space="preserve"> PAGEREF _Toc283154644 \h </w:instrText>
            </w:r>
            <w:r>
              <w:rPr>
                <w:noProof/>
                <w:webHidden/>
              </w:rPr>
            </w:r>
          </w:ins>
          <w:r>
            <w:rPr>
              <w:noProof/>
              <w:webHidden/>
            </w:rPr>
            <w:fldChar w:fldCharType="separate"/>
          </w:r>
          <w:ins w:id="266" w:author="Jerod Hodgkin" w:date="2011-01-18T22:53:00Z">
            <w:r>
              <w:rPr>
                <w:noProof/>
                <w:webHidden/>
              </w:rPr>
              <w:t>53</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267" w:author="Jerod Hodgkin" w:date="2011-01-18T22:53:00Z"/>
              <w:noProof/>
            </w:rPr>
          </w:pPr>
          <w:ins w:id="268"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"_Toc283154645"</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Glossary</w:t>
            </w:r>
            <w:r>
              <w:rPr>
                <w:noProof/>
                <w:webHidden/>
              </w:rPr>
              <w:tab/>
            </w:r>
            <w:r>
              <w:rPr>
                <w:noProof/>
                <w:webHidden/>
              </w:rPr>
              <w:fldChar w:fldCharType="begin"/>
            </w:r>
            <w:r>
              <w:rPr>
                <w:noProof/>
                <w:webHidden/>
              </w:rPr>
              <w:instrText xml:space="preserve"> PAGEREF _Toc283154645 \h </w:instrText>
            </w:r>
            <w:r>
              <w:rPr>
                <w:noProof/>
                <w:webHidden/>
              </w:rPr>
            </w:r>
          </w:ins>
          <w:r>
            <w:rPr>
              <w:noProof/>
              <w:webHidden/>
            </w:rPr>
            <w:fldChar w:fldCharType="separate"/>
          </w:r>
          <w:ins w:id="269" w:author="Jerod Hodgkin" w:date="2011-01-18T22:53:00Z">
            <w:r>
              <w:rPr>
                <w:noProof/>
                <w:webHidden/>
              </w:rPr>
              <w:t>54</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270" w:author="Jerod Hodgkin" w:date="2011-01-18T22:53:00Z"/>
              <w:noProof/>
            </w:rPr>
          </w:pPr>
          <w:ins w:id="271"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"_Toc283154646"</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rFonts w:eastAsia="Arial"/>
                <w:noProof/>
                <w:lang w:bidi="en-US"/>
              </w:rPr>
              <w:t>Bibliography</w:t>
            </w:r>
            <w:r>
              <w:rPr>
                <w:noProof/>
                <w:webHidden/>
              </w:rPr>
              <w:tab/>
            </w:r>
            <w:r>
              <w:rPr>
                <w:noProof/>
                <w:webHidden/>
              </w:rPr>
              <w:fldChar w:fldCharType="begin"/>
            </w:r>
            <w:r>
              <w:rPr>
                <w:noProof/>
                <w:webHidden/>
              </w:rPr>
              <w:instrText xml:space="preserve"> PAGEREF _Toc283154646 \h </w:instrText>
            </w:r>
            <w:r>
              <w:rPr>
                <w:noProof/>
                <w:webHidden/>
              </w:rPr>
            </w:r>
          </w:ins>
          <w:r>
            <w:rPr>
              <w:noProof/>
              <w:webHidden/>
            </w:rPr>
            <w:fldChar w:fldCharType="separate"/>
          </w:r>
          <w:ins w:id="272" w:author="Jerod Hodgkin" w:date="2011-01-18T22:53:00Z">
            <w:r>
              <w:rPr>
                <w:noProof/>
                <w:webHidden/>
              </w:rPr>
              <w:t>55</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273" w:author="Jerod Hodgkin" w:date="2011-01-18T22:53:00Z"/>
              <w:noProof/>
            </w:rPr>
          </w:pPr>
          <w:ins w:id="274"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"_Toc283154647"</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History of Work</w:t>
            </w:r>
            <w:r>
              <w:rPr>
                <w:noProof/>
                <w:webHidden/>
              </w:rPr>
              <w:tab/>
            </w:r>
            <w:r>
              <w:rPr>
                <w:noProof/>
                <w:webHidden/>
              </w:rPr>
              <w:fldChar w:fldCharType="begin"/>
            </w:r>
            <w:r>
              <w:rPr>
                <w:noProof/>
                <w:webHidden/>
              </w:rPr>
              <w:instrText xml:space="preserve"> PAGEREF _Toc283154647 \h </w:instrText>
            </w:r>
            <w:r>
              <w:rPr>
                <w:noProof/>
                <w:webHidden/>
              </w:rPr>
            </w:r>
          </w:ins>
          <w:r>
            <w:rPr>
              <w:noProof/>
              <w:webHidden/>
            </w:rPr>
            <w:fldChar w:fldCharType="separate"/>
          </w:r>
          <w:ins w:id="275" w:author="Jerod Hodgkin" w:date="2011-01-18T22:53:00Z">
            <w:r>
              <w:rPr>
                <w:noProof/>
                <w:webHidden/>
              </w:rPr>
              <w:t>56</w:t>
            </w:r>
            <w:r>
              <w:rPr>
                <w:noProof/>
                <w:webHidden/>
              </w:rPr>
              <w:fldChar w:fldCharType="end"/>
            </w:r>
            <w:r w:rsidRPr="00AA6279">
              <w:rPr>
                <w:rStyle w:val="Hyperlink"/>
                <w:noProof/>
              </w:rPr>
              <w:fldChar w:fldCharType="end"/>
            </w:r>
          </w:ins>
        </w:p>
        <w:p w:rsidR="003A4827" w:rsidRDefault="003A4827">
          <w:pPr>
            <w:pStyle w:val="TOC1"/>
            <w:tabs>
              <w:tab w:val="right" w:leader="dot" w:pos="9350"/>
            </w:tabs>
            <w:rPr>
              <w:ins w:id="276" w:author="Jerod Hodgkin" w:date="2011-01-18T22:53:00Z"/>
              <w:noProof/>
            </w:rPr>
          </w:pPr>
          <w:ins w:id="277" w:author="Jerod Hodgkin" w:date="2011-01-18T22:53:00Z">
            <w:r w:rsidRPr="00AA6279">
              <w:rPr>
                <w:rStyle w:val="Hyperlink"/>
                <w:noProof/>
              </w:rPr>
              <w:fldChar w:fldCharType="begin"/>
            </w:r>
            <w:r w:rsidRPr="00AA6279">
              <w:rPr>
                <w:rStyle w:val="Hyperlink"/>
                <w:noProof/>
              </w:rPr>
              <w:instrText xml:space="preserve"> </w:instrText>
            </w:r>
            <w:r>
              <w:rPr>
                <w:noProof/>
              </w:rPr>
              <w:instrText>HYPERLINK \l "_Toc283154648"</w:instrText>
            </w:r>
            <w:r w:rsidRPr="00AA6279">
              <w:rPr>
                <w:rStyle w:val="Hyperlink"/>
                <w:noProof/>
              </w:rPr>
              <w:instrText xml:space="preserve"> </w:instrText>
            </w:r>
            <w:r w:rsidRPr="00AA6279">
              <w:rPr>
                <w:rStyle w:val="Hyperlink"/>
                <w:noProof/>
              </w:rPr>
            </w:r>
            <w:r w:rsidRPr="00AA6279">
              <w:rPr>
                <w:rStyle w:val="Hyperlink"/>
                <w:noProof/>
              </w:rPr>
              <w:fldChar w:fldCharType="separate"/>
            </w:r>
            <w:r w:rsidRPr="00AA6279">
              <w:rPr>
                <w:rStyle w:val="Hyperlink"/>
                <w:noProof/>
                <w:lang w:bidi="en-US"/>
              </w:rPr>
              <w:t>Gantt Chart</w:t>
            </w:r>
            <w:r>
              <w:rPr>
                <w:noProof/>
                <w:webHidden/>
              </w:rPr>
              <w:tab/>
            </w:r>
            <w:r>
              <w:rPr>
                <w:noProof/>
                <w:webHidden/>
              </w:rPr>
              <w:fldChar w:fldCharType="begin"/>
            </w:r>
            <w:r>
              <w:rPr>
                <w:noProof/>
                <w:webHidden/>
              </w:rPr>
              <w:instrText xml:space="preserve"> PAGEREF _Toc283154648 \h </w:instrText>
            </w:r>
            <w:r>
              <w:rPr>
                <w:noProof/>
                <w:webHidden/>
              </w:rPr>
            </w:r>
          </w:ins>
          <w:r>
            <w:rPr>
              <w:noProof/>
              <w:webHidden/>
            </w:rPr>
            <w:fldChar w:fldCharType="separate"/>
          </w:r>
          <w:ins w:id="278" w:author="Jerod Hodgkin" w:date="2011-01-18T22:53:00Z">
            <w:r>
              <w:rPr>
                <w:noProof/>
                <w:webHidden/>
              </w:rPr>
              <w:t>57</w:t>
            </w:r>
            <w:r>
              <w:rPr>
                <w:noProof/>
                <w:webHidden/>
              </w:rPr>
              <w:fldChar w:fldCharType="end"/>
            </w:r>
            <w:r w:rsidRPr="00AA6279">
              <w:rPr>
                <w:rStyle w:val="Hyperlink"/>
                <w:noProof/>
              </w:rPr>
              <w:fldChar w:fldCharType="end"/>
            </w:r>
          </w:ins>
        </w:p>
        <w:p w:rsidR="00387E88" w:rsidDel="003A4827" w:rsidRDefault="00387E88">
          <w:pPr>
            <w:pStyle w:val="TOC1"/>
            <w:tabs>
              <w:tab w:val="right" w:leader="dot" w:pos="9350"/>
            </w:tabs>
            <w:rPr>
              <w:del w:id="279" w:author="Jerod Hodgkin" w:date="2011-01-18T22:53:00Z"/>
              <w:noProof/>
            </w:rPr>
          </w:pPr>
          <w:del w:id="280" w:author="Jerod Hodgkin" w:date="2011-01-18T22:53:00Z">
            <w:r w:rsidRPr="003A4827" w:rsidDel="003A4827">
              <w:rPr>
                <w:rFonts w:eastAsia="Arial"/>
                <w:noProof/>
                <w:lang w:bidi="en-US"/>
                <w:rPrChange w:id="281" w:author="Jerod Hodgkin" w:date="2011-01-18T22:53:00Z">
                  <w:rPr>
                    <w:rStyle w:val="Hyperlink"/>
                    <w:rFonts w:eastAsia="Arial"/>
                    <w:noProof/>
                    <w:lang w:bidi="en-US"/>
                  </w:rPr>
                </w:rPrChange>
              </w:rPr>
              <w:delText>Responsibility Matrix</w:delText>
            </w:r>
            <w:r w:rsidDel="003A4827">
              <w:rPr>
                <w:noProof/>
                <w:webHidden/>
              </w:rPr>
              <w:tab/>
              <w:delText>2</w:delText>
            </w:r>
          </w:del>
        </w:p>
        <w:p w:rsidR="00387E88" w:rsidDel="003A4827" w:rsidRDefault="00387E88">
          <w:pPr>
            <w:pStyle w:val="TOC1"/>
            <w:tabs>
              <w:tab w:val="right" w:leader="dot" w:pos="9350"/>
            </w:tabs>
            <w:rPr>
              <w:del w:id="282" w:author="Jerod Hodgkin" w:date="2011-01-18T22:53:00Z"/>
              <w:noProof/>
            </w:rPr>
          </w:pPr>
          <w:del w:id="283" w:author="Jerod Hodgkin" w:date="2011-01-18T22:53:00Z">
            <w:r w:rsidRPr="003A4827" w:rsidDel="003A4827">
              <w:rPr>
                <w:rFonts w:eastAsia="Arial"/>
                <w:noProof/>
                <w:lang w:bidi="en-US"/>
                <w:rPrChange w:id="284" w:author="Jerod Hodgkin" w:date="2011-01-18T22:53:00Z">
                  <w:rPr>
                    <w:rStyle w:val="Hyperlink"/>
                    <w:rFonts w:eastAsia="Arial"/>
                    <w:noProof/>
                    <w:lang w:bidi="en-US"/>
                  </w:rPr>
                </w:rPrChange>
              </w:rPr>
              <w:delText>Responsibility Allocation Chart</w:delText>
            </w:r>
            <w:r w:rsidDel="003A4827">
              <w:rPr>
                <w:noProof/>
                <w:webHidden/>
              </w:rPr>
              <w:tab/>
              <w:delText>2</w:delText>
            </w:r>
          </w:del>
        </w:p>
        <w:p w:rsidR="00387E88" w:rsidDel="003A4827" w:rsidRDefault="00387E88">
          <w:pPr>
            <w:pStyle w:val="TOC1"/>
            <w:tabs>
              <w:tab w:val="right" w:leader="dot" w:pos="9350"/>
            </w:tabs>
            <w:rPr>
              <w:del w:id="285" w:author="Jerod Hodgkin" w:date="2011-01-18T22:53:00Z"/>
              <w:noProof/>
            </w:rPr>
          </w:pPr>
          <w:del w:id="286" w:author="Jerod Hodgkin" w:date="2011-01-18T22:53:00Z">
            <w:r w:rsidRPr="003A4827" w:rsidDel="003A4827">
              <w:rPr>
                <w:rFonts w:eastAsia="Arial"/>
                <w:noProof/>
                <w:lang w:bidi="en-US"/>
                <w:rPrChange w:id="287" w:author="Jerod Hodgkin" w:date="2011-01-18T22:53:00Z">
                  <w:rPr>
                    <w:rStyle w:val="Hyperlink"/>
                    <w:rFonts w:eastAsia="Arial"/>
                    <w:noProof/>
                    <w:lang w:bidi="en-US"/>
                  </w:rPr>
                </w:rPrChange>
              </w:rPr>
              <w:delText>Summary of Changes</w:delText>
            </w:r>
            <w:r w:rsidDel="003A4827">
              <w:rPr>
                <w:noProof/>
                <w:webHidden/>
              </w:rPr>
              <w:tab/>
              <w:delText>3</w:delText>
            </w:r>
          </w:del>
        </w:p>
        <w:p w:rsidR="00387E88" w:rsidDel="003A4827" w:rsidRDefault="00387E88">
          <w:pPr>
            <w:pStyle w:val="TOC1"/>
            <w:tabs>
              <w:tab w:val="right" w:leader="dot" w:pos="9350"/>
            </w:tabs>
            <w:rPr>
              <w:del w:id="288" w:author="Jerod Hodgkin" w:date="2011-01-18T22:53:00Z"/>
              <w:noProof/>
            </w:rPr>
          </w:pPr>
          <w:del w:id="289" w:author="Jerod Hodgkin" w:date="2011-01-18T22:53:00Z">
            <w:r w:rsidRPr="003A4827" w:rsidDel="003A4827">
              <w:rPr>
                <w:rFonts w:eastAsia="Arial"/>
                <w:noProof/>
                <w:lang w:bidi="en-US"/>
                <w:rPrChange w:id="290" w:author="Jerod Hodgkin" w:date="2011-01-18T22:53:00Z">
                  <w:rPr>
                    <w:rStyle w:val="Hyperlink"/>
                    <w:rFonts w:eastAsia="Arial"/>
                    <w:noProof/>
                    <w:lang w:bidi="en-US"/>
                  </w:rPr>
                </w:rPrChange>
              </w:rPr>
              <w:delText>Introduction (Customer Statement of Requirements)</w:delText>
            </w:r>
            <w:r w:rsidDel="003A4827">
              <w:rPr>
                <w:noProof/>
                <w:webHidden/>
              </w:rPr>
              <w:tab/>
              <w:delText>7</w:delText>
            </w:r>
          </w:del>
        </w:p>
        <w:p w:rsidR="00387E88" w:rsidDel="003A4827" w:rsidRDefault="00387E88">
          <w:pPr>
            <w:pStyle w:val="TOC2"/>
            <w:tabs>
              <w:tab w:val="right" w:leader="dot" w:pos="9350"/>
            </w:tabs>
            <w:rPr>
              <w:del w:id="291" w:author="Jerod Hodgkin" w:date="2011-01-18T22:53:00Z"/>
              <w:noProof/>
            </w:rPr>
          </w:pPr>
          <w:del w:id="292" w:author="Jerod Hodgkin" w:date="2011-01-18T22:53:00Z">
            <w:r w:rsidRPr="003A4827" w:rsidDel="003A4827">
              <w:rPr>
                <w:rFonts w:eastAsia="Arial"/>
                <w:noProof/>
                <w:lang w:bidi="en-US"/>
                <w:rPrChange w:id="293" w:author="Jerod Hodgkin" w:date="2011-01-18T22:53:00Z">
                  <w:rPr>
                    <w:rStyle w:val="Hyperlink"/>
                    <w:rFonts w:eastAsia="Arial"/>
                    <w:noProof/>
                    <w:lang w:bidi="en-US"/>
                  </w:rPr>
                </w:rPrChange>
              </w:rPr>
              <w:delText>Purpose</w:delText>
            </w:r>
            <w:r w:rsidDel="003A4827">
              <w:rPr>
                <w:noProof/>
                <w:webHidden/>
              </w:rPr>
              <w:tab/>
              <w:delText>7</w:delText>
            </w:r>
          </w:del>
        </w:p>
        <w:p w:rsidR="00387E88" w:rsidDel="003A4827" w:rsidRDefault="00387E88">
          <w:pPr>
            <w:pStyle w:val="TOC2"/>
            <w:tabs>
              <w:tab w:val="right" w:leader="dot" w:pos="9350"/>
            </w:tabs>
            <w:rPr>
              <w:del w:id="294" w:author="Jerod Hodgkin" w:date="2011-01-18T22:53:00Z"/>
              <w:noProof/>
            </w:rPr>
          </w:pPr>
          <w:del w:id="295" w:author="Jerod Hodgkin" w:date="2011-01-18T22:53:00Z">
            <w:r w:rsidRPr="003A4827" w:rsidDel="003A4827">
              <w:rPr>
                <w:rFonts w:eastAsia="Arial"/>
                <w:noProof/>
                <w:lang w:bidi="en-US"/>
                <w:rPrChange w:id="296" w:author="Jerod Hodgkin" w:date="2011-01-18T22:53:00Z">
                  <w:rPr>
                    <w:rStyle w:val="Hyperlink"/>
                    <w:rFonts w:eastAsia="Arial"/>
                    <w:noProof/>
                    <w:lang w:bidi="en-US"/>
                  </w:rPr>
                </w:rPrChange>
              </w:rPr>
              <w:delText>Scope</w:delText>
            </w:r>
            <w:r w:rsidDel="003A4827">
              <w:rPr>
                <w:noProof/>
                <w:webHidden/>
              </w:rPr>
              <w:tab/>
              <w:delText>7</w:delText>
            </w:r>
          </w:del>
        </w:p>
        <w:p w:rsidR="00387E88" w:rsidDel="003A4827" w:rsidRDefault="00387E88">
          <w:pPr>
            <w:pStyle w:val="TOC2"/>
            <w:tabs>
              <w:tab w:val="right" w:leader="dot" w:pos="9350"/>
            </w:tabs>
            <w:rPr>
              <w:del w:id="297" w:author="Jerod Hodgkin" w:date="2011-01-18T22:53:00Z"/>
              <w:noProof/>
            </w:rPr>
          </w:pPr>
          <w:del w:id="298" w:author="Jerod Hodgkin" w:date="2011-01-18T22:53:00Z">
            <w:r w:rsidRPr="003A4827" w:rsidDel="003A4827">
              <w:rPr>
                <w:rFonts w:eastAsia="Arial"/>
                <w:noProof/>
                <w:lang w:bidi="en-US"/>
                <w:rPrChange w:id="299" w:author="Jerod Hodgkin" w:date="2011-01-18T22:53:00Z">
                  <w:rPr>
                    <w:rStyle w:val="Hyperlink"/>
                    <w:rFonts w:eastAsia="Arial"/>
                    <w:noProof/>
                    <w:lang w:bidi="en-US"/>
                  </w:rPr>
                </w:rPrChange>
              </w:rPr>
              <w:delText>References</w:delText>
            </w:r>
            <w:r w:rsidDel="003A4827">
              <w:rPr>
                <w:noProof/>
                <w:webHidden/>
              </w:rPr>
              <w:tab/>
              <w:delText>7</w:delText>
            </w:r>
          </w:del>
        </w:p>
        <w:p w:rsidR="00387E88" w:rsidDel="003A4827" w:rsidRDefault="00387E88">
          <w:pPr>
            <w:pStyle w:val="TOC2"/>
            <w:tabs>
              <w:tab w:val="right" w:leader="dot" w:pos="9350"/>
            </w:tabs>
            <w:rPr>
              <w:del w:id="300" w:author="Jerod Hodgkin" w:date="2011-01-18T22:53:00Z"/>
              <w:noProof/>
            </w:rPr>
          </w:pPr>
          <w:del w:id="301" w:author="Jerod Hodgkin" w:date="2011-01-18T22:53:00Z">
            <w:r w:rsidRPr="003A4827" w:rsidDel="003A4827">
              <w:rPr>
                <w:rFonts w:eastAsia="Arial"/>
                <w:noProof/>
                <w:lang w:bidi="en-US"/>
                <w:rPrChange w:id="302" w:author="Jerod Hodgkin" w:date="2011-01-18T22:53:00Z">
                  <w:rPr>
                    <w:rStyle w:val="Hyperlink"/>
                    <w:rFonts w:eastAsia="Arial"/>
                    <w:noProof/>
                    <w:lang w:bidi="en-US"/>
                  </w:rPr>
                </w:rPrChange>
              </w:rPr>
              <w:delText>Audience</w:delText>
            </w:r>
            <w:r w:rsidDel="003A4827">
              <w:rPr>
                <w:noProof/>
                <w:webHidden/>
              </w:rPr>
              <w:tab/>
              <w:delText>8</w:delText>
            </w:r>
          </w:del>
        </w:p>
        <w:p w:rsidR="00387E88" w:rsidDel="003A4827" w:rsidRDefault="00387E88">
          <w:pPr>
            <w:pStyle w:val="TOC1"/>
            <w:tabs>
              <w:tab w:val="right" w:leader="dot" w:pos="9350"/>
            </w:tabs>
            <w:rPr>
              <w:del w:id="303" w:author="Jerod Hodgkin" w:date="2011-01-18T22:53:00Z"/>
              <w:noProof/>
            </w:rPr>
          </w:pPr>
          <w:del w:id="304" w:author="Jerod Hodgkin" w:date="2011-01-18T22:53:00Z">
            <w:r w:rsidRPr="003A4827" w:rsidDel="003A4827">
              <w:rPr>
                <w:rFonts w:eastAsia="Arial"/>
                <w:noProof/>
                <w:lang w:bidi="en-US"/>
                <w:rPrChange w:id="305" w:author="Jerod Hodgkin" w:date="2011-01-18T22:53:00Z">
                  <w:rPr>
                    <w:rStyle w:val="Hyperlink"/>
                    <w:rFonts w:eastAsia="Arial"/>
                    <w:noProof/>
                    <w:lang w:bidi="en-US"/>
                  </w:rPr>
                </w:rPrChange>
              </w:rPr>
              <w:delText>System Overview</w:delText>
            </w:r>
            <w:r w:rsidDel="003A4827">
              <w:rPr>
                <w:noProof/>
                <w:webHidden/>
              </w:rPr>
              <w:tab/>
              <w:delText>9</w:delText>
            </w:r>
          </w:del>
        </w:p>
        <w:p w:rsidR="00387E88" w:rsidDel="003A4827" w:rsidRDefault="00387E88">
          <w:pPr>
            <w:pStyle w:val="TOC2"/>
            <w:tabs>
              <w:tab w:val="right" w:leader="dot" w:pos="9350"/>
            </w:tabs>
            <w:rPr>
              <w:del w:id="306" w:author="Jerod Hodgkin" w:date="2011-01-18T22:53:00Z"/>
              <w:noProof/>
            </w:rPr>
          </w:pPr>
          <w:del w:id="307" w:author="Jerod Hodgkin" w:date="2011-01-18T22:53:00Z">
            <w:r w:rsidRPr="003A4827" w:rsidDel="003A4827">
              <w:rPr>
                <w:noProof/>
                <w:lang w:bidi="en-US"/>
                <w:rPrChange w:id="308" w:author="Jerod Hodgkin" w:date="2011-01-18T22:53:00Z">
                  <w:rPr>
                    <w:rStyle w:val="Hyperlink"/>
                    <w:noProof/>
                    <w:lang w:bidi="en-US"/>
                  </w:rPr>
                </w:rPrChange>
              </w:rPr>
              <w:delText>System functionality</w:delText>
            </w:r>
            <w:r w:rsidDel="003A4827">
              <w:rPr>
                <w:noProof/>
                <w:webHidden/>
              </w:rPr>
              <w:tab/>
              <w:delText>9</w:delText>
            </w:r>
          </w:del>
        </w:p>
        <w:p w:rsidR="00387E88" w:rsidDel="003A4827" w:rsidRDefault="00387E88">
          <w:pPr>
            <w:pStyle w:val="TOC2"/>
            <w:tabs>
              <w:tab w:val="right" w:leader="dot" w:pos="9350"/>
            </w:tabs>
            <w:rPr>
              <w:del w:id="309" w:author="Jerod Hodgkin" w:date="2011-01-18T22:53:00Z"/>
              <w:noProof/>
            </w:rPr>
          </w:pPr>
          <w:del w:id="310" w:author="Jerod Hodgkin" w:date="2011-01-18T22:53:00Z">
            <w:r w:rsidRPr="003A4827" w:rsidDel="003A4827">
              <w:rPr>
                <w:rFonts w:eastAsia="Arial"/>
                <w:noProof/>
                <w:lang w:bidi="en-US"/>
                <w:rPrChange w:id="311" w:author="Jerod Hodgkin" w:date="2011-01-18T22:53:00Z">
                  <w:rPr>
                    <w:rStyle w:val="Hyperlink"/>
                    <w:rFonts w:eastAsia="Arial"/>
                    <w:noProof/>
                    <w:lang w:bidi="en-US"/>
                  </w:rPr>
                </w:rPrChange>
              </w:rPr>
              <w:delText>System Components</w:delText>
            </w:r>
            <w:r w:rsidDel="003A4827">
              <w:rPr>
                <w:noProof/>
                <w:webHidden/>
              </w:rPr>
              <w:tab/>
              <w:delText>9</w:delText>
            </w:r>
          </w:del>
        </w:p>
        <w:p w:rsidR="00387E88" w:rsidDel="003A4827" w:rsidRDefault="00387E88">
          <w:pPr>
            <w:pStyle w:val="TOC2"/>
            <w:tabs>
              <w:tab w:val="right" w:leader="dot" w:pos="9350"/>
            </w:tabs>
            <w:rPr>
              <w:del w:id="312" w:author="Jerod Hodgkin" w:date="2011-01-18T22:53:00Z"/>
              <w:noProof/>
            </w:rPr>
          </w:pPr>
          <w:del w:id="313" w:author="Jerod Hodgkin" w:date="2011-01-18T22:53:00Z">
            <w:r w:rsidRPr="003A4827" w:rsidDel="003A4827">
              <w:rPr>
                <w:rFonts w:eastAsia="Arial"/>
                <w:noProof/>
                <w:lang w:bidi="en-US"/>
                <w:rPrChange w:id="314" w:author="Jerod Hodgkin" w:date="2011-01-18T22:53:00Z">
                  <w:rPr>
                    <w:rStyle w:val="Hyperlink"/>
                    <w:rFonts w:eastAsia="Arial"/>
                    <w:noProof/>
                    <w:lang w:bidi="en-US"/>
                  </w:rPr>
                </w:rPrChange>
              </w:rPr>
              <w:delText>Basic Design Approach</w:delText>
            </w:r>
            <w:r w:rsidDel="003A4827">
              <w:rPr>
                <w:noProof/>
                <w:webHidden/>
              </w:rPr>
              <w:tab/>
              <w:delText>10</w:delText>
            </w:r>
          </w:del>
        </w:p>
        <w:p w:rsidR="00387E88" w:rsidDel="003A4827" w:rsidRDefault="00387E88">
          <w:pPr>
            <w:pStyle w:val="TOC1"/>
            <w:tabs>
              <w:tab w:val="right" w:leader="dot" w:pos="9350"/>
            </w:tabs>
            <w:rPr>
              <w:del w:id="315" w:author="Jerod Hodgkin" w:date="2011-01-18T22:53:00Z"/>
              <w:noProof/>
            </w:rPr>
          </w:pPr>
          <w:del w:id="316" w:author="Jerod Hodgkin" w:date="2011-01-18T22:53:00Z">
            <w:r w:rsidRPr="003A4827" w:rsidDel="003A4827">
              <w:rPr>
                <w:rFonts w:eastAsia="Arial"/>
                <w:noProof/>
                <w:lang w:bidi="en-US"/>
                <w:rPrChange w:id="317" w:author="Jerod Hodgkin" w:date="2011-01-18T22:53:00Z">
                  <w:rPr>
                    <w:rStyle w:val="Hyperlink"/>
                    <w:rFonts w:eastAsia="Arial"/>
                    <w:noProof/>
                    <w:lang w:bidi="en-US"/>
                  </w:rPr>
                </w:rPrChange>
              </w:rPr>
              <w:delText>User Interface Prototypes</w:delText>
            </w:r>
            <w:r w:rsidDel="003A4827">
              <w:rPr>
                <w:noProof/>
                <w:webHidden/>
              </w:rPr>
              <w:tab/>
              <w:delText>11</w:delText>
            </w:r>
          </w:del>
        </w:p>
        <w:p w:rsidR="00387E88" w:rsidDel="003A4827" w:rsidRDefault="00387E88">
          <w:pPr>
            <w:pStyle w:val="TOC2"/>
            <w:tabs>
              <w:tab w:val="right" w:leader="dot" w:pos="9350"/>
            </w:tabs>
            <w:rPr>
              <w:del w:id="318" w:author="Jerod Hodgkin" w:date="2011-01-18T22:53:00Z"/>
              <w:noProof/>
            </w:rPr>
          </w:pPr>
          <w:del w:id="319" w:author="Jerod Hodgkin" w:date="2011-01-18T22:53:00Z">
            <w:r w:rsidRPr="003A4827" w:rsidDel="003A4827">
              <w:rPr>
                <w:rFonts w:eastAsia="Arial"/>
                <w:noProof/>
                <w:lang w:bidi="en-US"/>
                <w:rPrChange w:id="320" w:author="Jerod Hodgkin" w:date="2011-01-18T22:53:00Z">
                  <w:rPr>
                    <w:rStyle w:val="Hyperlink"/>
                    <w:rFonts w:eastAsia="Arial"/>
                    <w:noProof/>
                    <w:lang w:bidi="en-US"/>
                  </w:rPr>
                </w:rPrChange>
              </w:rPr>
              <w:delText>Login Screen</w:delText>
            </w:r>
            <w:r w:rsidDel="003A4827">
              <w:rPr>
                <w:noProof/>
                <w:webHidden/>
              </w:rPr>
              <w:tab/>
              <w:delText>11</w:delText>
            </w:r>
          </w:del>
        </w:p>
        <w:p w:rsidR="00387E88" w:rsidDel="003A4827" w:rsidRDefault="00387E88">
          <w:pPr>
            <w:pStyle w:val="TOC2"/>
            <w:tabs>
              <w:tab w:val="right" w:leader="dot" w:pos="9350"/>
            </w:tabs>
            <w:rPr>
              <w:del w:id="321" w:author="Jerod Hodgkin" w:date="2011-01-18T22:53:00Z"/>
              <w:noProof/>
            </w:rPr>
          </w:pPr>
          <w:del w:id="322" w:author="Jerod Hodgkin" w:date="2011-01-18T22:53:00Z">
            <w:r w:rsidRPr="003A4827" w:rsidDel="003A4827">
              <w:rPr>
                <w:rFonts w:eastAsia="Arial"/>
                <w:noProof/>
                <w:lang w:bidi="en-US"/>
                <w:rPrChange w:id="323" w:author="Jerod Hodgkin" w:date="2011-01-18T22:53:00Z">
                  <w:rPr>
                    <w:rStyle w:val="Hyperlink"/>
                    <w:rFonts w:eastAsia="Arial"/>
                    <w:noProof/>
                    <w:lang w:bidi="en-US"/>
                  </w:rPr>
                </w:rPrChange>
              </w:rPr>
              <w:delText>Order Entry Screen</w:delText>
            </w:r>
            <w:r w:rsidDel="003A4827">
              <w:rPr>
                <w:noProof/>
                <w:webHidden/>
              </w:rPr>
              <w:tab/>
              <w:delText>12</w:delText>
            </w:r>
          </w:del>
        </w:p>
        <w:p w:rsidR="00387E88" w:rsidDel="003A4827" w:rsidRDefault="00387E88">
          <w:pPr>
            <w:pStyle w:val="TOC2"/>
            <w:tabs>
              <w:tab w:val="right" w:leader="dot" w:pos="9350"/>
            </w:tabs>
            <w:rPr>
              <w:del w:id="324" w:author="Jerod Hodgkin" w:date="2011-01-18T22:53:00Z"/>
              <w:noProof/>
            </w:rPr>
          </w:pPr>
          <w:del w:id="325" w:author="Jerod Hodgkin" w:date="2011-01-18T22:53:00Z">
            <w:r w:rsidRPr="003A4827" w:rsidDel="003A4827">
              <w:rPr>
                <w:rFonts w:eastAsia="Arial"/>
                <w:noProof/>
                <w:lang w:bidi="en-US"/>
                <w:rPrChange w:id="326" w:author="Jerod Hodgkin" w:date="2011-01-18T22:53:00Z">
                  <w:rPr>
                    <w:rStyle w:val="Hyperlink"/>
                    <w:rFonts w:eastAsia="Arial"/>
                    <w:noProof/>
                    <w:lang w:bidi="en-US"/>
                  </w:rPr>
                </w:rPrChange>
              </w:rPr>
              <w:delText>Cook’s Screen</w:delText>
            </w:r>
            <w:r w:rsidDel="003A4827">
              <w:rPr>
                <w:noProof/>
                <w:webHidden/>
              </w:rPr>
              <w:tab/>
              <w:delText>13</w:delText>
            </w:r>
          </w:del>
        </w:p>
        <w:p w:rsidR="00387E88" w:rsidDel="003A4827" w:rsidRDefault="00387E88">
          <w:pPr>
            <w:pStyle w:val="TOC2"/>
            <w:tabs>
              <w:tab w:val="right" w:leader="dot" w:pos="9350"/>
            </w:tabs>
            <w:rPr>
              <w:del w:id="327" w:author="Jerod Hodgkin" w:date="2011-01-18T22:53:00Z"/>
              <w:noProof/>
            </w:rPr>
          </w:pPr>
          <w:del w:id="328" w:author="Jerod Hodgkin" w:date="2011-01-18T22:53:00Z">
            <w:r w:rsidRPr="003A4827" w:rsidDel="003A4827">
              <w:rPr>
                <w:rFonts w:eastAsia="Arial"/>
                <w:noProof/>
                <w:lang w:bidi="en-US"/>
                <w:rPrChange w:id="329" w:author="Jerod Hodgkin" w:date="2011-01-18T22:53:00Z">
                  <w:rPr>
                    <w:rStyle w:val="Hyperlink"/>
                    <w:rFonts w:eastAsia="Arial"/>
                    <w:noProof/>
                    <w:lang w:bidi="en-US"/>
                  </w:rPr>
                </w:rPrChange>
              </w:rPr>
              <w:delText>Inventory Management Touch-Screen</w:delText>
            </w:r>
            <w:r w:rsidDel="003A4827">
              <w:rPr>
                <w:noProof/>
                <w:webHidden/>
              </w:rPr>
              <w:tab/>
              <w:delText>14</w:delText>
            </w:r>
          </w:del>
        </w:p>
        <w:p w:rsidR="00387E88" w:rsidDel="003A4827" w:rsidRDefault="00387E88">
          <w:pPr>
            <w:pStyle w:val="TOC2"/>
            <w:tabs>
              <w:tab w:val="right" w:leader="dot" w:pos="9350"/>
            </w:tabs>
            <w:rPr>
              <w:del w:id="330" w:author="Jerod Hodgkin" w:date="2011-01-18T22:53:00Z"/>
              <w:noProof/>
            </w:rPr>
          </w:pPr>
          <w:del w:id="331" w:author="Jerod Hodgkin" w:date="2011-01-18T22:53:00Z">
            <w:r w:rsidRPr="003A4827" w:rsidDel="003A4827">
              <w:rPr>
                <w:rFonts w:eastAsia="Arial"/>
                <w:noProof/>
                <w:lang w:bidi="en-US"/>
                <w:rPrChange w:id="332" w:author="Jerod Hodgkin" w:date="2011-01-18T22:53:00Z">
                  <w:rPr>
                    <w:rStyle w:val="Hyperlink"/>
                    <w:rFonts w:eastAsia="Arial"/>
                    <w:noProof/>
                    <w:lang w:bidi="en-US"/>
                  </w:rPr>
                </w:rPrChange>
              </w:rPr>
              <w:delText>Inventory Management</w:delText>
            </w:r>
            <w:r w:rsidDel="003A4827">
              <w:rPr>
                <w:noProof/>
                <w:webHidden/>
              </w:rPr>
              <w:tab/>
              <w:delText>15</w:delText>
            </w:r>
          </w:del>
        </w:p>
        <w:p w:rsidR="00387E88" w:rsidDel="003A4827" w:rsidRDefault="00387E88">
          <w:pPr>
            <w:pStyle w:val="TOC2"/>
            <w:tabs>
              <w:tab w:val="right" w:leader="dot" w:pos="9350"/>
            </w:tabs>
            <w:rPr>
              <w:del w:id="333" w:author="Jerod Hodgkin" w:date="2011-01-18T22:53:00Z"/>
              <w:noProof/>
            </w:rPr>
          </w:pPr>
          <w:del w:id="334" w:author="Jerod Hodgkin" w:date="2011-01-18T22:53:00Z">
            <w:r w:rsidRPr="003A4827" w:rsidDel="003A4827">
              <w:rPr>
                <w:rFonts w:eastAsia="Arial"/>
                <w:bCs/>
                <w:noProof/>
                <w:lang w:bidi="en-US"/>
                <w:rPrChange w:id="335" w:author="Jerod Hodgkin" w:date="2011-01-18T22:53:00Z">
                  <w:rPr>
                    <w:rStyle w:val="Hyperlink"/>
                    <w:rFonts w:eastAsia="Arial"/>
                    <w:bCs/>
                    <w:noProof/>
                    <w:lang w:bidi="en-US"/>
                  </w:rPr>
                </w:rPrChange>
              </w:rPr>
              <w:delText>Menu Management</w:delText>
            </w:r>
            <w:r w:rsidDel="003A4827">
              <w:rPr>
                <w:noProof/>
                <w:webHidden/>
              </w:rPr>
              <w:tab/>
              <w:delText>16</w:delText>
            </w:r>
          </w:del>
        </w:p>
        <w:p w:rsidR="00387E88" w:rsidDel="003A4827" w:rsidRDefault="00387E88">
          <w:pPr>
            <w:pStyle w:val="TOC2"/>
            <w:tabs>
              <w:tab w:val="right" w:leader="dot" w:pos="9350"/>
            </w:tabs>
            <w:rPr>
              <w:del w:id="336" w:author="Jerod Hodgkin" w:date="2011-01-18T22:53:00Z"/>
              <w:noProof/>
            </w:rPr>
          </w:pPr>
          <w:del w:id="337" w:author="Jerod Hodgkin" w:date="2011-01-18T22:53:00Z">
            <w:r w:rsidRPr="003A4827" w:rsidDel="003A4827">
              <w:rPr>
                <w:rFonts w:eastAsia="Arial"/>
                <w:bCs/>
                <w:noProof/>
                <w:lang w:bidi="en-US"/>
                <w:rPrChange w:id="338" w:author="Jerod Hodgkin" w:date="2011-01-18T22:53:00Z">
                  <w:rPr>
                    <w:rStyle w:val="Hyperlink"/>
                    <w:rFonts w:eastAsia="Arial"/>
                    <w:bCs/>
                    <w:noProof/>
                    <w:lang w:bidi="en-US"/>
                  </w:rPr>
                </w:rPrChange>
              </w:rPr>
              <w:delText>Employee Management</w:delText>
            </w:r>
            <w:r w:rsidDel="003A4827">
              <w:rPr>
                <w:noProof/>
                <w:webHidden/>
              </w:rPr>
              <w:tab/>
              <w:delText>17</w:delText>
            </w:r>
          </w:del>
        </w:p>
        <w:p w:rsidR="00387E88" w:rsidDel="003A4827" w:rsidRDefault="00387E88">
          <w:pPr>
            <w:pStyle w:val="TOC2"/>
            <w:tabs>
              <w:tab w:val="right" w:leader="dot" w:pos="9350"/>
            </w:tabs>
            <w:rPr>
              <w:del w:id="339" w:author="Jerod Hodgkin" w:date="2011-01-18T22:53:00Z"/>
              <w:noProof/>
            </w:rPr>
          </w:pPr>
          <w:del w:id="340" w:author="Jerod Hodgkin" w:date="2011-01-18T22:53:00Z">
            <w:r w:rsidRPr="003A4827" w:rsidDel="003A4827">
              <w:rPr>
                <w:rFonts w:eastAsia="Arial"/>
                <w:bCs/>
                <w:noProof/>
                <w:lang w:bidi="en-US"/>
                <w:rPrChange w:id="341" w:author="Jerod Hodgkin" w:date="2011-01-18T22:53:00Z">
                  <w:rPr>
                    <w:rStyle w:val="Hyperlink"/>
                    <w:rFonts w:eastAsia="Arial"/>
                    <w:bCs/>
                    <w:noProof/>
                    <w:lang w:bidi="en-US"/>
                  </w:rPr>
                </w:rPrChange>
              </w:rPr>
              <w:delText>Report Selection</w:delText>
            </w:r>
            <w:r w:rsidDel="003A4827">
              <w:rPr>
                <w:noProof/>
                <w:webHidden/>
              </w:rPr>
              <w:tab/>
              <w:delText>18</w:delText>
            </w:r>
          </w:del>
        </w:p>
        <w:p w:rsidR="00387E88" w:rsidDel="003A4827" w:rsidRDefault="00387E88">
          <w:pPr>
            <w:pStyle w:val="TOC2"/>
            <w:tabs>
              <w:tab w:val="right" w:leader="dot" w:pos="9350"/>
            </w:tabs>
            <w:rPr>
              <w:del w:id="342" w:author="Jerod Hodgkin" w:date="2011-01-18T22:53:00Z"/>
              <w:noProof/>
            </w:rPr>
          </w:pPr>
          <w:del w:id="343" w:author="Jerod Hodgkin" w:date="2011-01-18T22:53:00Z">
            <w:r w:rsidRPr="003A4827" w:rsidDel="003A4827">
              <w:rPr>
                <w:rFonts w:eastAsia="Arial"/>
                <w:bCs/>
                <w:noProof/>
                <w:lang w:bidi="en-US"/>
                <w:rPrChange w:id="344" w:author="Jerod Hodgkin" w:date="2011-01-18T22:53:00Z">
                  <w:rPr>
                    <w:rStyle w:val="Hyperlink"/>
                    <w:rFonts w:eastAsia="Arial"/>
                    <w:bCs/>
                    <w:noProof/>
                    <w:lang w:bidi="en-US"/>
                  </w:rPr>
                </w:rPrChange>
              </w:rPr>
              <w:delText>Running Reports</w:delText>
            </w:r>
            <w:r w:rsidDel="003A4827">
              <w:rPr>
                <w:noProof/>
                <w:webHidden/>
              </w:rPr>
              <w:tab/>
              <w:delText>19</w:delText>
            </w:r>
          </w:del>
        </w:p>
        <w:p w:rsidR="00387E88" w:rsidDel="003A4827" w:rsidRDefault="00387E88">
          <w:pPr>
            <w:pStyle w:val="TOC1"/>
            <w:tabs>
              <w:tab w:val="right" w:leader="dot" w:pos="9350"/>
            </w:tabs>
            <w:rPr>
              <w:del w:id="345" w:author="Jerod Hodgkin" w:date="2011-01-18T22:53:00Z"/>
              <w:noProof/>
            </w:rPr>
          </w:pPr>
          <w:del w:id="346" w:author="Jerod Hodgkin" w:date="2011-01-18T22:53:00Z">
            <w:r w:rsidRPr="003A4827" w:rsidDel="003A4827">
              <w:rPr>
                <w:rFonts w:eastAsia="Arial"/>
                <w:noProof/>
                <w:lang w:bidi="en-US"/>
                <w:rPrChange w:id="347" w:author="Jerod Hodgkin" w:date="2011-01-18T22:53:00Z">
                  <w:rPr>
                    <w:rStyle w:val="Hyperlink"/>
                    <w:rFonts w:eastAsia="Arial"/>
                    <w:noProof/>
                    <w:lang w:bidi="en-US"/>
                  </w:rPr>
                </w:rPrChange>
              </w:rPr>
              <w:delText>Design Considerations</w:delText>
            </w:r>
            <w:r w:rsidDel="003A4827">
              <w:rPr>
                <w:noProof/>
                <w:webHidden/>
              </w:rPr>
              <w:tab/>
              <w:delText>20</w:delText>
            </w:r>
          </w:del>
        </w:p>
        <w:p w:rsidR="00387E88" w:rsidDel="003A4827" w:rsidRDefault="00387E88">
          <w:pPr>
            <w:pStyle w:val="TOC2"/>
            <w:tabs>
              <w:tab w:val="right" w:leader="dot" w:pos="9350"/>
            </w:tabs>
            <w:rPr>
              <w:del w:id="348" w:author="Jerod Hodgkin" w:date="2011-01-18T22:53:00Z"/>
              <w:noProof/>
            </w:rPr>
          </w:pPr>
          <w:del w:id="349" w:author="Jerod Hodgkin" w:date="2011-01-18T22:53:00Z">
            <w:r w:rsidRPr="003A4827" w:rsidDel="003A4827">
              <w:rPr>
                <w:rFonts w:eastAsia="Arial"/>
                <w:noProof/>
                <w:lang w:bidi="en-US"/>
                <w:rPrChange w:id="350" w:author="Jerod Hodgkin" w:date="2011-01-18T22:53:00Z">
                  <w:rPr>
                    <w:rStyle w:val="Hyperlink"/>
                    <w:rFonts w:eastAsia="Arial"/>
                    <w:noProof/>
                    <w:lang w:bidi="en-US"/>
                  </w:rPr>
                </w:rPrChange>
              </w:rPr>
              <w:delText>Assumptions and Dependencies</w:delText>
            </w:r>
            <w:r w:rsidDel="003A4827">
              <w:rPr>
                <w:noProof/>
                <w:webHidden/>
              </w:rPr>
              <w:tab/>
              <w:delText>20</w:delText>
            </w:r>
          </w:del>
        </w:p>
        <w:p w:rsidR="00387E88" w:rsidDel="003A4827" w:rsidRDefault="00387E88">
          <w:pPr>
            <w:pStyle w:val="TOC2"/>
            <w:tabs>
              <w:tab w:val="right" w:leader="dot" w:pos="9350"/>
            </w:tabs>
            <w:rPr>
              <w:del w:id="351" w:author="Jerod Hodgkin" w:date="2011-01-18T22:53:00Z"/>
              <w:noProof/>
            </w:rPr>
          </w:pPr>
          <w:del w:id="352" w:author="Jerod Hodgkin" w:date="2011-01-18T22:53:00Z">
            <w:r w:rsidRPr="003A4827" w:rsidDel="003A4827">
              <w:rPr>
                <w:rFonts w:eastAsia="Arial"/>
                <w:noProof/>
                <w:lang w:bidi="en-US"/>
                <w:rPrChange w:id="353" w:author="Jerod Hodgkin" w:date="2011-01-18T22:53:00Z">
                  <w:rPr>
                    <w:rStyle w:val="Hyperlink"/>
                    <w:rFonts w:eastAsia="Arial"/>
                    <w:noProof/>
                    <w:lang w:bidi="en-US"/>
                  </w:rPr>
                </w:rPrChange>
              </w:rPr>
              <w:delText>General Constraints</w:delText>
            </w:r>
            <w:r w:rsidDel="003A4827">
              <w:rPr>
                <w:noProof/>
                <w:webHidden/>
              </w:rPr>
              <w:tab/>
              <w:delText>20</w:delText>
            </w:r>
          </w:del>
        </w:p>
        <w:p w:rsidR="00387E88" w:rsidDel="003A4827" w:rsidRDefault="00387E88">
          <w:pPr>
            <w:pStyle w:val="TOC2"/>
            <w:tabs>
              <w:tab w:val="right" w:leader="dot" w:pos="9350"/>
            </w:tabs>
            <w:rPr>
              <w:del w:id="354" w:author="Jerod Hodgkin" w:date="2011-01-18T22:53:00Z"/>
              <w:noProof/>
            </w:rPr>
          </w:pPr>
          <w:del w:id="355" w:author="Jerod Hodgkin" w:date="2011-01-18T22:53:00Z">
            <w:r w:rsidRPr="003A4827" w:rsidDel="003A4827">
              <w:rPr>
                <w:rFonts w:eastAsia="Arial"/>
                <w:noProof/>
                <w:lang w:bidi="en-US"/>
                <w:rPrChange w:id="356" w:author="Jerod Hodgkin" w:date="2011-01-18T22:53:00Z">
                  <w:rPr>
                    <w:rStyle w:val="Hyperlink"/>
                    <w:rFonts w:eastAsia="Arial"/>
                    <w:noProof/>
                    <w:lang w:bidi="en-US"/>
                  </w:rPr>
                </w:rPrChange>
              </w:rPr>
              <w:delText>Architectural Strategies</w:delText>
            </w:r>
            <w:r w:rsidDel="003A4827">
              <w:rPr>
                <w:noProof/>
                <w:webHidden/>
              </w:rPr>
              <w:tab/>
              <w:delText>20</w:delText>
            </w:r>
          </w:del>
        </w:p>
        <w:p w:rsidR="00387E88" w:rsidDel="003A4827" w:rsidRDefault="00387E88">
          <w:pPr>
            <w:pStyle w:val="TOC1"/>
            <w:tabs>
              <w:tab w:val="right" w:leader="dot" w:pos="9350"/>
            </w:tabs>
            <w:rPr>
              <w:del w:id="357" w:author="Jerod Hodgkin" w:date="2011-01-18T22:53:00Z"/>
              <w:noProof/>
            </w:rPr>
          </w:pPr>
          <w:del w:id="358" w:author="Jerod Hodgkin" w:date="2011-01-18T22:53:00Z">
            <w:r w:rsidRPr="003A4827" w:rsidDel="003A4827">
              <w:rPr>
                <w:rFonts w:eastAsia="Arial"/>
                <w:noProof/>
                <w:lang w:bidi="en-US"/>
                <w:rPrChange w:id="359" w:author="Jerod Hodgkin" w:date="2011-01-18T22:53:00Z">
                  <w:rPr>
                    <w:rStyle w:val="Hyperlink"/>
                    <w:rFonts w:eastAsia="Arial"/>
                    <w:noProof/>
                    <w:lang w:bidi="en-US"/>
                  </w:rPr>
                </w:rPrChange>
              </w:rPr>
              <w:delText>System Architecture</w:delText>
            </w:r>
            <w:r w:rsidDel="003A4827">
              <w:rPr>
                <w:noProof/>
                <w:webHidden/>
              </w:rPr>
              <w:tab/>
              <w:delText>22</w:delText>
            </w:r>
          </w:del>
        </w:p>
        <w:p w:rsidR="00387E88" w:rsidDel="003A4827" w:rsidRDefault="00387E88">
          <w:pPr>
            <w:pStyle w:val="TOC2"/>
            <w:tabs>
              <w:tab w:val="right" w:leader="dot" w:pos="9350"/>
            </w:tabs>
            <w:rPr>
              <w:del w:id="360" w:author="Jerod Hodgkin" w:date="2011-01-18T22:53:00Z"/>
              <w:noProof/>
            </w:rPr>
          </w:pPr>
          <w:del w:id="361" w:author="Jerod Hodgkin" w:date="2011-01-18T22:53:00Z">
            <w:r w:rsidRPr="003A4827" w:rsidDel="003A4827">
              <w:rPr>
                <w:rFonts w:eastAsia="Arial"/>
                <w:noProof/>
                <w:lang w:bidi="en-US"/>
                <w:rPrChange w:id="362" w:author="Jerod Hodgkin" w:date="2011-01-18T22:53:00Z">
                  <w:rPr>
                    <w:rStyle w:val="Hyperlink"/>
                    <w:rFonts w:eastAsia="Arial"/>
                    <w:noProof/>
                    <w:lang w:bidi="en-US"/>
                  </w:rPr>
                </w:rPrChange>
              </w:rPr>
              <w:delText>Use C</w:delText>
            </w:r>
            <w:r w:rsidRPr="003A4827" w:rsidDel="003A4827">
              <w:rPr>
                <w:rFonts w:eastAsia="Arial"/>
                <w:noProof/>
                <w:lang w:bidi="en-US"/>
                <w:rPrChange w:id="363" w:author="Jerod Hodgkin" w:date="2011-01-18T22:53:00Z">
                  <w:rPr>
                    <w:rStyle w:val="Hyperlink"/>
                    <w:rFonts w:eastAsia="Arial"/>
                    <w:noProof/>
                    <w:lang w:bidi="en-US"/>
                  </w:rPr>
                </w:rPrChange>
              </w:rPr>
              <w:delText>a</w:delText>
            </w:r>
            <w:r w:rsidRPr="003A4827" w:rsidDel="003A4827">
              <w:rPr>
                <w:rFonts w:eastAsia="Arial"/>
                <w:noProof/>
                <w:lang w:bidi="en-US"/>
                <w:rPrChange w:id="364" w:author="Jerod Hodgkin" w:date="2011-01-18T22:53:00Z">
                  <w:rPr>
                    <w:rStyle w:val="Hyperlink"/>
                    <w:rFonts w:eastAsia="Arial"/>
                    <w:noProof/>
                    <w:lang w:bidi="en-US"/>
                  </w:rPr>
                </w:rPrChange>
              </w:rPr>
              <w:delText>ses</w:delText>
            </w:r>
            <w:r w:rsidDel="003A4827">
              <w:rPr>
                <w:noProof/>
                <w:webHidden/>
              </w:rPr>
              <w:tab/>
              <w:delText>22</w:delText>
            </w:r>
          </w:del>
        </w:p>
        <w:p w:rsidR="00387E88" w:rsidDel="003A4827" w:rsidRDefault="00387E88">
          <w:pPr>
            <w:pStyle w:val="TOC2"/>
            <w:tabs>
              <w:tab w:val="right" w:leader="dot" w:pos="9350"/>
            </w:tabs>
            <w:rPr>
              <w:del w:id="365" w:author="Jerod Hodgkin" w:date="2011-01-18T22:53:00Z"/>
              <w:noProof/>
            </w:rPr>
          </w:pPr>
          <w:del w:id="366" w:author="Jerod Hodgkin" w:date="2011-01-18T22:53:00Z">
            <w:r w:rsidRPr="003A4827" w:rsidDel="003A4827">
              <w:rPr>
                <w:rFonts w:eastAsia="Arial"/>
                <w:bCs/>
                <w:noProof/>
                <w:lang w:bidi="en-US"/>
                <w:rPrChange w:id="367" w:author="Jerod Hodgkin" w:date="2011-01-18T22:53:00Z">
                  <w:rPr>
                    <w:rStyle w:val="Hyperlink"/>
                    <w:rFonts w:eastAsia="Arial"/>
                    <w:bCs/>
                    <w:noProof/>
                    <w:lang w:bidi="en-US"/>
                  </w:rPr>
                </w:rPrChange>
              </w:rPr>
              <w:delText>Menu M</w:delText>
            </w:r>
            <w:r w:rsidRPr="003A4827" w:rsidDel="003A4827">
              <w:rPr>
                <w:rFonts w:eastAsia="Arial"/>
                <w:bCs/>
                <w:noProof/>
                <w:lang w:bidi="en-US"/>
                <w:rPrChange w:id="368" w:author="Jerod Hodgkin" w:date="2011-01-18T22:53:00Z">
                  <w:rPr>
                    <w:rStyle w:val="Hyperlink"/>
                    <w:rFonts w:eastAsia="Arial"/>
                    <w:bCs/>
                    <w:noProof/>
                    <w:lang w:bidi="en-US"/>
                  </w:rPr>
                </w:rPrChange>
              </w:rPr>
              <w:delText>a</w:delText>
            </w:r>
            <w:r w:rsidRPr="003A4827" w:rsidDel="003A4827">
              <w:rPr>
                <w:rFonts w:eastAsia="Arial"/>
                <w:bCs/>
                <w:noProof/>
                <w:lang w:bidi="en-US"/>
                <w:rPrChange w:id="369" w:author="Jerod Hodgkin" w:date="2011-01-18T22:53:00Z">
                  <w:rPr>
                    <w:rStyle w:val="Hyperlink"/>
                    <w:rFonts w:eastAsia="Arial"/>
                    <w:bCs/>
                    <w:noProof/>
                    <w:lang w:bidi="en-US"/>
                  </w:rPr>
                </w:rPrChange>
              </w:rPr>
              <w:delText>nagement</w:delText>
            </w:r>
            <w:r w:rsidDel="003A4827">
              <w:rPr>
                <w:noProof/>
                <w:webHidden/>
              </w:rPr>
              <w:tab/>
              <w:delText>23</w:delText>
            </w:r>
          </w:del>
        </w:p>
        <w:p w:rsidR="00387E88" w:rsidDel="003A4827" w:rsidRDefault="00387E88">
          <w:pPr>
            <w:pStyle w:val="TOC3"/>
            <w:tabs>
              <w:tab w:val="right" w:leader="dot" w:pos="9350"/>
            </w:tabs>
            <w:rPr>
              <w:del w:id="370" w:author="Jerod Hodgkin" w:date="2011-01-18T22:53:00Z"/>
              <w:noProof/>
            </w:rPr>
          </w:pPr>
          <w:del w:id="371" w:author="Jerod Hodgkin" w:date="2011-01-18T22:53:00Z">
            <w:r w:rsidRPr="003A4827" w:rsidDel="003A4827">
              <w:rPr>
                <w:rFonts w:eastAsia="Arial"/>
                <w:bCs/>
                <w:noProof/>
                <w:lang w:bidi="en-US"/>
                <w:rPrChange w:id="372" w:author="Jerod Hodgkin" w:date="2011-01-18T22:53:00Z">
                  <w:rPr>
                    <w:rStyle w:val="Hyperlink"/>
                    <w:rFonts w:eastAsia="Arial"/>
                    <w:bCs/>
                    <w:noProof/>
                    <w:lang w:bidi="en-US"/>
                  </w:rPr>
                </w:rPrChange>
              </w:rPr>
              <w:delText>Create menu item</w:delText>
            </w:r>
            <w:r w:rsidDel="003A4827">
              <w:rPr>
                <w:noProof/>
                <w:webHidden/>
              </w:rPr>
              <w:tab/>
              <w:delText>23</w:delText>
            </w:r>
          </w:del>
        </w:p>
        <w:p w:rsidR="00387E88" w:rsidDel="003A4827" w:rsidRDefault="00387E88">
          <w:pPr>
            <w:pStyle w:val="TOC2"/>
            <w:tabs>
              <w:tab w:val="right" w:leader="dot" w:pos="9350"/>
            </w:tabs>
            <w:rPr>
              <w:del w:id="373" w:author="Jerod Hodgkin" w:date="2011-01-18T22:53:00Z"/>
              <w:noProof/>
            </w:rPr>
          </w:pPr>
          <w:del w:id="374" w:author="Jerod Hodgkin" w:date="2011-01-18T22:53:00Z">
            <w:r w:rsidRPr="003A4827" w:rsidDel="003A4827">
              <w:rPr>
                <w:rFonts w:eastAsia="Arial"/>
                <w:bCs/>
                <w:noProof/>
                <w:lang w:bidi="en-US"/>
                <w:rPrChange w:id="375" w:author="Jerod Hodgkin" w:date="2011-01-18T22:53:00Z">
                  <w:rPr>
                    <w:rStyle w:val="Hyperlink"/>
                    <w:rFonts w:eastAsia="Arial"/>
                    <w:bCs/>
                    <w:noProof/>
                    <w:lang w:bidi="en-US"/>
                  </w:rPr>
                </w:rPrChange>
              </w:rPr>
              <w:delText>Inventory Management</w:delText>
            </w:r>
            <w:r w:rsidDel="003A4827">
              <w:rPr>
                <w:noProof/>
                <w:webHidden/>
              </w:rPr>
              <w:tab/>
              <w:delText>24</w:delText>
            </w:r>
          </w:del>
        </w:p>
        <w:p w:rsidR="00387E88" w:rsidDel="003A4827" w:rsidRDefault="00387E88">
          <w:pPr>
            <w:pStyle w:val="TOC3"/>
            <w:tabs>
              <w:tab w:val="right" w:leader="dot" w:pos="9350"/>
            </w:tabs>
            <w:rPr>
              <w:del w:id="376" w:author="Jerod Hodgkin" w:date="2011-01-18T22:53:00Z"/>
              <w:noProof/>
            </w:rPr>
          </w:pPr>
          <w:del w:id="377" w:author="Jerod Hodgkin" w:date="2011-01-18T22:53:00Z">
            <w:r w:rsidRPr="003A4827" w:rsidDel="003A4827">
              <w:rPr>
                <w:rFonts w:eastAsia="Arial"/>
                <w:bCs/>
                <w:noProof/>
                <w:lang w:bidi="en-US"/>
                <w:rPrChange w:id="378" w:author="Jerod Hodgkin" w:date="2011-01-18T22:53:00Z">
                  <w:rPr>
                    <w:rStyle w:val="Hyperlink"/>
                    <w:rFonts w:eastAsia="Arial"/>
                    <w:bCs/>
                    <w:noProof/>
                    <w:lang w:bidi="en-US"/>
                  </w:rPr>
                </w:rPrChange>
              </w:rPr>
              <w:delText>Add Supplier</w:delText>
            </w:r>
            <w:r w:rsidDel="003A4827">
              <w:rPr>
                <w:noProof/>
                <w:webHidden/>
              </w:rPr>
              <w:tab/>
              <w:delText>24</w:delText>
            </w:r>
          </w:del>
        </w:p>
        <w:p w:rsidR="00387E88" w:rsidDel="003A4827" w:rsidRDefault="00387E88">
          <w:pPr>
            <w:pStyle w:val="TOC3"/>
            <w:tabs>
              <w:tab w:val="right" w:leader="dot" w:pos="9350"/>
            </w:tabs>
            <w:rPr>
              <w:del w:id="379" w:author="Jerod Hodgkin" w:date="2011-01-18T22:53:00Z"/>
              <w:noProof/>
            </w:rPr>
          </w:pPr>
          <w:del w:id="380" w:author="Jerod Hodgkin" w:date="2011-01-18T22:53:00Z">
            <w:r w:rsidRPr="003A4827" w:rsidDel="003A4827">
              <w:rPr>
                <w:rFonts w:eastAsia="Arial"/>
                <w:bCs/>
                <w:noProof/>
                <w:lang w:bidi="en-US"/>
                <w:rPrChange w:id="381" w:author="Jerod Hodgkin" w:date="2011-01-18T22:53:00Z">
                  <w:rPr>
                    <w:rStyle w:val="Hyperlink"/>
                    <w:rFonts w:eastAsia="Arial"/>
                    <w:bCs/>
                    <w:noProof/>
                    <w:lang w:bidi="en-US"/>
                  </w:rPr>
                </w:rPrChange>
              </w:rPr>
              <w:delText>Receive an Inventory Order</w:delText>
            </w:r>
            <w:r w:rsidDel="003A4827">
              <w:rPr>
                <w:noProof/>
                <w:webHidden/>
              </w:rPr>
              <w:tab/>
              <w:delText>24</w:delText>
            </w:r>
          </w:del>
        </w:p>
        <w:p w:rsidR="00387E88" w:rsidDel="003A4827" w:rsidRDefault="00387E88">
          <w:pPr>
            <w:pStyle w:val="TOC3"/>
            <w:tabs>
              <w:tab w:val="right" w:leader="dot" w:pos="9350"/>
            </w:tabs>
            <w:rPr>
              <w:del w:id="382" w:author="Jerod Hodgkin" w:date="2011-01-18T22:53:00Z"/>
              <w:noProof/>
            </w:rPr>
          </w:pPr>
          <w:del w:id="383" w:author="Jerod Hodgkin" w:date="2011-01-18T22:53:00Z">
            <w:r w:rsidRPr="003A4827" w:rsidDel="003A4827">
              <w:rPr>
                <w:rFonts w:eastAsia="Arial"/>
                <w:bCs/>
                <w:noProof/>
                <w:lang w:bidi="en-US"/>
                <w:rPrChange w:id="384" w:author="Jerod Hodgkin" w:date="2011-01-18T22:53:00Z">
                  <w:rPr>
                    <w:rStyle w:val="Hyperlink"/>
                    <w:rFonts w:eastAsia="Arial"/>
                    <w:bCs/>
                    <w:noProof/>
                    <w:lang w:bidi="en-US"/>
                  </w:rPr>
                </w:rPrChange>
              </w:rPr>
              <w:delText>Reconcile Inventory</w:delText>
            </w:r>
            <w:r w:rsidDel="003A4827">
              <w:rPr>
                <w:noProof/>
                <w:webHidden/>
              </w:rPr>
              <w:tab/>
              <w:delText>25</w:delText>
            </w:r>
          </w:del>
        </w:p>
        <w:p w:rsidR="00387E88" w:rsidDel="003A4827" w:rsidRDefault="00387E88">
          <w:pPr>
            <w:pStyle w:val="TOC3"/>
            <w:tabs>
              <w:tab w:val="right" w:leader="dot" w:pos="9350"/>
            </w:tabs>
            <w:rPr>
              <w:del w:id="385" w:author="Jerod Hodgkin" w:date="2011-01-18T22:53:00Z"/>
              <w:noProof/>
            </w:rPr>
          </w:pPr>
          <w:del w:id="386" w:author="Jerod Hodgkin" w:date="2011-01-18T22:53:00Z">
            <w:r w:rsidRPr="003A4827" w:rsidDel="003A4827">
              <w:rPr>
                <w:rFonts w:eastAsia="Arial"/>
                <w:bCs/>
                <w:noProof/>
                <w:lang w:bidi="en-US"/>
                <w:rPrChange w:id="387" w:author="Jerod Hodgkin" w:date="2011-01-18T22:53:00Z">
                  <w:rPr>
                    <w:rStyle w:val="Hyperlink"/>
                    <w:rFonts w:eastAsia="Arial"/>
                    <w:bCs/>
                    <w:noProof/>
                    <w:lang w:bidi="en-US"/>
                  </w:rPr>
                </w:rPrChange>
              </w:rPr>
              <w:delText>Place an Inventory Order</w:delText>
            </w:r>
            <w:r w:rsidDel="003A4827">
              <w:rPr>
                <w:noProof/>
                <w:webHidden/>
              </w:rPr>
              <w:tab/>
              <w:delText>26</w:delText>
            </w:r>
          </w:del>
        </w:p>
        <w:p w:rsidR="00387E88" w:rsidDel="003A4827" w:rsidRDefault="00387E88">
          <w:pPr>
            <w:pStyle w:val="TOC2"/>
            <w:tabs>
              <w:tab w:val="right" w:leader="dot" w:pos="9350"/>
            </w:tabs>
            <w:rPr>
              <w:del w:id="388" w:author="Jerod Hodgkin" w:date="2011-01-18T22:53:00Z"/>
              <w:noProof/>
            </w:rPr>
          </w:pPr>
          <w:del w:id="389" w:author="Jerod Hodgkin" w:date="2011-01-18T22:53:00Z">
            <w:r w:rsidRPr="003A4827" w:rsidDel="003A4827">
              <w:rPr>
                <w:rFonts w:eastAsia="Arial"/>
                <w:bCs/>
                <w:noProof/>
                <w:lang w:bidi="en-US"/>
                <w:rPrChange w:id="390" w:author="Jerod Hodgkin" w:date="2011-01-18T22:53:00Z">
                  <w:rPr>
                    <w:rStyle w:val="Hyperlink"/>
                    <w:rFonts w:eastAsia="Arial"/>
                    <w:bCs/>
                    <w:noProof/>
                    <w:lang w:bidi="en-US"/>
                  </w:rPr>
                </w:rPrChange>
              </w:rPr>
              <w:delText>Cooks interface</w:delText>
            </w:r>
            <w:r w:rsidDel="003A4827">
              <w:rPr>
                <w:noProof/>
                <w:webHidden/>
              </w:rPr>
              <w:tab/>
              <w:delText>27</w:delText>
            </w:r>
          </w:del>
        </w:p>
        <w:p w:rsidR="00387E88" w:rsidDel="003A4827" w:rsidRDefault="00387E88">
          <w:pPr>
            <w:pStyle w:val="TOC3"/>
            <w:tabs>
              <w:tab w:val="right" w:leader="dot" w:pos="9350"/>
            </w:tabs>
            <w:rPr>
              <w:del w:id="391" w:author="Jerod Hodgkin" w:date="2011-01-18T22:53:00Z"/>
              <w:noProof/>
            </w:rPr>
          </w:pPr>
          <w:del w:id="392" w:author="Jerod Hodgkin" w:date="2011-01-18T22:53:00Z">
            <w:r w:rsidRPr="003A4827" w:rsidDel="003A4827">
              <w:rPr>
                <w:rFonts w:eastAsia="Arial"/>
                <w:bCs/>
                <w:noProof/>
                <w:lang w:bidi="en-US"/>
                <w:rPrChange w:id="393" w:author="Jerod Hodgkin" w:date="2011-01-18T22:53:00Z">
                  <w:rPr>
                    <w:rStyle w:val="Hyperlink"/>
                    <w:rFonts w:eastAsia="Arial"/>
                    <w:bCs/>
                    <w:noProof/>
                    <w:lang w:bidi="en-US"/>
                  </w:rPr>
                </w:rPrChange>
              </w:rPr>
              <w:delText>Complete a customer order</w:delText>
            </w:r>
            <w:r w:rsidDel="003A4827">
              <w:rPr>
                <w:noProof/>
                <w:webHidden/>
              </w:rPr>
              <w:tab/>
              <w:delText>27</w:delText>
            </w:r>
          </w:del>
        </w:p>
        <w:p w:rsidR="00387E88" w:rsidDel="003A4827" w:rsidRDefault="00387E88">
          <w:pPr>
            <w:pStyle w:val="TOC2"/>
            <w:tabs>
              <w:tab w:val="right" w:leader="dot" w:pos="9350"/>
            </w:tabs>
            <w:rPr>
              <w:del w:id="394" w:author="Jerod Hodgkin" w:date="2011-01-18T22:53:00Z"/>
              <w:noProof/>
            </w:rPr>
          </w:pPr>
          <w:del w:id="395" w:author="Jerod Hodgkin" w:date="2011-01-18T22:53:00Z">
            <w:r w:rsidRPr="003A4827" w:rsidDel="003A4827">
              <w:rPr>
                <w:rFonts w:eastAsia="Arial"/>
                <w:bCs/>
                <w:noProof/>
                <w:lang w:bidi="en-US"/>
                <w:rPrChange w:id="396" w:author="Jerod Hodgkin" w:date="2011-01-18T22:53:00Z">
                  <w:rPr>
                    <w:rStyle w:val="Hyperlink"/>
                    <w:rFonts w:eastAsia="Arial"/>
                    <w:bCs/>
                    <w:noProof/>
                    <w:lang w:bidi="en-US"/>
                  </w:rPr>
                </w:rPrChange>
              </w:rPr>
              <w:delText>Customer Order Entry Subsystem</w:delText>
            </w:r>
            <w:r w:rsidDel="003A4827">
              <w:rPr>
                <w:noProof/>
                <w:webHidden/>
              </w:rPr>
              <w:tab/>
              <w:delText>28</w:delText>
            </w:r>
          </w:del>
        </w:p>
        <w:p w:rsidR="00387E88" w:rsidDel="003A4827" w:rsidRDefault="00387E88">
          <w:pPr>
            <w:pStyle w:val="TOC3"/>
            <w:tabs>
              <w:tab w:val="right" w:leader="dot" w:pos="9350"/>
            </w:tabs>
            <w:rPr>
              <w:del w:id="397" w:author="Jerod Hodgkin" w:date="2011-01-18T22:53:00Z"/>
              <w:noProof/>
            </w:rPr>
          </w:pPr>
          <w:del w:id="398" w:author="Jerod Hodgkin" w:date="2011-01-18T22:53:00Z">
            <w:r w:rsidRPr="003A4827" w:rsidDel="003A4827">
              <w:rPr>
                <w:rFonts w:eastAsia="Arial"/>
                <w:bCs/>
                <w:noProof/>
                <w:lang w:bidi="en-US"/>
                <w:rPrChange w:id="399" w:author="Jerod Hodgkin" w:date="2011-01-18T22:53:00Z">
                  <w:rPr>
                    <w:rStyle w:val="Hyperlink"/>
                    <w:rFonts w:eastAsia="Arial"/>
                    <w:bCs/>
                    <w:noProof/>
                    <w:lang w:bidi="en-US"/>
                  </w:rPr>
                </w:rPrChange>
              </w:rPr>
              <w:delText>Place and save customer order without taking payment</w:delText>
            </w:r>
            <w:r w:rsidDel="003A4827">
              <w:rPr>
                <w:noProof/>
                <w:webHidden/>
              </w:rPr>
              <w:tab/>
              <w:delText>28</w:delText>
            </w:r>
          </w:del>
        </w:p>
        <w:p w:rsidR="00387E88" w:rsidDel="003A4827" w:rsidRDefault="00387E88">
          <w:pPr>
            <w:pStyle w:val="TOC3"/>
            <w:tabs>
              <w:tab w:val="right" w:leader="dot" w:pos="9350"/>
            </w:tabs>
            <w:rPr>
              <w:del w:id="400" w:author="Jerod Hodgkin" w:date="2011-01-18T22:53:00Z"/>
              <w:noProof/>
            </w:rPr>
          </w:pPr>
          <w:del w:id="401" w:author="Jerod Hodgkin" w:date="2011-01-18T22:53:00Z">
            <w:r w:rsidRPr="003A4827" w:rsidDel="003A4827">
              <w:rPr>
                <w:rFonts w:eastAsia="Arial"/>
                <w:bCs/>
                <w:noProof/>
                <w:lang w:bidi="en-US"/>
                <w:rPrChange w:id="402" w:author="Jerod Hodgkin" w:date="2011-01-18T22:53:00Z">
                  <w:rPr>
                    <w:rStyle w:val="Hyperlink"/>
                    <w:rFonts w:eastAsia="Arial"/>
                    <w:bCs/>
                    <w:noProof/>
                    <w:lang w:bidi="en-US"/>
                  </w:rPr>
                </w:rPrChange>
              </w:rPr>
              <w:delText>Split a check</w:delText>
            </w:r>
            <w:r w:rsidDel="003A4827">
              <w:rPr>
                <w:noProof/>
                <w:webHidden/>
              </w:rPr>
              <w:tab/>
              <w:delText>28</w:delText>
            </w:r>
          </w:del>
        </w:p>
        <w:p w:rsidR="00387E88" w:rsidDel="003A4827" w:rsidRDefault="00387E88">
          <w:pPr>
            <w:pStyle w:val="TOC3"/>
            <w:tabs>
              <w:tab w:val="right" w:leader="dot" w:pos="9350"/>
            </w:tabs>
            <w:rPr>
              <w:del w:id="403" w:author="Jerod Hodgkin" w:date="2011-01-18T22:53:00Z"/>
              <w:noProof/>
            </w:rPr>
          </w:pPr>
          <w:del w:id="404" w:author="Jerod Hodgkin" w:date="2011-01-18T22:53:00Z">
            <w:r w:rsidRPr="003A4827" w:rsidDel="003A4827">
              <w:rPr>
                <w:rFonts w:eastAsia="Arial"/>
                <w:bCs/>
                <w:noProof/>
                <w:lang w:bidi="en-US"/>
                <w:rPrChange w:id="405" w:author="Jerod Hodgkin" w:date="2011-01-18T22:53:00Z">
                  <w:rPr>
                    <w:rStyle w:val="Hyperlink"/>
                    <w:rFonts w:eastAsia="Arial"/>
                    <w:bCs/>
                    <w:noProof/>
                    <w:lang w:bidi="en-US"/>
                  </w:rPr>
                </w:rPrChange>
              </w:rPr>
              <w:delText>Accept payment for saved customer order</w:delText>
            </w:r>
            <w:r w:rsidDel="003A4827">
              <w:rPr>
                <w:noProof/>
                <w:webHidden/>
              </w:rPr>
              <w:tab/>
              <w:delText>30</w:delText>
            </w:r>
          </w:del>
        </w:p>
        <w:p w:rsidR="00387E88" w:rsidDel="003A4827" w:rsidRDefault="00387E88">
          <w:pPr>
            <w:pStyle w:val="TOC3"/>
            <w:tabs>
              <w:tab w:val="right" w:leader="dot" w:pos="9350"/>
            </w:tabs>
            <w:rPr>
              <w:del w:id="406" w:author="Jerod Hodgkin" w:date="2011-01-18T22:53:00Z"/>
              <w:noProof/>
            </w:rPr>
          </w:pPr>
          <w:del w:id="407" w:author="Jerod Hodgkin" w:date="2011-01-18T22:53:00Z">
            <w:r w:rsidRPr="003A4827" w:rsidDel="003A4827">
              <w:rPr>
                <w:rFonts w:eastAsia="Arial"/>
                <w:bCs/>
                <w:noProof/>
                <w:lang w:bidi="en-US"/>
                <w:rPrChange w:id="408" w:author="Jerod Hodgkin" w:date="2011-01-18T22:53:00Z">
                  <w:rPr>
                    <w:rStyle w:val="Hyperlink"/>
                    <w:rFonts w:eastAsia="Arial"/>
                    <w:bCs/>
                    <w:noProof/>
                    <w:lang w:bidi="en-US"/>
                  </w:rPr>
                </w:rPrChange>
              </w:rPr>
              <w:delText>Recall and modify saved customer order</w:delText>
            </w:r>
            <w:r w:rsidDel="003A4827">
              <w:rPr>
                <w:noProof/>
                <w:webHidden/>
              </w:rPr>
              <w:tab/>
              <w:delText>30</w:delText>
            </w:r>
          </w:del>
        </w:p>
        <w:p w:rsidR="00387E88" w:rsidDel="003A4827" w:rsidRDefault="00387E88">
          <w:pPr>
            <w:pStyle w:val="TOC3"/>
            <w:tabs>
              <w:tab w:val="right" w:leader="dot" w:pos="9350"/>
            </w:tabs>
            <w:rPr>
              <w:del w:id="409" w:author="Jerod Hodgkin" w:date="2011-01-18T22:53:00Z"/>
              <w:noProof/>
            </w:rPr>
          </w:pPr>
          <w:del w:id="410" w:author="Jerod Hodgkin" w:date="2011-01-18T22:53:00Z">
            <w:r w:rsidRPr="003A4827" w:rsidDel="003A4827">
              <w:rPr>
                <w:rFonts w:eastAsia="Arial"/>
                <w:bCs/>
                <w:noProof/>
                <w:lang w:bidi="en-US"/>
                <w:rPrChange w:id="411" w:author="Jerod Hodgkin" w:date="2011-01-18T22:53:00Z">
                  <w:rPr>
                    <w:rStyle w:val="Hyperlink"/>
                    <w:rFonts w:eastAsia="Arial"/>
                    <w:bCs/>
                    <w:noProof/>
                    <w:lang w:bidi="en-US"/>
                  </w:rPr>
                </w:rPrChange>
              </w:rPr>
              <w:delText>Take multiple payments for a customer order</w:delText>
            </w:r>
            <w:r w:rsidDel="003A4827">
              <w:rPr>
                <w:noProof/>
                <w:webHidden/>
              </w:rPr>
              <w:tab/>
              <w:delText>31</w:delText>
            </w:r>
          </w:del>
        </w:p>
        <w:p w:rsidR="00387E88" w:rsidDel="003A4827" w:rsidRDefault="00387E88">
          <w:pPr>
            <w:pStyle w:val="TOC2"/>
            <w:tabs>
              <w:tab w:val="right" w:leader="dot" w:pos="9350"/>
            </w:tabs>
            <w:rPr>
              <w:del w:id="412" w:author="Jerod Hodgkin" w:date="2011-01-18T22:53:00Z"/>
              <w:noProof/>
            </w:rPr>
          </w:pPr>
          <w:del w:id="413" w:author="Jerod Hodgkin" w:date="2011-01-18T22:53:00Z">
            <w:r w:rsidRPr="003A4827" w:rsidDel="003A4827">
              <w:rPr>
                <w:rFonts w:eastAsia="Arial"/>
                <w:noProof/>
                <w:lang w:bidi="en-US"/>
                <w:rPrChange w:id="414" w:author="Jerod Hodgkin" w:date="2011-01-18T22:53:00Z">
                  <w:rPr>
                    <w:rStyle w:val="Hyperlink"/>
                    <w:rFonts w:eastAsia="Arial"/>
                    <w:noProof/>
                    <w:lang w:bidi="en-US"/>
                  </w:rPr>
                </w:rPrChange>
              </w:rPr>
              <w:delText>Admin Functions</w:delText>
            </w:r>
            <w:r w:rsidDel="003A4827">
              <w:rPr>
                <w:noProof/>
                <w:webHidden/>
              </w:rPr>
              <w:tab/>
              <w:delText>32</w:delText>
            </w:r>
          </w:del>
        </w:p>
        <w:p w:rsidR="00387E88" w:rsidDel="003A4827" w:rsidRDefault="00387E88">
          <w:pPr>
            <w:pStyle w:val="TOC3"/>
            <w:tabs>
              <w:tab w:val="right" w:leader="dot" w:pos="9350"/>
            </w:tabs>
            <w:rPr>
              <w:del w:id="415" w:author="Jerod Hodgkin" w:date="2011-01-18T22:53:00Z"/>
              <w:noProof/>
            </w:rPr>
          </w:pPr>
          <w:del w:id="416" w:author="Jerod Hodgkin" w:date="2011-01-18T22:53:00Z">
            <w:r w:rsidRPr="003A4827" w:rsidDel="003A4827">
              <w:rPr>
                <w:rFonts w:eastAsia="Arial"/>
                <w:bCs/>
                <w:noProof/>
                <w:lang w:bidi="en-US"/>
                <w:rPrChange w:id="417" w:author="Jerod Hodgkin" w:date="2011-01-18T22:53:00Z">
                  <w:rPr>
                    <w:rStyle w:val="Hyperlink"/>
                    <w:rFonts w:eastAsia="Arial"/>
                    <w:bCs/>
                    <w:noProof/>
                    <w:lang w:bidi="en-US"/>
                  </w:rPr>
                </w:rPrChange>
              </w:rPr>
              <w:delText>Managers Da</w:delText>
            </w:r>
            <w:r w:rsidRPr="003A4827" w:rsidDel="003A4827">
              <w:rPr>
                <w:rFonts w:eastAsia="Arial"/>
                <w:bCs/>
                <w:noProof/>
                <w:lang w:bidi="en-US"/>
                <w:rPrChange w:id="418" w:author="Jerod Hodgkin" w:date="2011-01-18T22:53:00Z">
                  <w:rPr>
                    <w:rStyle w:val="Hyperlink"/>
                    <w:rFonts w:eastAsia="Arial"/>
                    <w:bCs/>
                    <w:noProof/>
                    <w:lang w:bidi="en-US"/>
                  </w:rPr>
                </w:rPrChange>
              </w:rPr>
              <w:delText>s</w:delText>
            </w:r>
            <w:r w:rsidRPr="003A4827" w:rsidDel="003A4827">
              <w:rPr>
                <w:rFonts w:eastAsia="Arial"/>
                <w:bCs/>
                <w:noProof/>
                <w:lang w:bidi="en-US"/>
                <w:rPrChange w:id="419" w:author="Jerod Hodgkin" w:date="2011-01-18T22:53:00Z">
                  <w:rPr>
                    <w:rStyle w:val="Hyperlink"/>
                    <w:rFonts w:eastAsia="Arial"/>
                    <w:bCs/>
                    <w:noProof/>
                    <w:lang w:bidi="en-US"/>
                  </w:rPr>
                </w:rPrChange>
              </w:rPr>
              <w:delText>hboard</w:delText>
            </w:r>
            <w:r w:rsidDel="003A4827">
              <w:rPr>
                <w:noProof/>
                <w:webHidden/>
              </w:rPr>
              <w:tab/>
              <w:delText>32</w:delText>
            </w:r>
          </w:del>
        </w:p>
        <w:p w:rsidR="00387E88" w:rsidDel="003A4827" w:rsidRDefault="00387E88">
          <w:pPr>
            <w:pStyle w:val="TOC3"/>
            <w:tabs>
              <w:tab w:val="right" w:leader="dot" w:pos="9350"/>
            </w:tabs>
            <w:rPr>
              <w:del w:id="420" w:author="Jerod Hodgkin" w:date="2011-01-18T22:53:00Z"/>
              <w:noProof/>
            </w:rPr>
          </w:pPr>
          <w:del w:id="421" w:author="Jerod Hodgkin" w:date="2011-01-18T22:53:00Z">
            <w:r w:rsidRPr="003A4827" w:rsidDel="003A4827">
              <w:rPr>
                <w:rFonts w:eastAsia="Arial"/>
                <w:bCs/>
                <w:noProof/>
                <w:lang w:bidi="en-US"/>
                <w:rPrChange w:id="422" w:author="Jerod Hodgkin" w:date="2011-01-18T22:53:00Z">
                  <w:rPr>
                    <w:rStyle w:val="Hyperlink"/>
                    <w:rFonts w:eastAsia="Arial"/>
                    <w:bCs/>
                    <w:noProof/>
                    <w:lang w:bidi="en-US"/>
                  </w:rPr>
                </w:rPrChange>
              </w:rPr>
              <w:delText>Employee management</w:delText>
            </w:r>
            <w:r w:rsidDel="003A4827">
              <w:rPr>
                <w:noProof/>
                <w:webHidden/>
              </w:rPr>
              <w:tab/>
              <w:delText>32</w:delText>
            </w:r>
          </w:del>
        </w:p>
        <w:p w:rsidR="00387E88" w:rsidDel="003A4827" w:rsidRDefault="00387E88">
          <w:pPr>
            <w:pStyle w:val="TOC2"/>
            <w:tabs>
              <w:tab w:val="right" w:leader="dot" w:pos="9350"/>
            </w:tabs>
            <w:rPr>
              <w:del w:id="423" w:author="Jerod Hodgkin" w:date="2011-01-18T22:53:00Z"/>
              <w:noProof/>
            </w:rPr>
          </w:pPr>
          <w:del w:id="424" w:author="Jerod Hodgkin" w:date="2011-01-18T22:53:00Z">
            <w:r w:rsidRPr="003A4827" w:rsidDel="003A4827">
              <w:rPr>
                <w:rFonts w:eastAsia="Arial"/>
                <w:bCs/>
                <w:noProof/>
                <w:lang w:bidi="en-US"/>
                <w:rPrChange w:id="425" w:author="Jerod Hodgkin" w:date="2011-01-18T22:53:00Z">
                  <w:rPr>
                    <w:rStyle w:val="Hyperlink"/>
                    <w:rFonts w:eastAsia="Arial"/>
                    <w:bCs/>
                    <w:noProof/>
                    <w:lang w:bidi="en-US"/>
                  </w:rPr>
                </w:rPrChange>
              </w:rPr>
              <w:delText>Reporting</w:delText>
            </w:r>
            <w:r w:rsidDel="003A4827">
              <w:rPr>
                <w:noProof/>
                <w:webHidden/>
              </w:rPr>
              <w:tab/>
              <w:delText>34</w:delText>
            </w:r>
          </w:del>
        </w:p>
        <w:p w:rsidR="00387E88" w:rsidDel="003A4827" w:rsidRDefault="00387E88">
          <w:pPr>
            <w:pStyle w:val="TOC3"/>
            <w:tabs>
              <w:tab w:val="right" w:leader="dot" w:pos="9350"/>
            </w:tabs>
            <w:rPr>
              <w:del w:id="426" w:author="Jerod Hodgkin" w:date="2011-01-18T22:53:00Z"/>
              <w:noProof/>
            </w:rPr>
          </w:pPr>
          <w:del w:id="427" w:author="Jerod Hodgkin" w:date="2011-01-18T22:53:00Z">
            <w:r w:rsidRPr="003A4827" w:rsidDel="003A4827">
              <w:rPr>
                <w:rFonts w:eastAsia="Arial"/>
                <w:bCs/>
                <w:noProof/>
                <w:lang w:bidi="en-US"/>
                <w:rPrChange w:id="428" w:author="Jerod Hodgkin" w:date="2011-01-18T22:53:00Z">
                  <w:rPr>
                    <w:rStyle w:val="Hyperlink"/>
                    <w:rFonts w:eastAsia="Arial"/>
                    <w:bCs/>
                    <w:noProof/>
                    <w:lang w:bidi="en-US"/>
                  </w:rPr>
                </w:rPrChange>
              </w:rPr>
              <w:delText>Sales Reporting</w:delText>
            </w:r>
            <w:r w:rsidDel="003A4827">
              <w:rPr>
                <w:noProof/>
                <w:webHidden/>
              </w:rPr>
              <w:tab/>
              <w:delText>34</w:delText>
            </w:r>
          </w:del>
        </w:p>
        <w:p w:rsidR="00387E88" w:rsidDel="003A4827" w:rsidRDefault="00387E88">
          <w:pPr>
            <w:pStyle w:val="TOC2"/>
            <w:tabs>
              <w:tab w:val="right" w:leader="dot" w:pos="9350"/>
            </w:tabs>
            <w:rPr>
              <w:del w:id="429" w:author="Jerod Hodgkin" w:date="2011-01-18T22:53:00Z"/>
              <w:noProof/>
            </w:rPr>
          </w:pPr>
          <w:del w:id="430" w:author="Jerod Hodgkin" w:date="2011-01-18T22:53:00Z">
            <w:r w:rsidRPr="003A4827" w:rsidDel="003A4827">
              <w:rPr>
                <w:rFonts w:eastAsia="Arial"/>
                <w:bCs/>
                <w:noProof/>
                <w:lang w:bidi="en-US"/>
                <w:rPrChange w:id="431" w:author="Jerod Hodgkin" w:date="2011-01-18T22:53:00Z">
                  <w:rPr>
                    <w:rStyle w:val="Hyperlink"/>
                    <w:rFonts w:eastAsia="Arial"/>
                    <w:bCs/>
                    <w:noProof/>
                    <w:lang w:bidi="en-US"/>
                  </w:rPr>
                </w:rPrChange>
              </w:rPr>
              <w:delText>Logical View</w:delText>
            </w:r>
            <w:r w:rsidDel="003A4827">
              <w:rPr>
                <w:noProof/>
                <w:webHidden/>
              </w:rPr>
              <w:tab/>
              <w:delText>35</w:delText>
            </w:r>
          </w:del>
        </w:p>
        <w:p w:rsidR="00387E88" w:rsidDel="003A4827" w:rsidRDefault="00387E88">
          <w:pPr>
            <w:pStyle w:val="TOC3"/>
            <w:tabs>
              <w:tab w:val="right" w:leader="dot" w:pos="9350"/>
            </w:tabs>
            <w:rPr>
              <w:del w:id="432" w:author="Jerod Hodgkin" w:date="2011-01-18T22:53:00Z"/>
              <w:noProof/>
            </w:rPr>
          </w:pPr>
          <w:del w:id="433" w:author="Jerod Hodgkin" w:date="2011-01-18T22:53:00Z">
            <w:r w:rsidRPr="003A4827" w:rsidDel="003A4827">
              <w:rPr>
                <w:noProof/>
                <w:lang w:bidi="en-US"/>
                <w:rPrChange w:id="434" w:author="Jerod Hodgkin" w:date="2011-01-18T22:53:00Z">
                  <w:rPr>
                    <w:rStyle w:val="Hyperlink"/>
                    <w:noProof/>
                    <w:lang w:bidi="en-US"/>
                  </w:rPr>
                </w:rPrChange>
              </w:rPr>
              <w:delText>Class Diagrams</w:delText>
            </w:r>
            <w:r w:rsidDel="003A4827">
              <w:rPr>
                <w:noProof/>
                <w:webHidden/>
              </w:rPr>
              <w:tab/>
              <w:delText>36</w:delText>
            </w:r>
          </w:del>
        </w:p>
        <w:p w:rsidR="00387E88" w:rsidDel="003A4827" w:rsidRDefault="00387E88">
          <w:pPr>
            <w:pStyle w:val="TOC2"/>
            <w:tabs>
              <w:tab w:val="right" w:leader="dot" w:pos="9350"/>
            </w:tabs>
            <w:rPr>
              <w:del w:id="435" w:author="Jerod Hodgkin" w:date="2011-01-18T22:53:00Z"/>
              <w:noProof/>
            </w:rPr>
          </w:pPr>
          <w:del w:id="436" w:author="Jerod Hodgkin" w:date="2011-01-18T22:53:00Z">
            <w:r w:rsidRPr="003A4827" w:rsidDel="003A4827">
              <w:rPr>
                <w:rFonts w:eastAsia="Arial"/>
                <w:bCs/>
                <w:noProof/>
                <w:lang w:bidi="en-US"/>
                <w:rPrChange w:id="437" w:author="Jerod Hodgkin" w:date="2011-01-18T22:53:00Z">
                  <w:rPr>
                    <w:rStyle w:val="Hyperlink"/>
                    <w:rFonts w:eastAsia="Arial"/>
                    <w:bCs/>
                    <w:noProof/>
                    <w:lang w:bidi="en-US"/>
                  </w:rPr>
                </w:rPrChange>
              </w:rPr>
              <w:delText>Development View</w:delText>
            </w:r>
            <w:r w:rsidDel="003A4827">
              <w:rPr>
                <w:noProof/>
                <w:webHidden/>
              </w:rPr>
              <w:tab/>
              <w:delText>41</w:delText>
            </w:r>
          </w:del>
        </w:p>
        <w:p w:rsidR="00387E88" w:rsidDel="003A4827" w:rsidRDefault="00387E88">
          <w:pPr>
            <w:pStyle w:val="TOC3"/>
            <w:tabs>
              <w:tab w:val="right" w:leader="dot" w:pos="9350"/>
            </w:tabs>
            <w:rPr>
              <w:del w:id="438" w:author="Jerod Hodgkin" w:date="2011-01-18T22:53:00Z"/>
              <w:noProof/>
            </w:rPr>
          </w:pPr>
          <w:del w:id="439" w:author="Jerod Hodgkin" w:date="2011-01-18T22:53:00Z">
            <w:r w:rsidRPr="003A4827" w:rsidDel="003A4827">
              <w:rPr>
                <w:rFonts w:eastAsia="Arial"/>
                <w:noProof/>
                <w:lang w:bidi="en-US"/>
                <w:rPrChange w:id="440" w:author="Jerod Hodgkin" w:date="2011-01-18T22:53:00Z">
                  <w:rPr>
                    <w:rStyle w:val="Hyperlink"/>
                    <w:rFonts w:eastAsia="Arial"/>
                    <w:noProof/>
                    <w:lang w:bidi="en-US"/>
                  </w:rPr>
                </w:rPrChange>
              </w:rPr>
              <w:delText>Algorithms and Data structures</w:delText>
            </w:r>
            <w:r w:rsidDel="003A4827">
              <w:rPr>
                <w:noProof/>
                <w:webHidden/>
              </w:rPr>
              <w:tab/>
              <w:delText>42</w:delText>
            </w:r>
          </w:del>
        </w:p>
        <w:p w:rsidR="00387E88" w:rsidDel="003A4827" w:rsidRDefault="00387E88">
          <w:pPr>
            <w:pStyle w:val="TOC2"/>
            <w:tabs>
              <w:tab w:val="right" w:leader="dot" w:pos="9350"/>
            </w:tabs>
            <w:rPr>
              <w:del w:id="441" w:author="Jerod Hodgkin" w:date="2011-01-18T22:53:00Z"/>
              <w:noProof/>
            </w:rPr>
          </w:pPr>
          <w:del w:id="442" w:author="Jerod Hodgkin" w:date="2011-01-18T22:53:00Z">
            <w:r w:rsidRPr="003A4827" w:rsidDel="003A4827">
              <w:rPr>
                <w:rFonts w:eastAsia="Arial"/>
                <w:bCs/>
                <w:noProof/>
                <w:lang w:bidi="en-US"/>
                <w:rPrChange w:id="443" w:author="Jerod Hodgkin" w:date="2011-01-18T22:53:00Z">
                  <w:rPr>
                    <w:rStyle w:val="Hyperlink"/>
                    <w:rFonts w:eastAsia="Arial"/>
                    <w:bCs/>
                    <w:noProof/>
                    <w:lang w:bidi="en-US"/>
                  </w:rPr>
                </w:rPrChange>
              </w:rPr>
              <w:delText>Process View</w:delText>
            </w:r>
            <w:r w:rsidDel="003A4827">
              <w:rPr>
                <w:noProof/>
                <w:webHidden/>
              </w:rPr>
              <w:tab/>
              <w:delText>42</w:delText>
            </w:r>
          </w:del>
        </w:p>
        <w:p w:rsidR="00387E88" w:rsidDel="003A4827" w:rsidRDefault="00387E88">
          <w:pPr>
            <w:pStyle w:val="TOC3"/>
            <w:tabs>
              <w:tab w:val="right" w:leader="dot" w:pos="9350"/>
            </w:tabs>
            <w:rPr>
              <w:del w:id="444" w:author="Jerod Hodgkin" w:date="2011-01-18T22:53:00Z"/>
              <w:noProof/>
            </w:rPr>
          </w:pPr>
          <w:del w:id="445" w:author="Jerod Hodgkin" w:date="2011-01-18T22:53:00Z">
            <w:r w:rsidRPr="003A4827" w:rsidDel="003A4827">
              <w:rPr>
                <w:rFonts w:eastAsia="Arial"/>
                <w:bCs/>
                <w:noProof/>
                <w:lang w:bidi="en-US"/>
                <w:rPrChange w:id="446" w:author="Jerod Hodgkin" w:date="2011-01-18T22:53:00Z">
                  <w:rPr>
                    <w:rStyle w:val="Hyperlink"/>
                    <w:rFonts w:eastAsia="Arial"/>
                    <w:bCs/>
                    <w:noProof/>
                    <w:lang w:bidi="en-US"/>
                  </w:rPr>
                </w:rPrChange>
              </w:rPr>
              <w:delText>Order Placement and Completion</w:delText>
            </w:r>
            <w:r w:rsidDel="003A4827">
              <w:rPr>
                <w:noProof/>
                <w:webHidden/>
              </w:rPr>
              <w:tab/>
              <w:delText>42</w:delText>
            </w:r>
          </w:del>
        </w:p>
        <w:p w:rsidR="00387E88" w:rsidDel="003A4827" w:rsidRDefault="00387E88">
          <w:pPr>
            <w:pStyle w:val="TOC3"/>
            <w:tabs>
              <w:tab w:val="right" w:leader="dot" w:pos="9350"/>
            </w:tabs>
            <w:rPr>
              <w:del w:id="447" w:author="Jerod Hodgkin" w:date="2011-01-18T22:53:00Z"/>
              <w:noProof/>
            </w:rPr>
          </w:pPr>
          <w:del w:id="448" w:author="Jerod Hodgkin" w:date="2011-01-18T22:53:00Z">
            <w:r w:rsidRPr="003A4827" w:rsidDel="003A4827">
              <w:rPr>
                <w:rFonts w:eastAsia="Arial"/>
                <w:bCs/>
                <w:noProof/>
                <w:lang w:bidi="en-US"/>
                <w:rPrChange w:id="449" w:author="Jerod Hodgkin" w:date="2011-01-18T22:53:00Z">
                  <w:rPr>
                    <w:rStyle w:val="Hyperlink"/>
                    <w:rFonts w:eastAsia="Arial"/>
                    <w:bCs/>
                    <w:noProof/>
                    <w:lang w:bidi="en-US"/>
                  </w:rPr>
                </w:rPrChange>
              </w:rPr>
              <w:delText>Run Report</w:delText>
            </w:r>
            <w:r w:rsidDel="003A4827">
              <w:rPr>
                <w:noProof/>
                <w:webHidden/>
              </w:rPr>
              <w:tab/>
              <w:delText>43</w:delText>
            </w:r>
          </w:del>
        </w:p>
        <w:p w:rsidR="00387E88" w:rsidDel="003A4827" w:rsidRDefault="00387E88">
          <w:pPr>
            <w:pStyle w:val="TOC3"/>
            <w:tabs>
              <w:tab w:val="right" w:leader="dot" w:pos="9350"/>
            </w:tabs>
            <w:rPr>
              <w:del w:id="450" w:author="Jerod Hodgkin" w:date="2011-01-18T22:53:00Z"/>
              <w:noProof/>
            </w:rPr>
          </w:pPr>
          <w:del w:id="451" w:author="Jerod Hodgkin" w:date="2011-01-18T22:53:00Z">
            <w:r w:rsidRPr="003A4827" w:rsidDel="003A4827">
              <w:rPr>
                <w:rFonts w:eastAsia="Arial"/>
                <w:bCs/>
                <w:noProof/>
                <w:lang w:bidi="en-US"/>
                <w:rPrChange w:id="452" w:author="Jerod Hodgkin" w:date="2011-01-18T22:53:00Z">
                  <w:rPr>
                    <w:rStyle w:val="Hyperlink"/>
                    <w:rFonts w:eastAsia="Arial"/>
                    <w:bCs/>
                    <w:noProof/>
                    <w:lang w:bidi="en-US"/>
                  </w:rPr>
                </w:rPrChange>
              </w:rPr>
              <w:delText>Menu Management</w:delText>
            </w:r>
            <w:r w:rsidDel="003A4827">
              <w:rPr>
                <w:noProof/>
                <w:webHidden/>
              </w:rPr>
              <w:tab/>
              <w:delText>44</w:delText>
            </w:r>
          </w:del>
        </w:p>
        <w:p w:rsidR="00387E88" w:rsidDel="003A4827" w:rsidRDefault="00387E88">
          <w:pPr>
            <w:pStyle w:val="TOC3"/>
            <w:tabs>
              <w:tab w:val="right" w:leader="dot" w:pos="9350"/>
            </w:tabs>
            <w:rPr>
              <w:del w:id="453" w:author="Jerod Hodgkin" w:date="2011-01-18T22:53:00Z"/>
              <w:noProof/>
            </w:rPr>
          </w:pPr>
          <w:del w:id="454" w:author="Jerod Hodgkin" w:date="2011-01-18T22:53:00Z">
            <w:r w:rsidRPr="003A4827" w:rsidDel="003A4827">
              <w:rPr>
                <w:rFonts w:eastAsia="Arial"/>
                <w:bCs/>
                <w:noProof/>
                <w:shd w:val="solid" w:color="FFFFFF" w:fill="FFFFFF"/>
                <w:lang w:bidi="en-US"/>
                <w:rPrChange w:id="455" w:author="Jerod Hodgkin" w:date="2011-01-18T22:53:00Z">
                  <w:rPr>
                    <w:rStyle w:val="Hyperlink"/>
                    <w:rFonts w:eastAsia="Arial"/>
                    <w:bCs/>
                    <w:noProof/>
                    <w:shd w:val="solid" w:color="FFFFFF" w:fill="FFFFFF"/>
                    <w:lang w:bidi="en-US"/>
                  </w:rPr>
                </w:rPrChange>
              </w:rPr>
              <w:delText>Inventory Management</w:delText>
            </w:r>
            <w:r w:rsidDel="003A4827">
              <w:rPr>
                <w:noProof/>
                <w:webHidden/>
              </w:rPr>
              <w:tab/>
              <w:delText>45</w:delText>
            </w:r>
          </w:del>
        </w:p>
        <w:p w:rsidR="00387E88" w:rsidDel="003A4827" w:rsidRDefault="00387E88">
          <w:pPr>
            <w:pStyle w:val="TOC3"/>
            <w:tabs>
              <w:tab w:val="right" w:leader="dot" w:pos="9350"/>
            </w:tabs>
            <w:rPr>
              <w:del w:id="456" w:author="Jerod Hodgkin" w:date="2011-01-18T22:53:00Z"/>
              <w:noProof/>
            </w:rPr>
          </w:pPr>
          <w:del w:id="457" w:author="Jerod Hodgkin" w:date="2011-01-18T22:53:00Z">
            <w:r w:rsidRPr="003A4827" w:rsidDel="003A4827">
              <w:rPr>
                <w:rFonts w:eastAsia="Arial"/>
                <w:bCs/>
                <w:noProof/>
                <w:shd w:val="solid" w:color="FFFFFF" w:fill="FFFFFF"/>
                <w:lang w:bidi="en-US"/>
                <w:rPrChange w:id="458" w:author="Jerod Hodgkin" w:date="2011-01-18T22:53:00Z">
                  <w:rPr>
                    <w:rStyle w:val="Hyperlink"/>
                    <w:rFonts w:eastAsia="Arial"/>
                    <w:bCs/>
                    <w:noProof/>
                    <w:shd w:val="solid" w:color="FFFFFF" w:fill="FFFFFF"/>
                    <w:lang w:bidi="en-US"/>
                  </w:rPr>
                </w:rPrChange>
              </w:rPr>
              <w:delText>Employee Management Activity Diagram</w:delText>
            </w:r>
            <w:r w:rsidDel="003A4827">
              <w:rPr>
                <w:noProof/>
                <w:webHidden/>
              </w:rPr>
              <w:tab/>
              <w:delText>46</w:delText>
            </w:r>
          </w:del>
        </w:p>
        <w:p w:rsidR="00387E88" w:rsidDel="003A4827" w:rsidRDefault="00387E88">
          <w:pPr>
            <w:pStyle w:val="TOC2"/>
            <w:tabs>
              <w:tab w:val="right" w:leader="dot" w:pos="9350"/>
            </w:tabs>
            <w:rPr>
              <w:del w:id="459" w:author="Jerod Hodgkin" w:date="2011-01-18T22:53:00Z"/>
              <w:noProof/>
            </w:rPr>
          </w:pPr>
          <w:del w:id="460" w:author="Jerod Hodgkin" w:date="2011-01-18T22:53:00Z">
            <w:r w:rsidRPr="003A4827" w:rsidDel="003A4827">
              <w:rPr>
                <w:rFonts w:eastAsia="Arial"/>
                <w:bCs/>
                <w:noProof/>
                <w:lang w:bidi="en-US"/>
                <w:rPrChange w:id="461" w:author="Jerod Hodgkin" w:date="2011-01-18T22:53:00Z">
                  <w:rPr>
                    <w:rStyle w:val="Hyperlink"/>
                    <w:rFonts w:eastAsia="Arial"/>
                    <w:bCs/>
                    <w:noProof/>
                    <w:lang w:bidi="en-US"/>
                  </w:rPr>
                </w:rPrChange>
              </w:rPr>
              <w:delText>Physical View</w:delText>
            </w:r>
            <w:r w:rsidDel="003A4827">
              <w:rPr>
                <w:noProof/>
                <w:webHidden/>
              </w:rPr>
              <w:tab/>
              <w:delText>47</w:delText>
            </w:r>
          </w:del>
        </w:p>
        <w:p w:rsidR="00387E88" w:rsidDel="003A4827" w:rsidRDefault="00387E88">
          <w:pPr>
            <w:pStyle w:val="TOC1"/>
            <w:tabs>
              <w:tab w:val="right" w:leader="dot" w:pos="9350"/>
            </w:tabs>
            <w:rPr>
              <w:del w:id="462" w:author="Jerod Hodgkin" w:date="2011-01-18T22:53:00Z"/>
              <w:noProof/>
            </w:rPr>
          </w:pPr>
          <w:del w:id="463" w:author="Jerod Hodgkin" w:date="2011-01-18T22:53:00Z">
            <w:r w:rsidRPr="003A4827" w:rsidDel="003A4827">
              <w:rPr>
                <w:rFonts w:eastAsia="Arial"/>
                <w:noProof/>
                <w:lang w:bidi="en-US"/>
                <w:rPrChange w:id="464" w:author="Jerod Hodgkin" w:date="2011-01-18T22:53:00Z">
                  <w:rPr>
                    <w:rStyle w:val="Hyperlink"/>
                    <w:rFonts w:eastAsia="Arial"/>
                    <w:noProof/>
                    <w:lang w:bidi="en-US"/>
                  </w:rPr>
                </w:rPrChange>
              </w:rPr>
              <w:delText>Policies and Tactics</w:delText>
            </w:r>
            <w:r w:rsidDel="003A4827">
              <w:rPr>
                <w:noProof/>
                <w:webHidden/>
              </w:rPr>
              <w:tab/>
              <w:delText>48</w:delText>
            </w:r>
          </w:del>
        </w:p>
        <w:p w:rsidR="00387E88" w:rsidDel="003A4827" w:rsidRDefault="00387E88">
          <w:pPr>
            <w:pStyle w:val="TOC1"/>
            <w:tabs>
              <w:tab w:val="right" w:leader="dot" w:pos="9350"/>
            </w:tabs>
            <w:rPr>
              <w:del w:id="465" w:author="Jerod Hodgkin" w:date="2011-01-18T22:53:00Z"/>
              <w:noProof/>
            </w:rPr>
          </w:pPr>
          <w:del w:id="466" w:author="Jerod Hodgkin" w:date="2011-01-18T22:53:00Z">
            <w:r w:rsidRPr="003A4827" w:rsidDel="003A4827">
              <w:rPr>
                <w:rFonts w:eastAsia="Arial"/>
                <w:noProof/>
                <w:lang w:bidi="en-US"/>
                <w:rPrChange w:id="467" w:author="Jerod Hodgkin" w:date="2011-01-18T22:53:00Z">
                  <w:rPr>
                    <w:rStyle w:val="Hyperlink"/>
                    <w:rFonts w:eastAsia="Arial"/>
                    <w:noProof/>
                    <w:lang w:bidi="en-US"/>
                  </w:rPr>
                </w:rPrChange>
              </w:rPr>
              <w:delText>Detailed System Design</w:delText>
            </w:r>
            <w:r w:rsidDel="003A4827">
              <w:rPr>
                <w:noProof/>
                <w:webHidden/>
              </w:rPr>
              <w:tab/>
              <w:delText>48</w:delText>
            </w:r>
          </w:del>
        </w:p>
        <w:p w:rsidR="00387E88" w:rsidDel="003A4827" w:rsidRDefault="00387E88">
          <w:pPr>
            <w:pStyle w:val="TOC2"/>
            <w:tabs>
              <w:tab w:val="right" w:leader="dot" w:pos="9350"/>
            </w:tabs>
            <w:rPr>
              <w:del w:id="468" w:author="Jerod Hodgkin" w:date="2011-01-18T22:53:00Z"/>
              <w:noProof/>
            </w:rPr>
          </w:pPr>
          <w:del w:id="469" w:author="Jerod Hodgkin" w:date="2011-01-18T22:53:00Z">
            <w:r w:rsidRPr="003A4827" w:rsidDel="003A4827">
              <w:rPr>
                <w:rFonts w:eastAsia="Arial"/>
                <w:bCs/>
                <w:noProof/>
                <w:lang w:bidi="en-US"/>
                <w:rPrChange w:id="470" w:author="Jerod Hodgkin" w:date="2011-01-18T22:53:00Z">
                  <w:rPr>
                    <w:rStyle w:val="Hyperlink"/>
                    <w:rFonts w:eastAsia="Arial"/>
                    <w:bCs/>
                    <w:noProof/>
                    <w:lang w:bidi="en-US"/>
                  </w:rPr>
                </w:rPrChange>
              </w:rPr>
              <w:delText>Database</w:delText>
            </w:r>
            <w:r w:rsidDel="003A4827">
              <w:rPr>
                <w:noProof/>
                <w:webHidden/>
              </w:rPr>
              <w:tab/>
              <w:delText>48</w:delText>
            </w:r>
          </w:del>
        </w:p>
        <w:p w:rsidR="00387E88" w:rsidDel="003A4827" w:rsidRDefault="00387E88">
          <w:pPr>
            <w:pStyle w:val="TOC3"/>
            <w:tabs>
              <w:tab w:val="right" w:leader="dot" w:pos="9350"/>
            </w:tabs>
            <w:rPr>
              <w:del w:id="471" w:author="Jerod Hodgkin" w:date="2011-01-18T22:53:00Z"/>
              <w:noProof/>
            </w:rPr>
          </w:pPr>
          <w:del w:id="472" w:author="Jerod Hodgkin" w:date="2011-01-18T22:53:00Z">
            <w:r w:rsidRPr="003A4827" w:rsidDel="003A4827">
              <w:rPr>
                <w:rFonts w:eastAsia="Arial"/>
                <w:bCs/>
                <w:noProof/>
                <w:lang w:bidi="en-US"/>
                <w:rPrChange w:id="473" w:author="Jerod Hodgkin" w:date="2011-01-18T22:53:00Z">
                  <w:rPr>
                    <w:rStyle w:val="Hyperlink"/>
                    <w:rFonts w:eastAsia="Arial"/>
                    <w:bCs/>
                    <w:noProof/>
                    <w:lang w:bidi="en-US"/>
                  </w:rPr>
                </w:rPrChange>
              </w:rPr>
              <w:delText>Orders and menus</w:delText>
            </w:r>
            <w:r w:rsidDel="003A4827">
              <w:rPr>
                <w:noProof/>
                <w:webHidden/>
              </w:rPr>
              <w:tab/>
              <w:delText>48</w:delText>
            </w:r>
          </w:del>
        </w:p>
        <w:p w:rsidR="00387E88" w:rsidDel="003A4827" w:rsidRDefault="00387E88">
          <w:pPr>
            <w:pStyle w:val="TOC3"/>
            <w:tabs>
              <w:tab w:val="right" w:leader="dot" w:pos="9350"/>
            </w:tabs>
            <w:rPr>
              <w:del w:id="474" w:author="Jerod Hodgkin" w:date="2011-01-18T22:53:00Z"/>
              <w:noProof/>
            </w:rPr>
          </w:pPr>
          <w:del w:id="475" w:author="Jerod Hodgkin" w:date="2011-01-18T22:53:00Z">
            <w:r w:rsidRPr="003A4827" w:rsidDel="003A4827">
              <w:rPr>
                <w:rFonts w:eastAsia="Arial"/>
                <w:bCs/>
                <w:noProof/>
                <w:lang w:bidi="en-US"/>
                <w:rPrChange w:id="476" w:author="Jerod Hodgkin" w:date="2011-01-18T22:53:00Z">
                  <w:rPr>
                    <w:rStyle w:val="Hyperlink"/>
                    <w:rFonts w:eastAsia="Arial"/>
                    <w:bCs/>
                    <w:noProof/>
                    <w:lang w:bidi="en-US"/>
                  </w:rPr>
                </w:rPrChange>
              </w:rPr>
              <w:delText>Inventory</w:delText>
            </w:r>
            <w:r w:rsidDel="003A4827">
              <w:rPr>
                <w:noProof/>
                <w:webHidden/>
              </w:rPr>
              <w:tab/>
              <w:delText>49</w:delText>
            </w:r>
          </w:del>
        </w:p>
        <w:p w:rsidR="00387E88" w:rsidDel="003A4827" w:rsidRDefault="00387E88">
          <w:pPr>
            <w:pStyle w:val="TOC3"/>
            <w:tabs>
              <w:tab w:val="right" w:leader="dot" w:pos="9350"/>
            </w:tabs>
            <w:rPr>
              <w:del w:id="477" w:author="Jerod Hodgkin" w:date="2011-01-18T22:53:00Z"/>
              <w:noProof/>
            </w:rPr>
          </w:pPr>
          <w:del w:id="478" w:author="Jerod Hodgkin" w:date="2011-01-18T22:53:00Z">
            <w:r w:rsidRPr="003A4827" w:rsidDel="003A4827">
              <w:rPr>
                <w:rFonts w:eastAsia="Arial"/>
                <w:bCs/>
                <w:noProof/>
                <w:lang w:bidi="en-US"/>
                <w:rPrChange w:id="479" w:author="Jerod Hodgkin" w:date="2011-01-18T22:53:00Z">
                  <w:rPr>
                    <w:rStyle w:val="Hyperlink"/>
                    <w:rFonts w:eastAsia="Arial"/>
                    <w:bCs/>
                    <w:noProof/>
                    <w:lang w:bidi="en-US"/>
                  </w:rPr>
                </w:rPrChange>
              </w:rPr>
              <w:delText>Employees</w:delText>
            </w:r>
            <w:r w:rsidDel="003A4827">
              <w:rPr>
                <w:noProof/>
                <w:webHidden/>
              </w:rPr>
              <w:tab/>
              <w:delText>49</w:delText>
            </w:r>
          </w:del>
        </w:p>
        <w:p w:rsidR="00387E88" w:rsidDel="003A4827" w:rsidRDefault="00387E88">
          <w:pPr>
            <w:pStyle w:val="TOC1"/>
            <w:tabs>
              <w:tab w:val="right" w:leader="dot" w:pos="9350"/>
            </w:tabs>
            <w:rPr>
              <w:del w:id="480" w:author="Jerod Hodgkin" w:date="2011-01-18T22:53:00Z"/>
              <w:noProof/>
            </w:rPr>
          </w:pPr>
          <w:del w:id="481" w:author="Jerod Hodgkin" w:date="2011-01-18T22:53:00Z">
            <w:r w:rsidRPr="003A4827" w:rsidDel="003A4827">
              <w:rPr>
                <w:noProof/>
                <w:lang w:bidi="en-US"/>
                <w:rPrChange w:id="482" w:author="Jerod Hodgkin" w:date="2011-01-18T22:53:00Z">
                  <w:rPr>
                    <w:rStyle w:val="Hyperlink"/>
                    <w:noProof/>
                    <w:lang w:bidi="en-US"/>
                  </w:rPr>
                </w:rPrChange>
              </w:rPr>
              <w:delText>Glossary</w:delText>
            </w:r>
            <w:r w:rsidDel="003A4827">
              <w:rPr>
                <w:noProof/>
                <w:webHidden/>
              </w:rPr>
              <w:tab/>
              <w:delText>50</w:delText>
            </w:r>
          </w:del>
        </w:p>
        <w:p w:rsidR="00387E88" w:rsidDel="003A4827" w:rsidRDefault="00387E88">
          <w:pPr>
            <w:pStyle w:val="TOC1"/>
            <w:tabs>
              <w:tab w:val="right" w:leader="dot" w:pos="9350"/>
            </w:tabs>
            <w:rPr>
              <w:del w:id="483" w:author="Jerod Hodgkin" w:date="2011-01-18T22:53:00Z"/>
              <w:noProof/>
            </w:rPr>
          </w:pPr>
          <w:del w:id="484" w:author="Jerod Hodgkin" w:date="2011-01-18T22:53:00Z">
            <w:r w:rsidRPr="003A4827" w:rsidDel="003A4827">
              <w:rPr>
                <w:rFonts w:eastAsia="Arial"/>
                <w:noProof/>
                <w:lang w:bidi="en-US"/>
                <w:rPrChange w:id="485" w:author="Jerod Hodgkin" w:date="2011-01-18T22:53:00Z">
                  <w:rPr>
                    <w:rStyle w:val="Hyperlink"/>
                    <w:rFonts w:eastAsia="Arial"/>
                    <w:noProof/>
                    <w:lang w:bidi="en-US"/>
                  </w:rPr>
                </w:rPrChange>
              </w:rPr>
              <w:delText>Bibliography</w:delText>
            </w:r>
            <w:r w:rsidDel="003A4827">
              <w:rPr>
                <w:noProof/>
                <w:webHidden/>
              </w:rPr>
              <w:tab/>
              <w:delText>51</w:delText>
            </w:r>
          </w:del>
        </w:p>
        <w:p w:rsidR="00387E88" w:rsidDel="003A4827" w:rsidRDefault="00387E88">
          <w:pPr>
            <w:pStyle w:val="TOC1"/>
            <w:tabs>
              <w:tab w:val="right" w:leader="dot" w:pos="9350"/>
            </w:tabs>
            <w:rPr>
              <w:del w:id="486" w:author="Jerod Hodgkin" w:date="2011-01-18T22:53:00Z"/>
              <w:noProof/>
            </w:rPr>
          </w:pPr>
          <w:del w:id="487" w:author="Jerod Hodgkin" w:date="2011-01-18T22:53:00Z">
            <w:r w:rsidRPr="003A4827" w:rsidDel="003A4827">
              <w:rPr>
                <w:noProof/>
                <w:lang w:bidi="en-US"/>
                <w:rPrChange w:id="488" w:author="Jerod Hodgkin" w:date="2011-01-18T22:53:00Z">
                  <w:rPr>
                    <w:rStyle w:val="Hyperlink"/>
                    <w:noProof/>
                    <w:lang w:bidi="en-US"/>
                  </w:rPr>
                </w:rPrChange>
              </w:rPr>
              <w:delText>History of Work</w:delText>
            </w:r>
            <w:r w:rsidDel="003A4827">
              <w:rPr>
                <w:noProof/>
                <w:webHidden/>
              </w:rPr>
              <w:tab/>
              <w:delText>52</w:delText>
            </w:r>
          </w:del>
        </w:p>
        <w:p w:rsidR="00387E88" w:rsidDel="003A4827" w:rsidRDefault="00387E88">
          <w:pPr>
            <w:pStyle w:val="TOC1"/>
            <w:tabs>
              <w:tab w:val="right" w:leader="dot" w:pos="9350"/>
            </w:tabs>
            <w:rPr>
              <w:del w:id="489" w:author="Jerod Hodgkin" w:date="2011-01-18T22:53:00Z"/>
              <w:noProof/>
            </w:rPr>
          </w:pPr>
          <w:del w:id="490" w:author="Jerod Hodgkin" w:date="2011-01-18T22:53:00Z">
            <w:r w:rsidRPr="003A4827" w:rsidDel="003A4827">
              <w:rPr>
                <w:noProof/>
                <w:lang w:bidi="en-US"/>
                <w:rPrChange w:id="491" w:author="Jerod Hodgkin" w:date="2011-01-18T22:53:00Z">
                  <w:rPr>
                    <w:rStyle w:val="Hyperlink"/>
                    <w:noProof/>
                    <w:lang w:bidi="en-US"/>
                  </w:rPr>
                </w:rPrChange>
              </w:rPr>
              <w:delText>Gantt Chart</w:delText>
            </w:r>
            <w:r w:rsidDel="003A4827">
              <w:rPr>
                <w:noProof/>
                <w:webHidden/>
              </w:rPr>
              <w:tab/>
              <w:delText>53</w:delText>
            </w:r>
          </w:del>
        </w:p>
        <w:p w:rsidR="00672CFD" w:rsidRDefault="009A4A1E" w:rsidP="00387E88">
          <w:pPr>
            <w:pStyle w:val="TOC1"/>
            <w:tabs>
              <w:tab w:val="right" w:leader="dot" w:pos="9350"/>
            </w:tabs>
            <w:rPr>
              <w:noProof/>
            </w:rPr>
          </w:pPr>
          <w:r>
            <w:fldChar w:fldCharType="end"/>
          </w:r>
        </w:p>
      </w:sdtContent>
    </w:sdt>
    <w:p w:rsidR="00A77B3E" w:rsidRPr="00D37390" w:rsidRDefault="00C67F31" w:rsidP="00D37390">
      <w:pPr>
        <w:pStyle w:val="Heading1"/>
        <w:rPr>
          <w:rFonts w:eastAsia="Arial"/>
          <w:sz w:val="22"/>
          <w:szCs w:val="22"/>
        </w:rPr>
      </w:pPr>
      <w:r w:rsidRPr="00D37390">
        <w:br w:type="page"/>
      </w:r>
      <w:bookmarkStart w:id="492" w:name="_Toc283154562"/>
      <w:r w:rsidRPr="00D37390">
        <w:rPr>
          <w:rFonts w:eastAsia="Arial"/>
        </w:rPr>
        <w:lastRenderedPageBreak/>
        <w:t>Introduction (Customer Statement of Requirements)</w:t>
      </w:r>
      <w:bookmarkEnd w:id="492"/>
    </w:p>
    <w:p w:rsidR="00A77B3E" w:rsidRDefault="00C67F31">
      <w:pPr>
        <w:rPr>
          <w:rFonts w:ascii="Arial" w:eastAsia="Arial" w:hAnsi="Arial" w:cs="Arial"/>
          <w:color w:val="000000"/>
        </w:rPr>
      </w:pPr>
      <w:r>
        <w:rPr>
          <w:rFonts w:ascii="Arial" w:eastAsia="Arial" w:hAnsi="Arial" w:cs="Arial"/>
          <w:color w:val="000000"/>
        </w:rPr>
        <w:t xml:space="preserve">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rPr>
        <w:t>a</w:t>
      </w:r>
      <w:proofErr w:type="gramEnd"/>
      <w:r>
        <w:rPr>
          <w:rFonts w:ascii="Arial" w:eastAsia="Arial" w:hAnsi="Arial" w:cs="Arial"/>
          <w:color w:val="000000"/>
        </w:rPr>
        <w:t xml:space="preserve">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493" w:name="h.mpu6g6-te2ns3"/>
      <w:bookmarkStart w:id="494" w:name="_Toc283154563"/>
      <w:bookmarkEnd w:id="493"/>
      <w:r w:rsidRPr="00D37390">
        <w:rPr>
          <w:rFonts w:eastAsia="Arial"/>
        </w:rPr>
        <w:t>Purpose</w:t>
      </w:r>
      <w:bookmarkEnd w:id="494"/>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495" w:name="h.pahqrv-ipeihw"/>
      <w:bookmarkStart w:id="496" w:name="_Toc283154564"/>
      <w:bookmarkEnd w:id="495"/>
      <w:r w:rsidRPr="00D37390">
        <w:rPr>
          <w:rFonts w:eastAsia="Arial"/>
        </w:rPr>
        <w:t>Scope</w:t>
      </w:r>
      <w:bookmarkEnd w:id="496"/>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Integration with a 3rd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Support for 3rd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r>
        <w:rPr>
          <w:rFonts w:eastAsia="Arial"/>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497" w:name="h.d2qy3a-ov7lfk"/>
      <w:bookmarkStart w:id="498" w:name="_Toc283154565"/>
      <w:bookmarkEnd w:id="497"/>
      <w:r w:rsidRPr="00D37390">
        <w:rPr>
          <w:rFonts w:eastAsia="Arial"/>
        </w:rPr>
        <w:t>References</w:t>
      </w:r>
      <w:bookmarkEnd w:id="498"/>
    </w:p>
    <w:p w:rsidR="00A77B3E" w:rsidRDefault="00C67F31" w:rsidP="00367E32">
      <w:pPr>
        <w:rPr>
          <w:rFonts w:eastAsia="Arial"/>
        </w:rPr>
      </w:pPr>
      <w:r>
        <w:rPr>
          <w:rFonts w:eastAsia="Arial"/>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499" w:name="h.wbbon8-e9krdn"/>
      <w:bookmarkEnd w:id="499"/>
    </w:p>
    <w:p w:rsidR="00367E32" w:rsidRDefault="00367E32" w:rsidP="00367E32">
      <w:pPr>
        <w:rPr>
          <w:rFonts w:eastAsia="Arial"/>
        </w:rPr>
      </w:pPr>
    </w:p>
    <w:p w:rsidR="00A77B3E" w:rsidRPr="00D37390" w:rsidRDefault="00C67F31" w:rsidP="00672CFD">
      <w:pPr>
        <w:pStyle w:val="Heading2"/>
        <w:rPr>
          <w:rFonts w:eastAsia="Arial"/>
        </w:rPr>
      </w:pPr>
      <w:bookmarkStart w:id="500" w:name="_Toc283154566"/>
      <w:r w:rsidRPr="00D37390">
        <w:rPr>
          <w:rFonts w:eastAsia="Arial"/>
        </w:rPr>
        <w:lastRenderedPageBreak/>
        <w:t>Audience</w:t>
      </w:r>
      <w:bookmarkEnd w:id="500"/>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501" w:name="h.taq8d4-s4yc7i"/>
      <w:bookmarkEnd w:id="501"/>
      <w:r>
        <w:rPr>
          <w:rFonts w:eastAsia="Arial"/>
        </w:rPr>
        <w:br w:type="page"/>
      </w:r>
    </w:p>
    <w:p w:rsidR="00A77B3E" w:rsidRPr="00D37390" w:rsidRDefault="00C67F31" w:rsidP="00D37390">
      <w:pPr>
        <w:pStyle w:val="Heading1"/>
        <w:rPr>
          <w:rFonts w:eastAsia="Arial"/>
        </w:rPr>
      </w:pPr>
      <w:bookmarkStart w:id="502" w:name="_Toc283154567"/>
      <w:r w:rsidRPr="00D37390">
        <w:rPr>
          <w:rFonts w:eastAsia="Arial"/>
        </w:rPr>
        <w:lastRenderedPageBreak/>
        <w:t>System Overview</w:t>
      </w:r>
      <w:bookmarkEnd w:id="502"/>
    </w:p>
    <w:p w:rsidR="00A77B3E" w:rsidRPr="00D37390" w:rsidRDefault="00C67F31" w:rsidP="00672CFD">
      <w:pPr>
        <w:pStyle w:val="Heading2"/>
      </w:pPr>
      <w:bookmarkStart w:id="503" w:name="h.r16d3f-sk8o5e"/>
      <w:bookmarkStart w:id="504" w:name="_Toc283154568"/>
      <w:bookmarkEnd w:id="503"/>
      <w:r w:rsidRPr="00D37390">
        <w:t>System functionality</w:t>
      </w:r>
      <w:bookmarkEnd w:id="504"/>
    </w:p>
    <w:p w:rsidR="00A77B3E" w:rsidRDefault="00C67F31" w:rsidP="00367E32">
      <w:pPr>
        <w:rPr>
          <w:rFonts w:eastAsia="Arial"/>
        </w:rPr>
      </w:pPr>
      <w:r>
        <w:rPr>
          <w:rFonts w:eastAsia="Arial"/>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rsidP="00367E32">
      <w:pPr>
        <w:rPr>
          <w:rFonts w:eastAsia="Arial"/>
        </w:rPr>
      </w:pPr>
    </w:p>
    <w:p w:rsidR="00A77B3E" w:rsidRDefault="00C67F31" w:rsidP="00367E32">
      <w:pPr>
        <w:rPr>
          <w:rFonts w:eastAsia="Arial"/>
        </w:rPr>
      </w:pPr>
      <w:r>
        <w:rPr>
          <w:rFonts w:eastAsia="Arial"/>
        </w:rPr>
        <w:t xml:space="preserve">Employee management allows managers to control access to the RMS system for each individual employee. It will also support recording the information necessary to compute payroll by tracking </w:t>
      </w:r>
      <w:proofErr w:type="gramStart"/>
      <w:r>
        <w:rPr>
          <w:rFonts w:eastAsia="Arial"/>
        </w:rPr>
        <w:t>employees</w:t>
      </w:r>
      <w:proofErr w:type="gramEnd"/>
      <w:r>
        <w:rPr>
          <w:rFonts w:eastAsia="Arial"/>
        </w:rPr>
        <w:t xml:space="preserve">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505" w:name="h.zefc4n-y3wxt0"/>
      <w:bookmarkStart w:id="506" w:name="_Toc283154569"/>
      <w:bookmarkEnd w:id="505"/>
      <w:r w:rsidRPr="00D37390">
        <w:rPr>
          <w:rFonts w:eastAsia="Arial"/>
        </w:rPr>
        <w:t>System Components</w:t>
      </w:r>
      <w:bookmarkEnd w:id="506"/>
    </w:p>
    <w:p w:rsidR="00A77B3E" w:rsidRDefault="00C67F31" w:rsidP="00367E32">
      <w:pPr>
        <w:rPr>
          <w:rFonts w:eastAsia="Arial"/>
        </w:rPr>
      </w:pPr>
      <w:r>
        <w:rPr>
          <w:rFonts w:eastAsia="Arial"/>
        </w:rPr>
        <w:t>The RMS will be divided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lastRenderedPageBreak/>
        <w:t>RMS menu management</w:t>
      </w:r>
    </w:p>
    <w:p w:rsidR="00A77B3E" w:rsidRDefault="00C67F31" w:rsidP="00367E32">
      <w:pPr>
        <w:rPr>
          <w:rFonts w:eastAsia="Arial"/>
        </w:rPr>
      </w:pPr>
      <w:r>
        <w:rPr>
          <w:rFonts w:eastAsia="Arial"/>
        </w:rPr>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507" w:name="h.nymapi-20iygh"/>
      <w:bookmarkStart w:id="508" w:name="_Toc283154570"/>
      <w:bookmarkEnd w:id="507"/>
      <w:r w:rsidRPr="00D37390">
        <w:rPr>
          <w:rFonts w:eastAsia="Arial"/>
        </w:rPr>
        <w:t>Basic Design Approach</w:t>
      </w:r>
      <w:bookmarkEnd w:id="508"/>
    </w:p>
    <w:p w:rsidR="00A77B3E" w:rsidRDefault="00C67F31" w:rsidP="00367E32">
      <w:pPr>
        <w:rPr>
          <w:rFonts w:eastAsia="Arial"/>
        </w:rPr>
      </w:pPr>
      <w:r>
        <w:rPr>
          <w:rFonts w:eastAsia="Arial"/>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509" w:name="h.u6x3ro-ptzk4p"/>
      <w:bookmarkEnd w:id="509"/>
      <w:r>
        <w:rPr>
          <w:rFonts w:eastAsia="Arial"/>
        </w:rPr>
        <w:br w:type="page"/>
      </w:r>
    </w:p>
    <w:p w:rsidR="00A77B3E" w:rsidRPr="00D37390" w:rsidRDefault="00C67F31" w:rsidP="00D37390">
      <w:pPr>
        <w:pStyle w:val="Heading1"/>
        <w:rPr>
          <w:rFonts w:eastAsia="Arial"/>
        </w:rPr>
      </w:pPr>
      <w:bookmarkStart w:id="510" w:name="_Toc283154571"/>
      <w:r w:rsidRPr="00D37390">
        <w:rPr>
          <w:rFonts w:eastAsia="Arial"/>
        </w:rPr>
        <w:lastRenderedPageBreak/>
        <w:t>User Interface Prototypes</w:t>
      </w:r>
      <w:bookmarkEnd w:id="510"/>
    </w:p>
    <w:p w:rsidR="00A77B3E" w:rsidRPr="00D37390" w:rsidRDefault="00C67F31" w:rsidP="00672CFD">
      <w:pPr>
        <w:pStyle w:val="Heading2"/>
        <w:rPr>
          <w:rFonts w:eastAsia="Arial"/>
        </w:rPr>
      </w:pPr>
      <w:bookmarkStart w:id="511" w:name="h.4zrlqz-c7t06o"/>
      <w:bookmarkStart w:id="512" w:name="_Toc283154572"/>
      <w:bookmarkEnd w:id="511"/>
      <w:r w:rsidRPr="00D37390">
        <w:rPr>
          <w:rFonts w:eastAsia="Arial"/>
        </w:rPr>
        <w:t>Login Screen</w:t>
      </w:r>
      <w:bookmarkEnd w:id="512"/>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1.</w:t>
      </w:r>
      <w:proofErr w:type="gramEnd"/>
      <w:r>
        <w:rPr>
          <w:rFonts w:eastAsia="Arial"/>
        </w:rPr>
        <w:t xml:space="preserve"> Login screen</w:t>
      </w:r>
    </w:p>
    <w:p w:rsidR="00A77B3E" w:rsidRDefault="00A77B3E" w:rsidP="00367E32">
      <w:pPr>
        <w:rPr>
          <w:rFonts w:eastAsia="Arial"/>
        </w:rPr>
      </w:pPr>
    </w:p>
    <w:p w:rsidR="00A77B3E" w:rsidRDefault="00C67F31" w:rsidP="00367E32">
      <w:pPr>
        <w:rPr>
          <w:rFonts w:eastAsia="Arial"/>
        </w:rPr>
      </w:pPr>
      <w:r>
        <w:rPr>
          <w:rFonts w:eastAsia="Arial"/>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513" w:name="h.ow0yyq-gdu9et"/>
      <w:bookmarkEnd w:id="513"/>
      <w:r>
        <w:rPr>
          <w:rFonts w:eastAsia="Arial"/>
        </w:rPr>
        <w:br w:type="page"/>
      </w:r>
    </w:p>
    <w:p w:rsidR="00A77B3E" w:rsidRPr="00D37390" w:rsidRDefault="00C67F31" w:rsidP="00672CFD">
      <w:pPr>
        <w:pStyle w:val="Heading2"/>
        <w:rPr>
          <w:rFonts w:eastAsia="Arial"/>
        </w:rPr>
      </w:pPr>
      <w:bookmarkStart w:id="514" w:name="_Toc283154573"/>
      <w:r w:rsidRPr="00D37390">
        <w:rPr>
          <w:rFonts w:eastAsia="Arial"/>
        </w:rPr>
        <w:lastRenderedPageBreak/>
        <w:t>Order Entry Screen</w:t>
      </w:r>
      <w:bookmarkEnd w:id="514"/>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2.</w:t>
      </w:r>
      <w:proofErr w:type="gramEnd"/>
      <w:r>
        <w:rPr>
          <w:rFonts w:eastAsia="Arial"/>
        </w:rPr>
        <w:t xml:space="preserve"> Order entry screen</w:t>
      </w:r>
    </w:p>
    <w:p w:rsidR="00A77B3E" w:rsidRDefault="00A77B3E" w:rsidP="00367E32">
      <w:pPr>
        <w:rPr>
          <w:rFonts w:eastAsia="Arial"/>
        </w:rPr>
      </w:pPr>
    </w:p>
    <w:p w:rsidR="00A77B3E" w:rsidRDefault="00C67F31" w:rsidP="00367E32">
      <w:pPr>
        <w:rPr>
          <w:rFonts w:eastAsia="Arial"/>
        </w:rPr>
      </w:pPr>
      <w:r>
        <w:rPr>
          <w:rFonts w:eastAsia="Arial"/>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Since this is intended to be used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515" w:name="h.s6ymhe-flhqe7"/>
      <w:bookmarkEnd w:id="515"/>
      <w:r>
        <w:rPr>
          <w:rFonts w:eastAsia="Arial"/>
        </w:rPr>
        <w:br w:type="page"/>
      </w:r>
    </w:p>
    <w:p w:rsidR="00A77B3E" w:rsidRPr="00D37390" w:rsidRDefault="00C67F31" w:rsidP="00672CFD">
      <w:pPr>
        <w:pStyle w:val="Heading2"/>
        <w:rPr>
          <w:rFonts w:eastAsia="Arial"/>
        </w:rPr>
      </w:pPr>
      <w:bookmarkStart w:id="516" w:name="_Toc283154574"/>
      <w:r w:rsidRPr="00D37390">
        <w:rPr>
          <w:rFonts w:eastAsia="Arial"/>
        </w:rPr>
        <w:lastRenderedPageBreak/>
        <w:t>Cook’s Screen</w:t>
      </w:r>
      <w:bookmarkEnd w:id="516"/>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3.</w:t>
      </w:r>
      <w:proofErr w:type="gramEnd"/>
      <w:r>
        <w:rPr>
          <w:rFonts w:eastAsia="Arial"/>
        </w:rPr>
        <w:t xml:space="preserve">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517" w:name="h.ahcbk0-k25oh2"/>
      <w:bookmarkEnd w:id="517"/>
      <w:r>
        <w:rPr>
          <w:rFonts w:eastAsia="Arial"/>
        </w:rPr>
        <w:br w:type="page"/>
      </w:r>
    </w:p>
    <w:p w:rsidR="00A77B3E" w:rsidRPr="00D37390" w:rsidRDefault="00C67F31" w:rsidP="00672CFD">
      <w:pPr>
        <w:pStyle w:val="Heading2"/>
        <w:rPr>
          <w:rFonts w:eastAsia="Arial"/>
        </w:rPr>
      </w:pPr>
      <w:bookmarkStart w:id="518" w:name="_Toc283154575"/>
      <w:r w:rsidRPr="00D37390">
        <w:rPr>
          <w:rFonts w:eastAsia="Arial"/>
        </w:rPr>
        <w:lastRenderedPageBreak/>
        <w:t>Inventory Management Touch-Screen</w:t>
      </w:r>
      <w:bookmarkEnd w:id="518"/>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4.</w:t>
      </w:r>
      <w:proofErr w:type="gramEnd"/>
      <w:r>
        <w:rPr>
          <w:rFonts w:eastAsia="Arial"/>
        </w:rPr>
        <w:t xml:space="preserve"> Inventory management touch screen</w:t>
      </w:r>
    </w:p>
    <w:p w:rsidR="00A77B3E" w:rsidRDefault="00A77B3E" w:rsidP="00367E32">
      <w:pPr>
        <w:rPr>
          <w:rFonts w:eastAsia="Arial"/>
        </w:rPr>
      </w:pPr>
    </w:p>
    <w:p w:rsidR="00A77B3E" w:rsidRDefault="00C67F31" w:rsidP="00367E32">
      <w:pPr>
        <w:rPr>
          <w:rFonts w:eastAsia="Arial"/>
        </w:rPr>
      </w:pPr>
      <w:r>
        <w:rPr>
          <w:rFonts w:eastAsia="Arial"/>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519" w:name="h.1xvgkw-w4qddw"/>
      <w:bookmarkEnd w:id="519"/>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520" w:name="_Toc283154576"/>
      <w:r w:rsidRPr="00D37390">
        <w:rPr>
          <w:rFonts w:eastAsia="Arial"/>
        </w:rPr>
        <w:lastRenderedPageBreak/>
        <w:t>Inventory Management</w:t>
      </w:r>
      <w:bookmarkEnd w:id="520"/>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5.</w:t>
      </w:r>
      <w:proofErr w:type="gramEnd"/>
      <w:r>
        <w:rPr>
          <w:rFonts w:eastAsia="Arial"/>
        </w:rPr>
        <w:t xml:space="preserve">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proofErr w:type="gramStart"/>
      <w:r>
        <w:rPr>
          <w:rFonts w:eastAsia="Arial"/>
        </w:rPr>
        <w:t>Record spoilage and waste.</w:t>
      </w:r>
      <w:proofErr w:type="gramEnd"/>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521" w:name="h.hvull7-wlr72f"/>
      <w:bookmarkEnd w:id="521"/>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522" w:name="_Toc283154577"/>
      <w:r w:rsidRPr="00D37390">
        <w:rPr>
          <w:rFonts w:eastAsia="Arial"/>
          <w:bCs/>
        </w:rPr>
        <w:lastRenderedPageBreak/>
        <w:t>Menu Management</w:t>
      </w:r>
      <w:bookmarkEnd w:id="522"/>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6.</w:t>
      </w:r>
      <w:proofErr w:type="gramEnd"/>
      <w:r>
        <w:rPr>
          <w:rFonts w:eastAsia="Arial"/>
        </w:rPr>
        <w:t xml:space="preserve">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523" w:name="h.jnq9w0-3nq26s"/>
      <w:bookmarkEnd w:id="523"/>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524" w:name="_Toc283154578"/>
      <w:r w:rsidRPr="00D37390">
        <w:rPr>
          <w:rFonts w:eastAsia="Arial"/>
          <w:bCs/>
        </w:rPr>
        <w:lastRenderedPageBreak/>
        <w:t>Employee Management</w:t>
      </w:r>
      <w:bookmarkEnd w:id="524"/>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7.</w:t>
      </w:r>
      <w:proofErr w:type="gramEnd"/>
      <w:r>
        <w:rPr>
          <w:rFonts w:eastAsia="Arial"/>
        </w:rPr>
        <w:t xml:space="preserve">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525" w:name="h.9brafn-meghy"/>
      <w:bookmarkEnd w:id="525"/>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526" w:name="_Toc283154579"/>
      <w:r w:rsidRPr="00D37390">
        <w:rPr>
          <w:rFonts w:eastAsia="Arial"/>
          <w:bCs/>
        </w:rPr>
        <w:lastRenderedPageBreak/>
        <w:t>Report Selection</w:t>
      </w:r>
      <w:bookmarkEnd w:id="526"/>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8.</w:t>
      </w:r>
      <w:proofErr w:type="gramEnd"/>
      <w:r>
        <w:rPr>
          <w:rFonts w:eastAsia="Arial"/>
        </w:rPr>
        <w:t xml:space="preserve">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roofErr w:type="gramStart"/>
      <w:r>
        <w:rPr>
          <w:rFonts w:eastAsia="Arial"/>
        </w:rPr>
        <w:t>..</w:t>
      </w:r>
      <w:proofErr w:type="gramEnd"/>
    </w:p>
    <w:p w:rsidR="003F3B08" w:rsidRDefault="003F3B08">
      <w:pPr>
        <w:rPr>
          <w:rFonts w:ascii="Arial" w:eastAsia="Arial" w:hAnsi="Arial" w:cs="Arial"/>
          <w:b/>
          <w:bCs/>
          <w:color w:val="000000"/>
          <w:sz w:val="24"/>
          <w:szCs w:val="24"/>
        </w:rPr>
      </w:pPr>
      <w:bookmarkStart w:id="527" w:name="h.1auymt-ewsqld"/>
      <w:bookmarkEnd w:id="527"/>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528" w:name="_Toc283154580"/>
      <w:r w:rsidRPr="00D37390">
        <w:rPr>
          <w:rFonts w:eastAsia="Arial"/>
          <w:bCs/>
        </w:rPr>
        <w:lastRenderedPageBreak/>
        <w:t>Running Reports</w:t>
      </w:r>
      <w:bookmarkEnd w:id="528"/>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9.</w:t>
      </w:r>
      <w:proofErr w:type="gramEnd"/>
      <w:r>
        <w:rPr>
          <w:rFonts w:eastAsia="Arial"/>
        </w:rPr>
        <w:t xml:space="preserve"> Running reports</w:t>
      </w:r>
    </w:p>
    <w:p w:rsidR="00A77B3E" w:rsidRDefault="00A77B3E" w:rsidP="00367E32">
      <w:pPr>
        <w:rPr>
          <w:rFonts w:eastAsia="Arial"/>
        </w:rPr>
      </w:pPr>
    </w:p>
    <w:p w:rsidR="00A77B3E" w:rsidRDefault="00C67F31" w:rsidP="00367E32">
      <w:pPr>
        <w:rPr>
          <w:rFonts w:eastAsia="Arial"/>
        </w:rPr>
      </w:pPr>
      <w:r>
        <w:rPr>
          <w:rFonts w:eastAsia="Arial"/>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529" w:name="h.b03hm2-dm90vk"/>
      <w:bookmarkEnd w:id="529"/>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530" w:name="_Toc283154581"/>
      <w:r w:rsidRPr="00D37390">
        <w:rPr>
          <w:rFonts w:eastAsia="Arial"/>
        </w:rPr>
        <w:lastRenderedPageBreak/>
        <w:t>Design Considerations</w:t>
      </w:r>
      <w:bookmarkEnd w:id="530"/>
    </w:p>
    <w:p w:rsidR="00A77B3E" w:rsidRPr="00D37390" w:rsidRDefault="00C67F31" w:rsidP="00672CFD">
      <w:pPr>
        <w:pStyle w:val="Heading2"/>
        <w:rPr>
          <w:rFonts w:eastAsia="Arial"/>
        </w:rPr>
      </w:pPr>
      <w:bookmarkStart w:id="531" w:name="h.qhd5pi-gjqgho"/>
      <w:bookmarkStart w:id="532" w:name="_Toc283154582"/>
      <w:bookmarkEnd w:id="531"/>
      <w:r w:rsidRPr="00D37390">
        <w:rPr>
          <w:rFonts w:eastAsia="Arial"/>
        </w:rPr>
        <w:t>Assumptions and Dependencies</w:t>
      </w:r>
      <w:bookmarkEnd w:id="532"/>
    </w:p>
    <w:p w:rsidR="00A77B3E" w:rsidRDefault="00C67F31" w:rsidP="00367E32">
      <w:pPr>
        <w:rPr>
          <w:rFonts w:eastAsia="Arial"/>
        </w:rPr>
      </w:pPr>
      <w:r>
        <w:rPr>
          <w:rFonts w:eastAsia="Arial"/>
        </w:rPr>
        <w:t xml:space="preserve">The software application will be deployed on a computer running a Windows® operating system with the .NET 4.0 </w:t>
      </w:r>
      <w:proofErr w:type="gramStart"/>
      <w:r>
        <w:rPr>
          <w:rFonts w:eastAsia="Arial"/>
        </w:rPr>
        <w:t>framework</w:t>
      </w:r>
      <w:proofErr w:type="gramEnd"/>
      <w:r>
        <w:rPr>
          <w:rFonts w:eastAsia="Arial"/>
        </w:rPr>
        <w:t xml:space="preserve"> and having network access. Additional software can be installed by the user as required.</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533" w:name="h.rx70j3-3mc4y6"/>
      <w:bookmarkStart w:id="534" w:name="_Toc283154583"/>
      <w:bookmarkEnd w:id="533"/>
      <w:r w:rsidRPr="00D37390">
        <w:rPr>
          <w:rFonts w:eastAsia="Arial"/>
        </w:rPr>
        <w:t>General Constraints</w:t>
      </w:r>
      <w:bookmarkEnd w:id="534"/>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Users are not expected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535" w:name="h.o4bnfz-1cfpr3"/>
      <w:bookmarkStart w:id="536" w:name="_Toc283154584"/>
      <w:bookmarkEnd w:id="535"/>
      <w:r w:rsidRPr="00D37390">
        <w:rPr>
          <w:rFonts w:eastAsia="Arial"/>
        </w:rPr>
        <w:t>Architectural Strategies</w:t>
      </w:r>
      <w:bookmarkEnd w:id="536"/>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rsidP="00367E32">
      <w:pPr>
        <w:rPr>
          <w:rFonts w:eastAsia="Arial"/>
        </w:rPr>
      </w:pPr>
      <w:proofErr w:type="gramStart"/>
      <w:r>
        <w:rPr>
          <w:rFonts w:eastAsia="Arial"/>
        </w:rPr>
        <w:t>Selected Microsoft .Net 4 for the development platform.</w:t>
      </w:r>
      <w:proofErr w:type="gramEnd"/>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SQL</w:t>
      </w:r>
      <w:proofErr w:type="gramEnd"/>
      <w:r>
        <w:rPr>
          <w:rFonts w:ascii="Arial" w:eastAsia="Arial" w:hAnsi="Arial" w:cs="Arial"/>
          <w:i/>
          <w:iCs/>
          <w:color w:val="000000"/>
        </w:rPr>
        <w:t xml:space="preserve">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lastRenderedPageBreak/>
        <w:t>The keyboard and mouse will need to be used in areas where touch panels are 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537" w:name="h.xux66y-py9a8r"/>
      <w:bookmarkEnd w:id="537"/>
      <w:r>
        <w:rPr>
          <w:rFonts w:eastAsia="Arial"/>
        </w:rPr>
        <w:br w:type="page"/>
      </w:r>
    </w:p>
    <w:p w:rsidR="00A77B3E" w:rsidRPr="00D37390" w:rsidRDefault="00C67F31" w:rsidP="00D37390">
      <w:pPr>
        <w:pStyle w:val="Heading1"/>
        <w:rPr>
          <w:rFonts w:eastAsia="Arial"/>
        </w:rPr>
      </w:pPr>
      <w:bookmarkStart w:id="538" w:name="_Toc283154585"/>
      <w:r w:rsidRPr="00D37390">
        <w:rPr>
          <w:rFonts w:eastAsia="Arial"/>
        </w:rPr>
        <w:lastRenderedPageBreak/>
        <w:t>System Architecture</w:t>
      </w:r>
      <w:bookmarkEnd w:id="538"/>
    </w:p>
    <w:p w:rsidR="00A77B3E" w:rsidRPr="00D37390" w:rsidRDefault="00C67F31" w:rsidP="00672CFD">
      <w:pPr>
        <w:pStyle w:val="Heading2"/>
        <w:rPr>
          <w:rFonts w:eastAsia="Arial"/>
        </w:rPr>
      </w:pPr>
      <w:bookmarkStart w:id="539" w:name="h.247x23-bkf5tk"/>
      <w:bookmarkStart w:id="540" w:name="_Toc283154586"/>
      <w:bookmarkEnd w:id="539"/>
      <w:r w:rsidRPr="00D37390">
        <w:rPr>
          <w:rFonts w:eastAsia="Arial"/>
        </w:rPr>
        <w:t>Use Cases</w:t>
      </w:r>
      <w:bookmarkEnd w:id="540"/>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10.</w:t>
      </w:r>
      <w:proofErr w:type="gramEnd"/>
      <w:r>
        <w:rPr>
          <w:rFonts w:eastAsia="Arial"/>
        </w:rPr>
        <w:t xml:space="preserve"> RMS use case diagram</w:t>
      </w:r>
    </w:p>
    <w:p w:rsidR="00A77B3E" w:rsidRDefault="00A77B3E" w:rsidP="00367E32">
      <w:pPr>
        <w:rPr>
          <w:rFonts w:eastAsia="Arial"/>
        </w:rPr>
      </w:pPr>
    </w:p>
    <w:p w:rsidR="00A77B3E" w:rsidRDefault="00C67F31" w:rsidP="00367E32">
      <w:pPr>
        <w:rPr>
          <w:rFonts w:eastAsia="Arial"/>
        </w:rPr>
      </w:pPr>
      <w:r>
        <w:rPr>
          <w:rFonts w:eastAsia="Arial"/>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Default="00C67F31" w:rsidP="00741ACB">
      <w:pPr>
        <w:pStyle w:val="Heading2"/>
        <w:rPr>
          <w:ins w:id="541" w:author="Jerod Hodgkin" w:date="2011-01-18T22:03:00Z"/>
          <w:rFonts w:eastAsia="Arial"/>
          <w:bCs/>
        </w:rPr>
      </w:pPr>
      <w:bookmarkStart w:id="542" w:name="h.oax6ujqjmshu"/>
      <w:bookmarkStart w:id="543" w:name="_Toc283154587"/>
      <w:bookmarkEnd w:id="542"/>
      <w:r w:rsidRPr="00D37390">
        <w:rPr>
          <w:rFonts w:eastAsia="Arial"/>
          <w:bCs/>
        </w:rPr>
        <w:lastRenderedPageBreak/>
        <w:t>Menu Management</w:t>
      </w:r>
      <w:bookmarkEnd w:id="543"/>
      <w:r w:rsidRPr="00D37390">
        <w:rPr>
          <w:rFonts w:eastAsia="Arial"/>
          <w:bCs/>
        </w:rPr>
        <w:t xml:space="preserve"> </w:t>
      </w:r>
    </w:p>
    <w:p w:rsidR="008F1F4C" w:rsidRPr="008F1F4C" w:rsidRDefault="008F1F4C" w:rsidP="008F1F4C">
      <w:pPr>
        <w:pStyle w:val="Heading3"/>
        <w:rPr>
          <w:ins w:id="544" w:author="Jerod Hodgkin" w:date="2011-01-18T22:04:00Z"/>
          <w:rFonts w:eastAsia="Arial"/>
          <w:bCs/>
        </w:rPr>
      </w:pPr>
      <w:bookmarkStart w:id="545" w:name="_Toc283154588"/>
      <w:ins w:id="546" w:author="Jerod Hodgkin" w:date="2011-01-18T22:05:00Z">
        <w:r>
          <w:t xml:space="preserve">Create/Update menu </w:t>
        </w:r>
      </w:ins>
      <w:ins w:id="547" w:author="Jerod Hodgkin" w:date="2011-01-18T22:04:00Z">
        <w:r>
          <w:rPr>
            <w:rFonts w:eastAsia="Arial"/>
            <w:bCs/>
          </w:rPr>
          <w:t>– BBQRMS-</w:t>
        </w:r>
      </w:ins>
      <w:ins w:id="548" w:author="Jerod Hodgkin" w:date="2011-01-18T22:05:00Z">
        <w:r>
          <w:rPr>
            <w:rFonts w:eastAsia="Arial"/>
            <w:bCs/>
          </w:rPr>
          <w:t>56</w:t>
        </w:r>
      </w:ins>
      <w:bookmarkEnd w:id="545"/>
    </w:p>
    <w:tbl>
      <w:tblPr>
        <w:tblW w:w="0" w:type="auto"/>
        <w:tblLook w:val="0000"/>
      </w:tblPr>
      <w:tblGrid>
        <w:gridCol w:w="4680"/>
        <w:gridCol w:w="4680"/>
      </w:tblGrid>
      <w:tr w:rsidR="008F1F4C" w:rsidTr="003A4827">
        <w:trPr>
          <w:ins w:id="549" w:author="Jerod Hodgkin" w:date="2011-01-18T22:04: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1F4C" w:rsidRPr="00367E32" w:rsidRDefault="008F1F4C" w:rsidP="003A4827">
            <w:pPr>
              <w:pStyle w:val="ListStyle"/>
              <w:contextualSpacing/>
              <w:rPr>
                <w:ins w:id="550" w:author="Jerod Hodgkin" w:date="2011-01-18T22:04:00Z"/>
                <w:rStyle w:val="Strong"/>
              </w:rPr>
            </w:pPr>
            <w:ins w:id="551" w:author="Jerod Hodgkin" w:date="2011-01-18T22:04:00Z">
              <w:r w:rsidRPr="00367E32">
                <w:rPr>
                  <w:rStyle w:val="Strong"/>
                </w:rPr>
                <w:t>Related use cases:</w:t>
              </w:r>
            </w:ins>
          </w:p>
          <w:p w:rsidR="008F1F4C" w:rsidRDefault="008F1F4C" w:rsidP="003A4827">
            <w:pPr>
              <w:rPr>
                <w:ins w:id="552" w:author="Jerod Hodgkin" w:date="2011-01-18T22:04:00Z"/>
                <w:rFonts w:eastAsia="Arial"/>
              </w:rPr>
            </w:pPr>
            <w:ins w:id="553" w:author="Jerod Hodgkin" w:date="2011-01-18T22:04:00Z">
              <w:r>
                <w:rPr>
                  <w:rFonts w:eastAsia="Arial"/>
                </w:rPr>
                <w:t>Inventory management</w:t>
              </w:r>
            </w:ins>
          </w:p>
          <w:p w:rsidR="008F1F4C" w:rsidRDefault="008F1F4C" w:rsidP="003A4827">
            <w:pPr>
              <w:rPr>
                <w:ins w:id="554" w:author="Jerod Hodgkin" w:date="2011-01-18T22:04:00Z"/>
                <w:rFonts w:eastAsia="Arial"/>
              </w:rPr>
            </w:pPr>
            <w:ins w:id="555" w:author="Jerod Hodgkin" w:date="2011-01-18T22:04:00Z">
              <w:r>
                <w:rPr>
                  <w:rFonts w:eastAsia="Arial"/>
                </w:rPr>
                <w:t>Place order</w:t>
              </w:r>
            </w:ins>
          </w:p>
          <w:p w:rsidR="008F1F4C" w:rsidRDefault="008F1F4C" w:rsidP="003A4827">
            <w:pPr>
              <w:rPr>
                <w:ins w:id="556" w:author="Jerod Hodgkin" w:date="2011-01-18T22:05:00Z"/>
                <w:rFonts w:eastAsia="Arial"/>
              </w:rPr>
            </w:pPr>
            <w:ins w:id="557" w:author="Jerod Hodgkin" w:date="2011-01-18T22:04:00Z">
              <w:r>
                <w:rPr>
                  <w:rFonts w:eastAsia="Arial"/>
                </w:rPr>
                <w:t>Complete order</w:t>
              </w:r>
            </w:ins>
          </w:p>
          <w:p w:rsidR="008F1F4C" w:rsidRDefault="008F1F4C" w:rsidP="003A4827">
            <w:pPr>
              <w:rPr>
                <w:ins w:id="558" w:author="Jerod Hodgkin" w:date="2011-01-18T22:04:00Z"/>
                <w:rFonts w:eastAsia="Arial"/>
              </w:rPr>
            </w:pPr>
            <w:ins w:id="559" w:author="Jerod Hodgkin" w:date="2011-01-18T22:05:00Z">
              <w:r>
                <w:rPr>
                  <w:rFonts w:eastAsia="Arial"/>
                </w:rPr>
                <w:t>Create Menu Item</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1F4C" w:rsidRPr="00367E32" w:rsidRDefault="008F1F4C" w:rsidP="003A4827">
            <w:pPr>
              <w:pStyle w:val="ListStyle"/>
              <w:contextualSpacing/>
              <w:rPr>
                <w:ins w:id="560" w:author="Jerod Hodgkin" w:date="2011-01-18T22:04:00Z"/>
                <w:rStyle w:val="Strong"/>
              </w:rPr>
            </w:pPr>
            <w:ins w:id="561" w:author="Jerod Hodgkin" w:date="2011-01-18T22:04:00Z">
              <w:r w:rsidRPr="00367E32">
                <w:rPr>
                  <w:rStyle w:val="Strong"/>
                </w:rPr>
                <w:t>Actors:</w:t>
              </w:r>
            </w:ins>
          </w:p>
          <w:p w:rsidR="008F1F4C" w:rsidRDefault="008F1F4C" w:rsidP="003A4827">
            <w:pPr>
              <w:rPr>
                <w:ins w:id="562" w:author="Jerod Hodgkin" w:date="2011-01-18T22:04:00Z"/>
                <w:rFonts w:eastAsia="Arial"/>
              </w:rPr>
            </w:pPr>
            <w:ins w:id="563" w:author="Jerod Hodgkin" w:date="2011-01-18T22:04:00Z">
              <w:r>
                <w:rPr>
                  <w:rFonts w:eastAsia="Arial"/>
                </w:rPr>
                <w:t>Managers</w:t>
              </w:r>
            </w:ins>
          </w:p>
        </w:tc>
      </w:tr>
    </w:tbl>
    <w:p w:rsidR="008F1F4C" w:rsidRDefault="008F1F4C" w:rsidP="008F1F4C">
      <w:pPr>
        <w:pStyle w:val="ListStyle"/>
        <w:contextualSpacing/>
        <w:rPr>
          <w:ins w:id="564" w:author="Jerod Hodgkin" w:date="2011-01-18T22:04:00Z"/>
        </w:rPr>
      </w:pPr>
    </w:p>
    <w:p w:rsidR="008F1F4C" w:rsidRPr="00367E32" w:rsidRDefault="008F1F4C" w:rsidP="008F1F4C">
      <w:pPr>
        <w:pStyle w:val="ListStyle"/>
        <w:contextualSpacing/>
        <w:rPr>
          <w:ins w:id="565" w:author="Jerod Hodgkin" w:date="2011-01-18T22:04:00Z"/>
          <w:rStyle w:val="Strong"/>
        </w:rPr>
      </w:pPr>
      <w:ins w:id="566" w:author="Jerod Hodgkin" w:date="2011-01-18T22:04:00Z">
        <w:r w:rsidRPr="00367E32">
          <w:rPr>
            <w:rStyle w:val="Strong"/>
          </w:rPr>
          <w:t>Summary</w:t>
        </w:r>
      </w:ins>
    </w:p>
    <w:p w:rsidR="008F1F4C" w:rsidRDefault="008F1F4C" w:rsidP="008F1F4C">
      <w:pPr>
        <w:rPr>
          <w:ins w:id="567" w:author="Jerod Hodgkin" w:date="2011-01-18T22:04:00Z"/>
          <w:rFonts w:eastAsia="Arial"/>
        </w:rPr>
      </w:pPr>
      <w:ins w:id="568" w:author="Jerod Hodgkin" w:date="2011-01-18T22:04:00Z">
        <w:r>
          <w:rPr>
            <w:rFonts w:eastAsia="Arial"/>
          </w:rPr>
          <w:t>The menu</w:t>
        </w:r>
      </w:ins>
      <w:ins w:id="569" w:author="Jerod Hodgkin" w:date="2011-01-18T22:05:00Z">
        <w:r>
          <w:rPr>
            <w:rFonts w:eastAsia="Arial"/>
          </w:rPr>
          <w:t xml:space="preserve">s </w:t>
        </w:r>
      </w:ins>
      <w:ins w:id="570" w:author="Jerod Hodgkin" w:date="2011-01-18T22:04:00Z">
        <w:r>
          <w:rPr>
            <w:rFonts w:eastAsia="Arial"/>
          </w:rPr>
          <w:t xml:space="preserve">will </w:t>
        </w:r>
      </w:ins>
      <w:ins w:id="571" w:author="Jerod Hodgkin" w:date="2011-01-18T22:05:00Z">
        <w:r>
          <w:rPr>
            <w:rFonts w:eastAsia="Arial"/>
          </w:rPr>
          <w:t>contai</w:t>
        </w:r>
      </w:ins>
      <w:ins w:id="572" w:author="Jerod Hodgkin" w:date="2011-01-18T22:06:00Z">
        <w:r>
          <w:rPr>
            <w:rFonts w:eastAsia="Arial"/>
          </w:rPr>
          <w:t xml:space="preserve">n a list of </w:t>
        </w:r>
      </w:ins>
      <w:ins w:id="573" w:author="Jerod Hodgkin" w:date="2011-01-18T22:04:00Z">
        <w:r>
          <w:rPr>
            <w:rFonts w:eastAsia="Arial"/>
          </w:rPr>
          <w:t>items sold to the</w:t>
        </w:r>
      </w:ins>
      <w:ins w:id="574" w:author="Jerod Hodgkin" w:date="2011-01-18T22:06:00Z">
        <w:r>
          <w:rPr>
            <w:rFonts w:eastAsia="Arial"/>
          </w:rPr>
          <w:t xml:space="preserve"> </w:t>
        </w:r>
      </w:ins>
      <w:ins w:id="575" w:author="Jerod Hodgkin" w:date="2011-01-18T22:04:00Z">
        <w:r>
          <w:rPr>
            <w:rFonts w:eastAsia="Arial"/>
          </w:rPr>
          <w:t>customers. Menu</w:t>
        </w:r>
      </w:ins>
      <w:ins w:id="576" w:author="Jerod Hodgkin" w:date="2011-01-18T22:06:00Z">
        <w:r>
          <w:rPr>
            <w:rFonts w:eastAsia="Arial"/>
          </w:rPr>
          <w:t xml:space="preserve">s </w:t>
        </w:r>
      </w:ins>
      <w:ins w:id="577" w:author="Jerod Hodgkin" w:date="2011-01-18T22:04:00Z">
        <w:r>
          <w:rPr>
            <w:rFonts w:eastAsia="Arial"/>
          </w:rPr>
          <w:t xml:space="preserve">are constructed of </w:t>
        </w:r>
      </w:ins>
      <w:ins w:id="578" w:author="Jerod Hodgkin" w:date="2011-01-18T22:06:00Z">
        <w:r>
          <w:rPr>
            <w:rFonts w:eastAsia="Arial"/>
          </w:rPr>
          <w:t xml:space="preserve">menu </w:t>
        </w:r>
      </w:ins>
      <w:ins w:id="579" w:author="Jerod Hodgkin" w:date="2011-01-18T22:04:00Z">
        <w:r>
          <w:rPr>
            <w:rFonts w:eastAsia="Arial"/>
          </w:rPr>
          <w:t>items. The owners should be able to create new menu</w:t>
        </w:r>
      </w:ins>
      <w:ins w:id="580" w:author="Jerod Hodgkin" w:date="2011-01-18T22:06:00Z">
        <w:r>
          <w:rPr>
            <w:rFonts w:eastAsia="Arial"/>
          </w:rPr>
          <w:t xml:space="preserve">s </w:t>
        </w:r>
      </w:ins>
      <w:ins w:id="581" w:author="Jerod Hodgkin" w:date="2011-01-18T22:04:00Z">
        <w:r>
          <w:rPr>
            <w:rFonts w:eastAsia="Arial"/>
          </w:rPr>
          <w:t xml:space="preserve">from existing </w:t>
        </w:r>
      </w:ins>
      <w:ins w:id="582" w:author="Jerod Hodgkin" w:date="2011-01-18T22:06:00Z">
        <w:r>
          <w:rPr>
            <w:rFonts w:eastAsia="Arial"/>
          </w:rPr>
          <w:t xml:space="preserve">menu </w:t>
        </w:r>
      </w:ins>
      <w:ins w:id="583" w:author="Jerod Hodgkin" w:date="2011-01-18T22:04:00Z">
        <w:r>
          <w:rPr>
            <w:rFonts w:eastAsia="Arial"/>
          </w:rPr>
          <w:t xml:space="preserve">items and change details of the current menu including, </w:t>
        </w:r>
      </w:ins>
      <w:ins w:id="584" w:author="Jerod Hodgkin" w:date="2011-01-18T22:07:00Z">
        <w:r>
          <w:rPr>
            <w:rFonts w:eastAsia="Arial"/>
          </w:rPr>
          <w:t>menu items</w:t>
        </w:r>
      </w:ins>
      <w:ins w:id="585" w:author="Jerod Hodgkin" w:date="2011-01-18T22:04:00Z">
        <w:r>
          <w:rPr>
            <w:rFonts w:eastAsia="Arial"/>
          </w:rPr>
          <w:t xml:space="preserve">, </w:t>
        </w:r>
      </w:ins>
      <w:ins w:id="586" w:author="Jerod Hodgkin" w:date="2011-01-18T22:07:00Z">
        <w:r>
          <w:rPr>
            <w:rFonts w:eastAsia="Arial"/>
          </w:rPr>
          <w:t xml:space="preserve">and </w:t>
        </w:r>
      </w:ins>
      <w:ins w:id="587" w:author="Jerod Hodgkin" w:date="2011-01-18T22:04:00Z">
        <w:r>
          <w:rPr>
            <w:rFonts w:eastAsia="Arial"/>
          </w:rPr>
          <w:t>description.</w:t>
        </w:r>
      </w:ins>
    </w:p>
    <w:p w:rsidR="008F1F4C" w:rsidRDefault="008F1F4C" w:rsidP="008F1F4C">
      <w:pPr>
        <w:rPr>
          <w:ins w:id="588" w:author="Jerod Hodgkin" w:date="2011-01-18T22:04:00Z"/>
          <w:rFonts w:eastAsia="Arial"/>
        </w:rPr>
      </w:pPr>
    </w:p>
    <w:p w:rsidR="008F1F4C" w:rsidRPr="00367E32" w:rsidRDefault="008F1F4C" w:rsidP="008F1F4C">
      <w:pPr>
        <w:pStyle w:val="ListStyle"/>
        <w:contextualSpacing/>
        <w:rPr>
          <w:ins w:id="589" w:author="Jerod Hodgkin" w:date="2011-01-18T22:04:00Z"/>
          <w:rStyle w:val="Strong"/>
        </w:rPr>
      </w:pPr>
      <w:ins w:id="590" w:author="Jerod Hodgkin" w:date="2011-01-18T22:04:00Z">
        <w:r w:rsidRPr="00367E32">
          <w:rPr>
            <w:rStyle w:val="Strong"/>
          </w:rPr>
          <w:t>Preconditions</w:t>
        </w:r>
      </w:ins>
    </w:p>
    <w:p w:rsidR="008F1F4C" w:rsidRDefault="008F1F4C" w:rsidP="008F1F4C">
      <w:pPr>
        <w:rPr>
          <w:ins w:id="591" w:author="Jerod Hodgkin" w:date="2011-01-18T22:04:00Z"/>
          <w:rFonts w:eastAsia="Arial"/>
        </w:rPr>
      </w:pPr>
      <w:proofErr w:type="gramStart"/>
      <w:ins w:id="592" w:author="Jerod Hodgkin" w:date="2011-01-18T22:07:00Z">
        <w:r>
          <w:rPr>
            <w:rFonts w:eastAsia="Arial"/>
          </w:rPr>
          <w:t>None.</w:t>
        </w:r>
      </w:ins>
      <w:proofErr w:type="gramEnd"/>
    </w:p>
    <w:p w:rsidR="008F1F4C" w:rsidRDefault="008F1F4C" w:rsidP="008F1F4C">
      <w:pPr>
        <w:rPr>
          <w:ins w:id="593" w:author="Jerod Hodgkin" w:date="2011-01-18T22:04:00Z"/>
          <w:rFonts w:eastAsia="Arial"/>
        </w:rPr>
      </w:pPr>
    </w:p>
    <w:p w:rsidR="008F1F4C" w:rsidRPr="00367E32" w:rsidRDefault="008F1F4C" w:rsidP="008F1F4C">
      <w:pPr>
        <w:pStyle w:val="ListStyle"/>
        <w:contextualSpacing/>
        <w:rPr>
          <w:ins w:id="594" w:author="Jerod Hodgkin" w:date="2011-01-18T22:04:00Z"/>
          <w:rStyle w:val="Strong"/>
        </w:rPr>
      </w:pPr>
      <w:proofErr w:type="spellStart"/>
      <w:ins w:id="595" w:author="Jerod Hodgkin" w:date="2011-01-18T22:04:00Z">
        <w:r w:rsidRPr="00367E32">
          <w:rPr>
            <w:rStyle w:val="Strong"/>
          </w:rPr>
          <w:t>Input/Output</w:t>
        </w:r>
        <w:proofErr w:type="spellEnd"/>
        <w:r w:rsidRPr="00367E32">
          <w:rPr>
            <w:rStyle w:val="Strong"/>
          </w:rPr>
          <w:t xml:space="preserve"> sequence for this feature</w:t>
        </w:r>
      </w:ins>
    </w:p>
    <w:p w:rsidR="008F1F4C" w:rsidRDefault="008F1F4C" w:rsidP="008F1F4C">
      <w:pPr>
        <w:rPr>
          <w:ins w:id="596" w:author="Jerod Hodgkin" w:date="2011-01-18T22:08:00Z"/>
          <w:rFonts w:eastAsia="Arial"/>
        </w:rPr>
      </w:pPr>
      <w:ins w:id="597" w:author="Jerod Hodgkin" w:date="2011-01-18T22:04:00Z">
        <w:r>
          <w:rPr>
            <w:rFonts w:eastAsia="Arial"/>
          </w:rPr>
          <w:t>The</w:t>
        </w:r>
      </w:ins>
      <w:ins w:id="598" w:author="Jerod Hodgkin" w:date="2011-01-18T22:08:00Z">
        <w:r>
          <w:rPr>
            <w:rFonts w:eastAsia="Arial"/>
          </w:rPr>
          <w:t xml:space="preserve"> Managers may </w:t>
        </w:r>
      </w:ins>
      <w:ins w:id="599" w:author="Jerod Hodgkin" w:date="2011-01-18T22:09:00Z">
        <w:r>
          <w:rPr>
            <w:rFonts w:eastAsia="Arial"/>
          </w:rPr>
          <w:t>edit</w:t>
        </w:r>
      </w:ins>
      <w:ins w:id="600" w:author="Jerod Hodgkin" w:date="2011-01-18T22:10:00Z">
        <w:r>
          <w:rPr>
            <w:rFonts w:eastAsia="Arial"/>
          </w:rPr>
          <w:t xml:space="preserve"> or create a</w:t>
        </w:r>
      </w:ins>
      <w:ins w:id="601" w:author="Jerod Hodgkin" w:date="2011-01-18T22:08:00Z">
        <w:r>
          <w:rPr>
            <w:rFonts w:eastAsia="Arial"/>
          </w:rPr>
          <w:t xml:space="preserve"> menu </w:t>
        </w:r>
      </w:ins>
      <w:ins w:id="602" w:author="Jerod Hodgkin" w:date="2011-01-18T22:10:00Z">
        <w:r>
          <w:rPr>
            <w:rFonts w:eastAsia="Arial"/>
          </w:rPr>
          <w:t xml:space="preserve">by </w:t>
        </w:r>
      </w:ins>
      <w:ins w:id="603" w:author="Jerod Hodgkin" w:date="2011-01-18T22:09:00Z">
        <w:r>
          <w:rPr>
            <w:rFonts w:eastAsia="Arial"/>
          </w:rPr>
          <w:t>clicking on the Manage Menu button.</w:t>
        </w:r>
      </w:ins>
      <w:ins w:id="604" w:author="Jerod Hodgkin" w:date="2011-01-18T22:10:00Z">
        <w:r>
          <w:rPr>
            <w:rFonts w:eastAsia="Arial"/>
          </w:rPr>
          <w:t xml:space="preserve"> A list of existing menus will appear on the left with an add button on the bo</w:t>
        </w:r>
      </w:ins>
      <w:ins w:id="605" w:author="Jerod Hodgkin" w:date="2011-01-18T22:11:00Z">
        <w:r>
          <w:rPr>
            <w:rFonts w:eastAsia="Arial"/>
          </w:rPr>
          <w:t xml:space="preserve">ttom of the list. The Manager may </w:t>
        </w:r>
      </w:ins>
      <w:ins w:id="606" w:author="Jerod Hodgkin" w:date="2011-01-18T22:12:00Z">
        <w:r>
          <w:rPr>
            <w:rFonts w:eastAsia="Arial"/>
          </w:rPr>
          <w:t xml:space="preserve">edit an existing menu by selecting it from the </w:t>
        </w:r>
      </w:ins>
      <w:ins w:id="607" w:author="Jerod Hodgkin" w:date="2011-01-18T22:13:00Z">
        <w:r>
          <w:rPr>
            <w:rFonts w:eastAsia="Arial"/>
          </w:rPr>
          <w:t>lis</w:t>
        </w:r>
        <w:r w:rsidR="004151AD">
          <w:rPr>
            <w:rFonts w:eastAsia="Arial"/>
          </w:rPr>
          <w:t>t. The Manager may create a new menu by clicking the add menu button. Once the menu is select</w:t>
        </w:r>
      </w:ins>
      <w:ins w:id="608" w:author="Jerod Hodgkin" w:date="2011-01-18T22:14:00Z">
        <w:r w:rsidR="004151AD">
          <w:rPr>
            <w:rFonts w:eastAsia="Arial"/>
          </w:rPr>
          <w:t>ed the manager will then be able to alter the menu’s information.</w:t>
        </w:r>
      </w:ins>
    </w:p>
    <w:p w:rsidR="008F1F4C" w:rsidRDefault="008F1F4C" w:rsidP="008F1F4C">
      <w:pPr>
        <w:rPr>
          <w:ins w:id="609" w:author="Jerod Hodgkin" w:date="2011-01-18T22:04:00Z"/>
          <w:rFonts w:eastAsia="Arial"/>
        </w:rPr>
      </w:pPr>
    </w:p>
    <w:p w:rsidR="008F1F4C" w:rsidRPr="00367E32" w:rsidRDefault="008F1F4C" w:rsidP="008F1F4C">
      <w:pPr>
        <w:pStyle w:val="ListStyle"/>
        <w:contextualSpacing/>
        <w:rPr>
          <w:ins w:id="610" w:author="Jerod Hodgkin" w:date="2011-01-18T22:04:00Z"/>
          <w:rStyle w:val="Strong"/>
        </w:rPr>
      </w:pPr>
      <w:proofErr w:type="spellStart"/>
      <w:ins w:id="611" w:author="Jerod Hodgkin" w:date="2011-01-18T22:04:00Z">
        <w:r w:rsidRPr="00367E32">
          <w:rPr>
            <w:rStyle w:val="Strong"/>
          </w:rPr>
          <w:t>Postconditions</w:t>
        </w:r>
        <w:proofErr w:type="spellEnd"/>
      </w:ins>
    </w:p>
    <w:p w:rsidR="008F1F4C" w:rsidRDefault="008F1F4C" w:rsidP="008F1F4C">
      <w:pPr>
        <w:rPr>
          <w:ins w:id="612" w:author="Jerod Hodgkin" w:date="2011-01-18T22:04:00Z"/>
          <w:rFonts w:eastAsia="Arial"/>
        </w:rPr>
      </w:pPr>
      <w:ins w:id="613" w:author="Jerod Hodgkin" w:date="2011-01-18T22:04:00Z">
        <w:r>
          <w:rPr>
            <w:rFonts w:eastAsia="Arial"/>
          </w:rPr>
          <w:t>There exists a menu that can</w:t>
        </w:r>
      </w:ins>
      <w:ins w:id="614" w:author="Jerod Hodgkin" w:date="2011-01-18T22:14:00Z">
        <w:r w:rsidR="004151AD">
          <w:rPr>
            <w:rFonts w:eastAsia="Arial"/>
          </w:rPr>
          <w:t xml:space="preserve"> </w:t>
        </w:r>
      </w:ins>
      <w:ins w:id="615" w:author="Jerod Hodgkin" w:date="2011-01-18T22:15:00Z">
        <w:r w:rsidR="004151AD">
          <w:rPr>
            <w:rFonts w:eastAsia="Arial"/>
          </w:rPr>
          <w:t xml:space="preserve">be </w:t>
        </w:r>
      </w:ins>
      <w:ins w:id="616" w:author="Jerod Hodgkin" w:date="2011-01-18T22:14:00Z">
        <w:r w:rsidR="004151AD">
          <w:rPr>
            <w:rFonts w:eastAsia="Arial"/>
          </w:rPr>
          <w:t xml:space="preserve">displayed to the </w:t>
        </w:r>
      </w:ins>
      <w:ins w:id="617" w:author="Jerod Hodgkin" w:date="2011-01-18T22:15:00Z">
        <w:r w:rsidR="004151AD">
          <w:rPr>
            <w:rFonts w:eastAsia="Arial"/>
          </w:rPr>
          <w:t>employees</w:t>
        </w:r>
      </w:ins>
      <w:ins w:id="618" w:author="Jerod Hodgkin" w:date="2011-01-18T22:04:00Z">
        <w:r>
          <w:rPr>
            <w:rFonts w:eastAsia="Arial"/>
          </w:rPr>
          <w:t>.</w:t>
        </w:r>
      </w:ins>
    </w:p>
    <w:p w:rsidR="008F1F4C" w:rsidRDefault="008F1F4C" w:rsidP="008F1F4C">
      <w:pPr>
        <w:rPr>
          <w:ins w:id="619" w:author="Jerod Hodgkin" w:date="2011-01-18T22:04:00Z"/>
          <w:rFonts w:eastAsia="Arial"/>
        </w:rPr>
      </w:pPr>
    </w:p>
    <w:p w:rsidR="008F1F4C" w:rsidRPr="00367E32" w:rsidRDefault="008F1F4C" w:rsidP="008F1F4C">
      <w:pPr>
        <w:pStyle w:val="ListStyle"/>
        <w:contextualSpacing/>
        <w:rPr>
          <w:ins w:id="620" w:author="Jerod Hodgkin" w:date="2011-01-18T22:04:00Z"/>
          <w:rStyle w:val="Strong"/>
        </w:rPr>
      </w:pPr>
      <w:ins w:id="621" w:author="Jerod Hodgkin" w:date="2011-01-18T22:04:00Z">
        <w:r w:rsidRPr="00367E32">
          <w:rPr>
            <w:rStyle w:val="Strong"/>
          </w:rPr>
          <w:t>Design constraints of this feature</w:t>
        </w:r>
      </w:ins>
    </w:p>
    <w:p w:rsidR="008F1F4C" w:rsidRDefault="008F1F4C" w:rsidP="008F1F4C">
      <w:pPr>
        <w:rPr>
          <w:ins w:id="622" w:author="Jerod Hodgkin" w:date="2011-01-18T22:04:00Z"/>
          <w:rFonts w:eastAsia="Arial"/>
        </w:rPr>
      </w:pPr>
      <w:ins w:id="623" w:author="Jerod Hodgkin" w:date="2011-01-18T22:04:00Z">
        <w:r>
          <w:rPr>
            <w:rFonts w:eastAsia="Arial"/>
          </w:rPr>
          <w:t>Menu management shall read the inventory to construct menu items.  Menu items shall be available to be added to an order.</w:t>
        </w:r>
      </w:ins>
    </w:p>
    <w:p w:rsidR="008F1F4C" w:rsidRDefault="008F1F4C" w:rsidP="008F1F4C">
      <w:pPr>
        <w:rPr>
          <w:ins w:id="624" w:author="Jerod Hodgkin" w:date="2011-01-18T22:04:00Z"/>
          <w:rFonts w:eastAsia="Arial"/>
        </w:rPr>
      </w:pPr>
    </w:p>
    <w:p w:rsidR="008F1F4C" w:rsidRPr="00367E32" w:rsidRDefault="008F1F4C" w:rsidP="008F1F4C">
      <w:pPr>
        <w:pStyle w:val="ListStyle"/>
        <w:contextualSpacing/>
        <w:rPr>
          <w:ins w:id="625" w:author="Jerod Hodgkin" w:date="2011-01-18T22:04:00Z"/>
          <w:rStyle w:val="Strong"/>
        </w:rPr>
      </w:pPr>
      <w:ins w:id="626" w:author="Jerod Hodgkin" w:date="2011-01-18T22:04:00Z">
        <w:r w:rsidRPr="00367E32">
          <w:rPr>
            <w:rStyle w:val="Strong"/>
          </w:rPr>
          <w:t>Performance requirements of this feature</w:t>
        </w:r>
      </w:ins>
    </w:p>
    <w:p w:rsidR="008F1F4C" w:rsidRDefault="008F1F4C" w:rsidP="008F1F4C">
      <w:pPr>
        <w:rPr>
          <w:ins w:id="627" w:author="Jerod Hodgkin" w:date="2011-01-18T22:04:00Z"/>
          <w:rFonts w:eastAsia="Arial"/>
        </w:rPr>
      </w:pPr>
      <w:ins w:id="628" w:author="Jerod Hodgkin" w:date="2011-01-18T22:04:00Z">
        <w:r>
          <w:rPr>
            <w:rFonts w:eastAsia="Arial"/>
          </w:rPr>
          <w:t>No performance requirements have been identified.</w:t>
        </w:r>
      </w:ins>
    </w:p>
    <w:p w:rsidR="008F1F4C" w:rsidRPr="008F1F4C" w:rsidRDefault="008F1F4C" w:rsidP="008F1F4C">
      <w:pPr>
        <w:rPr>
          <w:rPrChange w:id="629" w:author="Jerod Hodgkin" w:date="2011-01-18T22:04:00Z">
            <w:rPr>
              <w:rFonts w:eastAsia="Arial"/>
              <w:bCs/>
            </w:rPr>
          </w:rPrChange>
        </w:rPr>
        <w:pPrChange w:id="630" w:author="Jerod Hodgkin" w:date="2011-01-18T22:04:00Z">
          <w:pPr>
            <w:pStyle w:val="Heading2"/>
          </w:pPr>
        </w:pPrChange>
      </w:pPr>
    </w:p>
    <w:p w:rsidR="008F1F4C" w:rsidRPr="008F1F4C" w:rsidRDefault="00C67F31" w:rsidP="008F1F4C">
      <w:pPr>
        <w:pStyle w:val="Heading3"/>
        <w:rPr>
          <w:rFonts w:eastAsia="Arial"/>
          <w:bCs/>
        </w:rPr>
      </w:pPr>
      <w:bookmarkStart w:id="631" w:name="h.785jazo2r0of"/>
      <w:bookmarkStart w:id="632" w:name="_Toc283154589"/>
      <w:bookmarkEnd w:id="631"/>
      <w:r w:rsidRPr="00D37390">
        <w:rPr>
          <w:rFonts w:eastAsia="Arial"/>
          <w:bCs/>
        </w:rPr>
        <w:t xml:space="preserve">Create menu item </w:t>
      </w:r>
      <w:ins w:id="633" w:author="Jerod Hodgkin" w:date="2011-01-18T22:03:00Z">
        <w:r w:rsidR="008F1F4C">
          <w:rPr>
            <w:rFonts w:eastAsia="Arial"/>
            <w:bCs/>
          </w:rPr>
          <w:t>–</w:t>
        </w:r>
      </w:ins>
      <w:ins w:id="634" w:author="Jerod Hodgkin" w:date="2011-01-18T22:02:00Z">
        <w:r w:rsidR="008F1F4C">
          <w:rPr>
            <w:rFonts w:eastAsia="Arial"/>
            <w:bCs/>
          </w:rPr>
          <w:t xml:space="preserve"> </w:t>
        </w:r>
      </w:ins>
      <w:ins w:id="635" w:author="Jerod Hodgkin" w:date="2011-01-18T22:03:00Z">
        <w:r w:rsidR="008F1F4C">
          <w:rPr>
            <w:rFonts w:eastAsia="Arial"/>
            <w:bCs/>
          </w:rPr>
          <w:t>BBQRMS-31</w:t>
        </w:r>
      </w:ins>
      <w:bookmarkEnd w:id="63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menu items will be the items sold to the </w:t>
      </w:r>
      <w:proofErr w:type="spellStart"/>
      <w:r>
        <w:rPr>
          <w:rFonts w:eastAsia="Arial"/>
        </w:rPr>
        <w:t>the</w:t>
      </w:r>
      <w:proofErr w:type="spellEnd"/>
      <w:r>
        <w:rPr>
          <w:rFonts w:eastAsia="Arial"/>
        </w:rPr>
        <w:t xml:space="preserve"> customers. Menu items are constructed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lastRenderedPageBreak/>
        <w:t>Preconditions</w:t>
      </w:r>
    </w:p>
    <w:p w:rsidR="00A77B3E" w:rsidRDefault="00C67F31" w:rsidP="00367E32">
      <w:pPr>
        <w:rPr>
          <w:rFonts w:eastAsia="Arial"/>
        </w:rPr>
      </w:pPr>
      <w:r>
        <w:rPr>
          <w:rFonts w:eastAsia="Arial"/>
        </w:rPr>
        <w:t>There exist items in the inventory database with which to construct menu items. There exist menus in the database to add menu items to.</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inventory items shall be read from the database and be combined to create a recipe that is associated with a menu item. The manager shall select a menu to which this item is to be added.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menu item that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Menu management shall read the inventory to construct menu items.  Menu items shall be available to be added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636" w:name="h.t9posz8ctbpn"/>
      <w:bookmarkEnd w:id="636"/>
      <w:r>
        <w:rPr>
          <w:rFonts w:eastAsia="Arial"/>
          <w:bCs/>
        </w:rPr>
        <w:br w:type="page"/>
      </w:r>
    </w:p>
    <w:p w:rsidR="00A77B3E" w:rsidRPr="00D37390" w:rsidRDefault="00C67F31" w:rsidP="00741ACB">
      <w:pPr>
        <w:pStyle w:val="Heading2"/>
        <w:rPr>
          <w:rFonts w:eastAsia="Arial"/>
          <w:bCs/>
        </w:rPr>
      </w:pPr>
      <w:bookmarkStart w:id="637" w:name="_Toc283154590"/>
      <w:r w:rsidRPr="00D37390">
        <w:rPr>
          <w:rFonts w:eastAsia="Arial"/>
          <w:bCs/>
        </w:rPr>
        <w:lastRenderedPageBreak/>
        <w:t>Inventory Management</w:t>
      </w:r>
      <w:bookmarkEnd w:id="637"/>
    </w:p>
    <w:p w:rsidR="00A77B3E" w:rsidRPr="00D37390" w:rsidRDefault="00C67F31" w:rsidP="00741ACB">
      <w:pPr>
        <w:pStyle w:val="Heading3"/>
        <w:rPr>
          <w:rFonts w:eastAsia="Arial"/>
          <w:bCs/>
        </w:rPr>
      </w:pPr>
      <w:bookmarkStart w:id="638" w:name="h.aps2vxvsg5tp"/>
      <w:bookmarkStart w:id="639" w:name="_Toc283154591"/>
      <w:bookmarkEnd w:id="638"/>
      <w:r w:rsidRPr="00D37390">
        <w:rPr>
          <w:rFonts w:eastAsia="Arial"/>
          <w:bCs/>
        </w:rPr>
        <w:t>Add Supplier</w:t>
      </w:r>
      <w:ins w:id="640" w:author="Jerod Hodgkin" w:date="2011-01-18T22:20:00Z">
        <w:r w:rsidR="00E41821">
          <w:rPr>
            <w:rFonts w:eastAsia="Arial"/>
            <w:bCs/>
          </w:rPr>
          <w:t xml:space="preserve"> – BBQRMS-17</w:t>
        </w:r>
      </w:ins>
      <w:bookmarkEnd w:id="63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supplier that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None.</w:t>
      </w:r>
      <w:proofErr w:type="gramEnd"/>
    </w:p>
    <w:p w:rsidR="00A77B3E" w:rsidRDefault="00A77B3E" w:rsidP="00367E32">
      <w:pPr>
        <w:rPr>
          <w:rFonts w:eastAsia="Arial"/>
        </w:rPr>
      </w:pPr>
    </w:p>
    <w:p w:rsidR="00A77B3E" w:rsidRPr="00D37390" w:rsidRDefault="00C67F31" w:rsidP="00741ACB">
      <w:pPr>
        <w:pStyle w:val="Heading3"/>
        <w:rPr>
          <w:rFonts w:eastAsia="Arial"/>
          <w:bCs/>
        </w:rPr>
      </w:pPr>
      <w:bookmarkStart w:id="641" w:name="h.6nverv-mtfpu"/>
      <w:bookmarkStart w:id="642" w:name="_Toc283154592"/>
      <w:bookmarkEnd w:id="641"/>
      <w:r w:rsidRPr="00D37390">
        <w:rPr>
          <w:rFonts w:eastAsia="Arial"/>
          <w:bCs/>
        </w:rPr>
        <w:t>Receive an Inventory Order</w:t>
      </w:r>
      <w:ins w:id="643" w:author="Jerod Hodgkin" w:date="2011-01-18T22:20:00Z">
        <w:r w:rsidR="00E41821">
          <w:rPr>
            <w:rFonts w:eastAsia="Arial"/>
            <w:bCs/>
          </w:rPr>
          <w:t xml:space="preserve"> – BBQRMS-18</w:t>
        </w:r>
      </w:ins>
      <w:bookmarkEnd w:id="64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lastRenderedPageBreak/>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Inventory tables are updated to reflect current status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644" w:name="h.qw4icfrrt2q3"/>
      <w:bookmarkStart w:id="645" w:name="_Toc283154593"/>
      <w:bookmarkEnd w:id="644"/>
      <w:r w:rsidRPr="00D37390">
        <w:rPr>
          <w:rFonts w:eastAsia="Arial"/>
          <w:bCs/>
        </w:rPr>
        <w:t>Reconcile Inventory</w:t>
      </w:r>
      <w:ins w:id="646" w:author="Jerod Hodgkin" w:date="2011-01-18T22:21:00Z">
        <w:r w:rsidR="00E41821">
          <w:rPr>
            <w:rFonts w:eastAsia="Arial"/>
            <w:bCs/>
          </w:rPr>
          <w:t xml:space="preserve"> – BBQRMS-19</w:t>
        </w:r>
      </w:ins>
      <w:bookmarkEnd w:id="64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owners should be able to track the use of inventory through the day and make adjustments to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647" w:name="h.mnlm4r-f95unz"/>
      <w:bookmarkStart w:id="648" w:name="_Toc283154594"/>
      <w:bookmarkEnd w:id="647"/>
      <w:r w:rsidRPr="00D37390">
        <w:rPr>
          <w:rFonts w:eastAsia="Arial"/>
          <w:bCs/>
        </w:rPr>
        <w:lastRenderedPageBreak/>
        <w:t>Place an Inventory Order</w:t>
      </w:r>
      <w:ins w:id="649" w:author="Jerod Hodgkin" w:date="2011-01-18T22:23:00Z">
        <w:r w:rsidR="00E41821">
          <w:rPr>
            <w:rFonts w:eastAsia="Arial"/>
            <w:bCs/>
          </w:rPr>
          <w:t xml:space="preserve"> – BBQRMS-</w:t>
        </w:r>
        <w:r w:rsidR="00AE541D">
          <w:rPr>
            <w:rFonts w:eastAsia="Arial"/>
            <w:bCs/>
          </w:rPr>
          <w:t>57</w:t>
        </w:r>
      </w:ins>
      <w:bookmarkEnd w:id="64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Suppliers are known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 xml:space="preserve">Locate the item in the inventory management menu, identify quantity desired and click “re-order” which prints </w:t>
      </w:r>
      <w:proofErr w:type="gramStart"/>
      <w:r>
        <w:rPr>
          <w:rFonts w:eastAsia="Arial"/>
        </w:rPr>
        <w:t>a</w:t>
      </w:r>
      <w:proofErr w:type="gramEnd"/>
      <w:r>
        <w:rPr>
          <w:rFonts w:eastAsia="Arial"/>
        </w:rPr>
        <w:t xml:space="preserve">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Database tables and inventory management system </w:t>
      </w:r>
      <w:proofErr w:type="gramStart"/>
      <w:r>
        <w:rPr>
          <w:rFonts w:eastAsia="Arial"/>
        </w:rPr>
        <w:t>records pending</w:t>
      </w:r>
      <w:proofErr w:type="gramEnd"/>
      <w:r>
        <w:rPr>
          <w:rFonts w:eastAsia="Arial"/>
        </w:rPr>
        <w:t xml:space="preserve">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Identified Suppliers, quantity, shipment time, and cost are known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650" w:name="h.cds7mz84mkmb"/>
      <w:bookmarkEnd w:id="650"/>
      <w:r>
        <w:rPr>
          <w:rFonts w:eastAsia="Arial"/>
          <w:bCs/>
        </w:rPr>
        <w:br w:type="page"/>
      </w:r>
    </w:p>
    <w:p w:rsidR="00A77B3E" w:rsidRPr="00D37390" w:rsidRDefault="00C67F31" w:rsidP="00741ACB">
      <w:pPr>
        <w:pStyle w:val="Heading2"/>
        <w:rPr>
          <w:rFonts w:eastAsia="Arial"/>
          <w:bCs/>
        </w:rPr>
      </w:pPr>
      <w:bookmarkStart w:id="651" w:name="_Toc283154595"/>
      <w:r w:rsidRPr="00D37390">
        <w:rPr>
          <w:rFonts w:eastAsia="Arial"/>
          <w:bCs/>
        </w:rPr>
        <w:lastRenderedPageBreak/>
        <w:t>Cooks interface</w:t>
      </w:r>
      <w:bookmarkEnd w:id="651"/>
    </w:p>
    <w:p w:rsidR="00A77B3E" w:rsidRPr="00D37390" w:rsidRDefault="00C67F31" w:rsidP="00741ACB">
      <w:pPr>
        <w:pStyle w:val="Heading3"/>
        <w:rPr>
          <w:rFonts w:eastAsia="Arial"/>
          <w:bCs/>
        </w:rPr>
      </w:pPr>
      <w:bookmarkStart w:id="652" w:name="h.1jjzhgwqtrb"/>
      <w:bookmarkStart w:id="653" w:name="_Toc283154596"/>
      <w:bookmarkEnd w:id="652"/>
      <w:r w:rsidRPr="00D37390">
        <w:rPr>
          <w:rFonts w:eastAsia="Arial"/>
          <w:bCs/>
        </w:rPr>
        <w:t>Complete a customer order</w:t>
      </w:r>
      <w:ins w:id="654" w:author="Jerod Hodgkin" w:date="2011-01-18T22:26:00Z">
        <w:r w:rsidR="00AE541D">
          <w:rPr>
            <w:rFonts w:eastAsia="Arial"/>
            <w:bCs/>
          </w:rPr>
          <w:t xml:space="preserve"> – BBQRMS-32</w:t>
        </w:r>
      </w:ins>
      <w:bookmarkEnd w:id="653"/>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More than one employee shall be able to view the active orders at once. A certain minimum number of orders </w:t>
      </w:r>
      <w:proofErr w:type="gramStart"/>
      <w:r>
        <w:rPr>
          <w:rFonts w:eastAsia="Arial"/>
        </w:rPr>
        <w:t>needs</w:t>
      </w:r>
      <w:proofErr w:type="gramEnd"/>
      <w:r>
        <w:rPr>
          <w:rFonts w:eastAsia="Arial"/>
        </w:rPr>
        <w:t xml:space="preserve">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655" w:name="h.pb5qbr-udq5z"/>
      <w:bookmarkEnd w:id="655"/>
      <w:r>
        <w:rPr>
          <w:rFonts w:eastAsia="Arial"/>
          <w:bCs/>
        </w:rPr>
        <w:br w:type="page"/>
      </w:r>
    </w:p>
    <w:p w:rsidR="00A77B3E" w:rsidRPr="00D37390" w:rsidRDefault="00C67F31" w:rsidP="00741ACB">
      <w:pPr>
        <w:pStyle w:val="Heading2"/>
        <w:rPr>
          <w:rFonts w:eastAsia="Arial"/>
          <w:bCs/>
        </w:rPr>
      </w:pPr>
      <w:bookmarkStart w:id="656" w:name="_Toc283154597"/>
      <w:r w:rsidRPr="00D37390">
        <w:rPr>
          <w:rFonts w:eastAsia="Arial"/>
          <w:bCs/>
        </w:rPr>
        <w:lastRenderedPageBreak/>
        <w:t>Customer Order Entry Subsystem</w:t>
      </w:r>
      <w:bookmarkEnd w:id="656"/>
    </w:p>
    <w:p w:rsidR="00A77B3E" w:rsidRPr="00D37390" w:rsidRDefault="00C67F31" w:rsidP="00741ACB">
      <w:pPr>
        <w:pStyle w:val="Heading3"/>
        <w:rPr>
          <w:rFonts w:eastAsia="Arial"/>
          <w:bCs/>
        </w:rPr>
      </w:pPr>
      <w:bookmarkStart w:id="657" w:name="h.shly5ypp0lzb"/>
      <w:bookmarkStart w:id="658" w:name="_Toc283154598"/>
      <w:bookmarkEnd w:id="657"/>
      <w:r w:rsidRPr="00D37390">
        <w:rPr>
          <w:rFonts w:eastAsia="Arial"/>
          <w:bCs/>
        </w:rPr>
        <w:t>Place and save customer order without taking payment</w:t>
      </w:r>
      <w:ins w:id="659" w:author="Jerod Hodgkin" w:date="2011-01-18T22:27:00Z">
        <w:r w:rsidR="00AE541D">
          <w:rPr>
            <w:rFonts w:eastAsia="Arial"/>
            <w:bCs/>
          </w:rPr>
          <w:t xml:space="preserve"> – BBQRMS-33</w:t>
        </w:r>
      </w:ins>
      <w:bookmarkEnd w:id="65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menu items that can be sold on the order.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Menu items shall be added to an order.  For a catering order, additional customer information shall be recorded.  The order can be passed to the cook so the food can be prepared.  The order can be saved for later recall.</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E541D" w:rsidRDefault="00AE541D">
      <w:pPr>
        <w:rPr>
          <w:ins w:id="660" w:author="Jerod Hodgkin" w:date="2011-01-18T22:31:00Z"/>
          <w:rFonts w:eastAsia="Arial"/>
        </w:rPr>
      </w:pPr>
      <w:bookmarkStart w:id="661" w:name="h.sv33jf6bov2a"/>
      <w:bookmarkEnd w:id="661"/>
    </w:p>
    <w:p w:rsidR="00AE541D" w:rsidRPr="00367E32" w:rsidRDefault="00AE541D" w:rsidP="00AE541D">
      <w:pPr>
        <w:pStyle w:val="Heading3"/>
        <w:rPr>
          <w:ins w:id="662" w:author="Jerod Hodgkin" w:date="2011-01-18T22:31:00Z"/>
        </w:rPr>
      </w:pPr>
      <w:bookmarkStart w:id="663" w:name="_Toc283154599"/>
      <w:ins w:id="664" w:author="Jerod Hodgkin" w:date="2011-01-18T22:31:00Z">
        <w:r>
          <w:rPr>
            <w:rFonts w:eastAsia="Arial"/>
          </w:rPr>
          <w:t>Take a customer order and accept payment – BBQRMS-35</w:t>
        </w:r>
        <w:bookmarkEnd w:id="663"/>
      </w:ins>
    </w:p>
    <w:tbl>
      <w:tblPr>
        <w:tblW w:w="0" w:type="auto"/>
        <w:tblLook w:val="0000"/>
      </w:tblPr>
      <w:tblGrid>
        <w:gridCol w:w="4680"/>
        <w:gridCol w:w="4680"/>
      </w:tblGrid>
      <w:tr w:rsidR="00AE541D" w:rsidTr="003A4827">
        <w:trPr>
          <w:ins w:id="665" w:author="Jerod Hodgkin" w:date="2011-01-18T22:31: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666" w:author="Jerod Hodgkin" w:date="2011-01-18T22:31:00Z"/>
                <w:rStyle w:val="Strong"/>
              </w:rPr>
            </w:pPr>
            <w:ins w:id="667" w:author="Jerod Hodgkin" w:date="2011-01-18T22:31:00Z">
              <w:r w:rsidRPr="00367E32">
                <w:rPr>
                  <w:rStyle w:val="Strong"/>
                </w:rPr>
                <w:t>Related use cases:</w:t>
              </w:r>
            </w:ins>
          </w:p>
          <w:p w:rsidR="00AE541D" w:rsidRDefault="00AE541D" w:rsidP="003A4827">
            <w:pPr>
              <w:rPr>
                <w:ins w:id="668" w:author="Jerod Hodgkin" w:date="2011-01-18T22:31:00Z"/>
                <w:rFonts w:eastAsia="Arial"/>
              </w:rPr>
            </w:pPr>
            <w:ins w:id="669" w:author="Jerod Hodgkin" w:date="2011-01-18T22:31:00Z">
              <w:r>
                <w:rPr>
                  <w:rFonts w:eastAsia="Arial"/>
                </w:rPr>
                <w:t>Menu management</w:t>
              </w:r>
            </w:ins>
          </w:p>
          <w:p w:rsidR="00AE541D" w:rsidRDefault="00AE541D" w:rsidP="003A4827">
            <w:pPr>
              <w:rPr>
                <w:ins w:id="670" w:author="Jerod Hodgkin" w:date="2011-01-18T22:31:00Z"/>
                <w:rFonts w:eastAsia="Arial"/>
              </w:rPr>
            </w:pPr>
            <w:ins w:id="671" w:author="Jerod Hodgkin" w:date="2011-01-18T22:31:00Z">
              <w:r>
                <w:rPr>
                  <w:rFonts w:eastAsia="Arial"/>
                </w:rPr>
                <w:t>Place order</w:t>
              </w:r>
            </w:ins>
          </w:p>
          <w:p w:rsidR="00AE541D" w:rsidRDefault="00AE541D" w:rsidP="003A4827">
            <w:pPr>
              <w:rPr>
                <w:ins w:id="672" w:author="Jerod Hodgkin" w:date="2011-01-18T22:31:00Z"/>
                <w:rFonts w:eastAsia="Arial"/>
              </w:rPr>
            </w:pPr>
            <w:ins w:id="673" w:author="Jerod Hodgkin" w:date="2011-01-18T22:31:00Z">
              <w:r>
                <w:rPr>
                  <w:rFonts w:eastAsia="Arial"/>
                </w:rPr>
                <w:t>Complete order</w:t>
              </w:r>
            </w:ins>
          </w:p>
          <w:p w:rsidR="00AE541D" w:rsidRDefault="00AE541D" w:rsidP="003A4827">
            <w:pPr>
              <w:rPr>
                <w:ins w:id="674" w:author="Jerod Hodgkin" w:date="2011-01-18T22:31:00Z"/>
                <w:rFonts w:eastAsia="Arial"/>
              </w:rPr>
            </w:pPr>
            <w:ins w:id="675" w:author="Jerod Hodgkin" w:date="2011-01-18T22:31:00Z">
              <w:r>
                <w:rPr>
                  <w:rFonts w:eastAsia="Arial"/>
                </w:rPr>
                <w:t>Sales reporting</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676" w:author="Jerod Hodgkin" w:date="2011-01-18T22:31:00Z"/>
                <w:rStyle w:val="Strong"/>
              </w:rPr>
            </w:pPr>
            <w:ins w:id="677" w:author="Jerod Hodgkin" w:date="2011-01-18T22:31:00Z">
              <w:r w:rsidRPr="00367E32">
                <w:rPr>
                  <w:rStyle w:val="Strong"/>
                </w:rPr>
                <w:t>Actors:</w:t>
              </w:r>
            </w:ins>
          </w:p>
          <w:p w:rsidR="00AE541D" w:rsidRDefault="00AE541D" w:rsidP="003A4827">
            <w:pPr>
              <w:rPr>
                <w:ins w:id="678" w:author="Jerod Hodgkin" w:date="2011-01-18T22:31:00Z"/>
                <w:rFonts w:eastAsia="Arial"/>
              </w:rPr>
            </w:pPr>
            <w:ins w:id="679" w:author="Jerod Hodgkin" w:date="2011-01-18T22:31:00Z">
              <w:r>
                <w:rPr>
                  <w:rFonts w:eastAsia="Arial"/>
                </w:rPr>
                <w:t>Order Takers</w:t>
              </w:r>
            </w:ins>
          </w:p>
          <w:p w:rsidR="00AE541D" w:rsidRDefault="00AE541D" w:rsidP="003A4827">
            <w:pPr>
              <w:rPr>
                <w:ins w:id="680" w:author="Jerod Hodgkin" w:date="2011-01-18T22:31:00Z"/>
                <w:rFonts w:eastAsia="Arial"/>
              </w:rPr>
            </w:pPr>
            <w:ins w:id="681" w:author="Jerod Hodgkin" w:date="2011-01-18T22:31:00Z">
              <w:r>
                <w:rPr>
                  <w:rFonts w:eastAsia="Arial"/>
                </w:rPr>
                <w:t>Customers</w:t>
              </w:r>
            </w:ins>
          </w:p>
        </w:tc>
      </w:tr>
    </w:tbl>
    <w:p w:rsidR="00AE541D" w:rsidRDefault="00AE541D" w:rsidP="00AE541D">
      <w:pPr>
        <w:pStyle w:val="ListStyle"/>
        <w:contextualSpacing/>
        <w:rPr>
          <w:ins w:id="682" w:author="Jerod Hodgkin" w:date="2011-01-18T22:31:00Z"/>
        </w:rPr>
      </w:pPr>
    </w:p>
    <w:p w:rsidR="00AE541D" w:rsidRPr="00367E32" w:rsidRDefault="00AE541D" w:rsidP="00AE541D">
      <w:pPr>
        <w:pStyle w:val="ListStyle"/>
        <w:contextualSpacing/>
        <w:rPr>
          <w:ins w:id="683" w:author="Jerod Hodgkin" w:date="2011-01-18T22:31:00Z"/>
          <w:rStyle w:val="Strong"/>
        </w:rPr>
      </w:pPr>
      <w:ins w:id="684" w:author="Jerod Hodgkin" w:date="2011-01-18T22:31:00Z">
        <w:r w:rsidRPr="00367E32">
          <w:rPr>
            <w:rStyle w:val="Strong"/>
          </w:rPr>
          <w:t>Summary:</w:t>
        </w:r>
      </w:ins>
    </w:p>
    <w:p w:rsidR="00AE541D" w:rsidRDefault="00AE541D" w:rsidP="00AE541D">
      <w:pPr>
        <w:rPr>
          <w:ins w:id="685" w:author="Jerod Hodgkin" w:date="2011-01-18T22:31:00Z"/>
          <w:rFonts w:eastAsia="Arial"/>
        </w:rPr>
      </w:pPr>
      <w:ins w:id="686" w:author="Jerod Hodgkin" w:date="2011-01-18T22:31:00Z">
        <w:r>
          <w:rPr>
            <w:rFonts w:eastAsia="Arial"/>
          </w:rPr>
          <w:lastRenderedPageBreak/>
          <w:t xml:space="preserve">After an order is placed, it will show up on the cook screen.  An employee in the kitchen will prepare the items on the order and mark the order completed.  These orders will show up on the cashier screen so the employee can </w:t>
        </w:r>
        <w:proofErr w:type="spellStart"/>
        <w:r>
          <w:rPr>
            <w:rFonts w:eastAsia="Arial"/>
          </w:rPr>
          <w:t>ring</w:t>
        </w:r>
        <w:proofErr w:type="spellEnd"/>
        <w:r>
          <w:rPr>
            <w:rFonts w:eastAsia="Arial"/>
          </w:rPr>
          <w:t xml:space="preserve"> them up and receive payment for the order.</w:t>
        </w:r>
      </w:ins>
    </w:p>
    <w:p w:rsidR="00AE541D" w:rsidRDefault="00AE541D" w:rsidP="00AE541D">
      <w:pPr>
        <w:rPr>
          <w:ins w:id="687" w:author="Jerod Hodgkin" w:date="2011-01-18T22:31:00Z"/>
          <w:rFonts w:eastAsia="Arial"/>
        </w:rPr>
      </w:pPr>
    </w:p>
    <w:p w:rsidR="00AE541D" w:rsidRPr="00367E32" w:rsidRDefault="00AE541D" w:rsidP="00AE541D">
      <w:pPr>
        <w:pStyle w:val="ListStyle"/>
        <w:contextualSpacing/>
        <w:rPr>
          <w:ins w:id="688" w:author="Jerod Hodgkin" w:date="2011-01-18T22:31:00Z"/>
          <w:rStyle w:val="Strong"/>
        </w:rPr>
      </w:pPr>
      <w:ins w:id="689" w:author="Jerod Hodgkin" w:date="2011-01-18T22:31:00Z">
        <w:r w:rsidRPr="00367E32">
          <w:rPr>
            <w:rStyle w:val="Strong"/>
          </w:rPr>
          <w:t>Preconditions:</w:t>
        </w:r>
      </w:ins>
    </w:p>
    <w:p w:rsidR="00AE541D" w:rsidRDefault="00AE541D" w:rsidP="00AE541D">
      <w:pPr>
        <w:rPr>
          <w:ins w:id="690" w:author="Jerod Hodgkin" w:date="2011-01-18T22:31:00Z"/>
          <w:rFonts w:eastAsia="Arial"/>
        </w:rPr>
      </w:pPr>
      <w:ins w:id="691" w:author="Jerod Hodgkin" w:date="2011-01-18T22:31:00Z">
        <w:r>
          <w:rPr>
            <w:rFonts w:eastAsia="Arial"/>
          </w:rPr>
          <w:t>There exist orders that have been completed but not paid for.</w:t>
        </w:r>
      </w:ins>
    </w:p>
    <w:p w:rsidR="00AE541D" w:rsidRDefault="00AE541D" w:rsidP="00AE541D">
      <w:pPr>
        <w:rPr>
          <w:ins w:id="692" w:author="Jerod Hodgkin" w:date="2011-01-18T22:31:00Z"/>
          <w:rFonts w:eastAsia="Arial"/>
        </w:rPr>
      </w:pPr>
    </w:p>
    <w:p w:rsidR="00AE541D" w:rsidRPr="00367E32" w:rsidRDefault="00AE541D" w:rsidP="00AE541D">
      <w:pPr>
        <w:pStyle w:val="ListStyle"/>
        <w:contextualSpacing/>
        <w:rPr>
          <w:ins w:id="693" w:author="Jerod Hodgkin" w:date="2011-01-18T22:31:00Z"/>
          <w:rStyle w:val="Strong"/>
        </w:rPr>
      </w:pPr>
      <w:proofErr w:type="spellStart"/>
      <w:ins w:id="694" w:author="Jerod Hodgkin" w:date="2011-01-18T22:31:00Z">
        <w:r w:rsidRPr="00367E32">
          <w:rPr>
            <w:rStyle w:val="Strong"/>
          </w:rPr>
          <w:t>Input/Output</w:t>
        </w:r>
        <w:proofErr w:type="spellEnd"/>
        <w:r w:rsidRPr="00367E32">
          <w:rPr>
            <w:rStyle w:val="Strong"/>
          </w:rPr>
          <w:t xml:space="preserve"> sequence for this feature</w:t>
        </w:r>
      </w:ins>
    </w:p>
    <w:p w:rsidR="00AE541D" w:rsidRDefault="00AE541D" w:rsidP="00AE541D">
      <w:pPr>
        <w:rPr>
          <w:ins w:id="695" w:author="Jerod Hodgkin" w:date="2011-01-18T22:31:00Z"/>
          <w:rFonts w:eastAsia="Arial"/>
        </w:rPr>
      </w:pPr>
      <w:ins w:id="696" w:author="Jerod Hodgkin" w:date="2011-01-18T22:31:00Z">
        <w:r>
          <w:rPr>
            <w:rFonts w:eastAsia="Arial"/>
          </w:rPr>
          <w:t>Completed orders shall be viewed in receive payment.  Orders shall be paid and go to history.  Orders for which payment is not received shall be marked unpaid at the end of the day, and shall still be a part of the history.</w:t>
        </w:r>
      </w:ins>
    </w:p>
    <w:p w:rsidR="00AE541D" w:rsidRPr="00367E32" w:rsidRDefault="00AE541D" w:rsidP="00AE541D">
      <w:pPr>
        <w:pStyle w:val="ListStyle"/>
        <w:contextualSpacing/>
        <w:rPr>
          <w:ins w:id="697" w:author="Jerod Hodgkin" w:date="2011-01-18T22:31:00Z"/>
          <w:rStyle w:val="Strong"/>
        </w:rPr>
      </w:pPr>
    </w:p>
    <w:p w:rsidR="00AE541D" w:rsidRPr="00367E32" w:rsidRDefault="00AE541D" w:rsidP="00AE541D">
      <w:pPr>
        <w:pStyle w:val="ListStyle"/>
        <w:contextualSpacing/>
        <w:rPr>
          <w:ins w:id="698" w:author="Jerod Hodgkin" w:date="2011-01-18T22:31:00Z"/>
          <w:rStyle w:val="Strong"/>
        </w:rPr>
      </w:pPr>
      <w:proofErr w:type="spellStart"/>
      <w:ins w:id="699" w:author="Jerod Hodgkin" w:date="2011-01-18T22:31:00Z">
        <w:r w:rsidRPr="00367E32">
          <w:rPr>
            <w:rStyle w:val="Strong"/>
          </w:rPr>
          <w:t>Postconditions</w:t>
        </w:r>
        <w:proofErr w:type="spellEnd"/>
      </w:ins>
    </w:p>
    <w:p w:rsidR="00AE541D" w:rsidRDefault="00AE541D" w:rsidP="00AE541D">
      <w:pPr>
        <w:rPr>
          <w:ins w:id="700" w:author="Jerod Hodgkin" w:date="2011-01-18T22:31:00Z"/>
          <w:rFonts w:eastAsia="Arial"/>
        </w:rPr>
      </w:pPr>
      <w:ins w:id="701" w:author="Jerod Hodgkin" w:date="2011-01-18T22:31:00Z">
        <w:r>
          <w:rPr>
            <w:rFonts w:eastAsia="Arial"/>
          </w:rPr>
          <w:t>A completed paid order will show up in the order history.</w:t>
        </w:r>
      </w:ins>
    </w:p>
    <w:p w:rsidR="00AE541D" w:rsidRPr="00367E32" w:rsidRDefault="00AE541D" w:rsidP="00AE541D">
      <w:pPr>
        <w:pStyle w:val="ListStyle"/>
        <w:contextualSpacing/>
        <w:rPr>
          <w:ins w:id="702" w:author="Jerod Hodgkin" w:date="2011-01-18T22:31:00Z"/>
          <w:rStyle w:val="Strong"/>
        </w:rPr>
      </w:pPr>
    </w:p>
    <w:p w:rsidR="00AE541D" w:rsidRPr="00367E32" w:rsidRDefault="00AE541D" w:rsidP="00AE541D">
      <w:pPr>
        <w:pStyle w:val="ListStyle"/>
        <w:contextualSpacing/>
        <w:rPr>
          <w:ins w:id="703" w:author="Jerod Hodgkin" w:date="2011-01-18T22:31:00Z"/>
          <w:rStyle w:val="Strong"/>
        </w:rPr>
      </w:pPr>
      <w:ins w:id="704" w:author="Jerod Hodgkin" w:date="2011-01-18T22:31:00Z">
        <w:r w:rsidRPr="00367E32">
          <w:rPr>
            <w:rStyle w:val="Strong"/>
          </w:rPr>
          <w:t>Design constraints of this feature</w:t>
        </w:r>
      </w:ins>
    </w:p>
    <w:p w:rsidR="00AE541D" w:rsidRDefault="00AE541D" w:rsidP="00AE541D">
      <w:pPr>
        <w:rPr>
          <w:ins w:id="705" w:author="Jerod Hodgkin" w:date="2011-01-18T22:31:00Z"/>
          <w:rFonts w:eastAsia="Arial"/>
        </w:rPr>
      </w:pPr>
      <w:ins w:id="706" w:author="Jerod Hodgkin" w:date="2011-01-18T22:31:00Z">
        <w:r>
          <w:rPr>
            <w:rFonts w:eastAsia="Arial"/>
          </w:rPr>
          <w:t xml:space="preserve">Receive payment shall read completed orders from the database and see the price of menu items so the invoice can be </w:t>
        </w:r>
        <w:proofErr w:type="spellStart"/>
        <w:r>
          <w:rPr>
            <w:rFonts w:eastAsia="Arial"/>
          </w:rPr>
          <w:t>totalled</w:t>
        </w:r>
        <w:proofErr w:type="spellEnd"/>
        <w:r>
          <w:rPr>
            <w:rFonts w:eastAsia="Arial"/>
          </w:rPr>
          <w:t>.  Receive payment shall be able to add tax and tip to the total.</w:t>
        </w:r>
      </w:ins>
    </w:p>
    <w:p w:rsidR="00AE541D" w:rsidRDefault="00AE541D" w:rsidP="00AE541D">
      <w:pPr>
        <w:rPr>
          <w:ins w:id="707" w:author="Jerod Hodgkin" w:date="2011-01-18T22:31:00Z"/>
          <w:rFonts w:eastAsia="Arial"/>
        </w:rPr>
      </w:pPr>
    </w:p>
    <w:p w:rsidR="00AE541D" w:rsidRPr="00367E32" w:rsidRDefault="00AE541D" w:rsidP="00AE541D">
      <w:pPr>
        <w:pStyle w:val="ListStyle"/>
        <w:contextualSpacing/>
        <w:rPr>
          <w:ins w:id="708" w:author="Jerod Hodgkin" w:date="2011-01-18T22:31:00Z"/>
          <w:rStyle w:val="Strong"/>
        </w:rPr>
      </w:pPr>
      <w:ins w:id="709" w:author="Jerod Hodgkin" w:date="2011-01-18T22:31:00Z">
        <w:r w:rsidRPr="00367E32">
          <w:rPr>
            <w:rStyle w:val="Strong"/>
          </w:rPr>
          <w:t>Performance requirements of this feature</w:t>
        </w:r>
      </w:ins>
    </w:p>
    <w:p w:rsidR="00AE541D" w:rsidRDefault="00AE541D" w:rsidP="00AE541D">
      <w:pPr>
        <w:rPr>
          <w:ins w:id="710" w:author="Jerod Hodgkin" w:date="2011-01-18T22:31:00Z"/>
          <w:rFonts w:eastAsia="Arial"/>
        </w:rPr>
      </w:pPr>
      <w:ins w:id="711" w:author="Jerod Hodgkin" w:date="2011-01-18T22:31:00Z">
        <w:r>
          <w:rPr>
            <w:rFonts w:eastAsia="Arial"/>
          </w:rPr>
          <w:t>This feature shall be capable of showing completed orders in near real time.  A large number of orders shall not impact the performance of this feature.</w:t>
        </w:r>
      </w:ins>
    </w:p>
    <w:p w:rsidR="00AE541D" w:rsidRDefault="00AE541D">
      <w:pPr>
        <w:rPr>
          <w:ins w:id="712" w:author="Jerod Hodgkin" w:date="2011-01-18T22:32:00Z"/>
          <w:rFonts w:eastAsia="Arial"/>
        </w:rPr>
      </w:pPr>
    </w:p>
    <w:p w:rsidR="00AE541D" w:rsidRPr="00D37390" w:rsidRDefault="00AE541D" w:rsidP="00AE541D">
      <w:pPr>
        <w:pStyle w:val="Heading3"/>
        <w:rPr>
          <w:ins w:id="713" w:author="Jerod Hodgkin" w:date="2011-01-18T22:32:00Z"/>
          <w:rFonts w:eastAsia="Arial"/>
          <w:bCs/>
        </w:rPr>
      </w:pPr>
      <w:bookmarkStart w:id="714" w:name="_Toc283154600"/>
      <w:ins w:id="715" w:author="Jerod Hodgkin" w:date="2011-01-18T22:32:00Z">
        <w:r w:rsidRPr="00D37390">
          <w:rPr>
            <w:rFonts w:eastAsia="Arial"/>
            <w:bCs/>
          </w:rPr>
          <w:t>Recall and modify saved customer order</w:t>
        </w:r>
        <w:r>
          <w:rPr>
            <w:rFonts w:eastAsia="Arial"/>
            <w:bCs/>
          </w:rPr>
          <w:t xml:space="preserve"> – BBQRMS-37</w:t>
        </w:r>
        <w:bookmarkEnd w:id="714"/>
      </w:ins>
    </w:p>
    <w:tbl>
      <w:tblPr>
        <w:tblW w:w="0" w:type="auto"/>
        <w:tblLook w:val="0000"/>
      </w:tblPr>
      <w:tblGrid>
        <w:gridCol w:w="4680"/>
        <w:gridCol w:w="4680"/>
      </w:tblGrid>
      <w:tr w:rsidR="00AE541D" w:rsidTr="003A4827">
        <w:trPr>
          <w:ins w:id="716" w:author="Jerod Hodgkin" w:date="2011-01-18T22:32: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717" w:author="Jerod Hodgkin" w:date="2011-01-18T22:32:00Z"/>
                <w:rStyle w:val="Strong"/>
              </w:rPr>
            </w:pPr>
            <w:ins w:id="718" w:author="Jerod Hodgkin" w:date="2011-01-18T22:32:00Z">
              <w:r w:rsidRPr="00367E32">
                <w:rPr>
                  <w:rStyle w:val="Strong"/>
                </w:rPr>
                <w:t>Related use cases:</w:t>
              </w:r>
            </w:ins>
          </w:p>
          <w:p w:rsidR="00AE541D" w:rsidRDefault="00AE541D" w:rsidP="003A4827">
            <w:pPr>
              <w:rPr>
                <w:ins w:id="719" w:author="Jerod Hodgkin" w:date="2011-01-18T22:32:00Z"/>
                <w:rFonts w:eastAsia="Arial"/>
              </w:rPr>
            </w:pPr>
            <w:ins w:id="720" w:author="Jerod Hodgkin" w:date="2011-01-18T22:32:00Z">
              <w:r>
                <w:rPr>
                  <w:rFonts w:eastAsia="Arial"/>
                </w:rPr>
                <w:t>Take multiple payments for a customer order</w:t>
              </w:r>
            </w:ins>
          </w:p>
          <w:p w:rsidR="00AE541D" w:rsidRDefault="00AE541D" w:rsidP="003A4827">
            <w:pPr>
              <w:rPr>
                <w:ins w:id="721" w:author="Jerod Hodgkin" w:date="2011-01-18T22:32:00Z"/>
                <w:rFonts w:eastAsia="Arial"/>
              </w:rPr>
            </w:pPr>
            <w:ins w:id="722" w:author="Jerod Hodgkin" w:date="2011-01-18T22:32:00Z">
              <w:r>
                <w:rPr>
                  <w:rFonts w:eastAsia="Arial"/>
                </w:rPr>
                <w:t>Accept payment for saved customer order</w:t>
              </w:r>
            </w:ins>
          </w:p>
          <w:p w:rsidR="00AE541D" w:rsidRDefault="00AE541D" w:rsidP="003A4827">
            <w:pPr>
              <w:pStyle w:val="ListStyle"/>
              <w:contextualSpacing/>
              <w:rPr>
                <w:ins w:id="723" w:author="Jerod Hodgkin" w:date="2011-01-18T22:32:00Z"/>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724" w:author="Jerod Hodgkin" w:date="2011-01-18T22:32:00Z"/>
                <w:rStyle w:val="Strong"/>
              </w:rPr>
            </w:pPr>
            <w:ins w:id="725" w:author="Jerod Hodgkin" w:date="2011-01-18T22:32:00Z">
              <w:r w:rsidRPr="00367E32">
                <w:rPr>
                  <w:rStyle w:val="Strong"/>
                </w:rPr>
                <w:t>Actors:</w:t>
              </w:r>
            </w:ins>
          </w:p>
          <w:p w:rsidR="00AE541D" w:rsidRDefault="00AE541D" w:rsidP="003A4827">
            <w:pPr>
              <w:rPr>
                <w:ins w:id="726" w:author="Jerod Hodgkin" w:date="2011-01-18T22:32:00Z"/>
                <w:rFonts w:eastAsia="Arial"/>
              </w:rPr>
            </w:pPr>
            <w:ins w:id="727" w:author="Jerod Hodgkin" w:date="2011-01-18T22:32:00Z">
              <w:r>
                <w:rPr>
                  <w:rFonts w:eastAsia="Arial"/>
                </w:rPr>
                <w:t xml:space="preserve">Cashier </w:t>
              </w:r>
            </w:ins>
          </w:p>
          <w:p w:rsidR="00AE541D" w:rsidRDefault="00AE541D" w:rsidP="003A4827">
            <w:pPr>
              <w:rPr>
                <w:ins w:id="728" w:author="Jerod Hodgkin" w:date="2011-01-18T22:32:00Z"/>
                <w:rFonts w:eastAsia="Arial"/>
              </w:rPr>
            </w:pPr>
            <w:ins w:id="729" w:author="Jerod Hodgkin" w:date="2011-01-18T22:32:00Z">
              <w:r>
                <w:rPr>
                  <w:rFonts w:eastAsia="Arial"/>
                </w:rPr>
                <w:t xml:space="preserve">Customer </w:t>
              </w:r>
            </w:ins>
          </w:p>
          <w:p w:rsidR="00AE541D" w:rsidRDefault="00AE541D" w:rsidP="003A4827">
            <w:pPr>
              <w:rPr>
                <w:ins w:id="730" w:author="Jerod Hodgkin" w:date="2011-01-18T22:32:00Z"/>
                <w:rFonts w:eastAsia="Arial"/>
              </w:rPr>
            </w:pPr>
            <w:ins w:id="731" w:author="Jerod Hodgkin" w:date="2011-01-18T22:32:00Z">
              <w:r>
                <w:rPr>
                  <w:rFonts w:eastAsia="Arial"/>
                </w:rPr>
                <w:t>Cook</w:t>
              </w:r>
            </w:ins>
          </w:p>
        </w:tc>
      </w:tr>
    </w:tbl>
    <w:p w:rsidR="00AE541D" w:rsidRDefault="00AE541D" w:rsidP="00AE541D">
      <w:pPr>
        <w:pStyle w:val="ListStyle"/>
        <w:contextualSpacing/>
        <w:rPr>
          <w:ins w:id="732" w:author="Jerod Hodgkin" w:date="2011-01-18T22:32:00Z"/>
        </w:rPr>
      </w:pPr>
    </w:p>
    <w:p w:rsidR="00AE541D" w:rsidRPr="00367E32" w:rsidRDefault="00AE541D" w:rsidP="00AE541D">
      <w:pPr>
        <w:pStyle w:val="ListStyle"/>
        <w:contextualSpacing/>
        <w:rPr>
          <w:ins w:id="733" w:author="Jerod Hodgkin" w:date="2011-01-18T22:32:00Z"/>
          <w:rStyle w:val="Strong"/>
        </w:rPr>
      </w:pPr>
      <w:ins w:id="734" w:author="Jerod Hodgkin" w:date="2011-01-18T22:32:00Z">
        <w:r w:rsidRPr="00367E32">
          <w:rPr>
            <w:rStyle w:val="Strong"/>
          </w:rPr>
          <w:t>Summary:</w:t>
        </w:r>
      </w:ins>
    </w:p>
    <w:p w:rsidR="00AE541D" w:rsidRDefault="00AE541D" w:rsidP="00AE541D">
      <w:pPr>
        <w:rPr>
          <w:ins w:id="735" w:author="Jerod Hodgkin" w:date="2011-01-18T22:32:00Z"/>
          <w:rFonts w:eastAsia="Arial"/>
        </w:rPr>
      </w:pPr>
      <w:ins w:id="736" w:author="Jerod Hodgkin" w:date="2011-01-18T22:32:00Z">
        <w:r>
          <w:rPr>
            <w:rFonts w:eastAsia="Arial"/>
          </w:rPr>
          <w:t>The cashier shall retrieve a saved customer order. The cashier shall make adjustments to the order and resend it to the kitchen, and either cashier the order or save it again.</w:t>
        </w:r>
      </w:ins>
    </w:p>
    <w:p w:rsidR="00AE541D" w:rsidRDefault="00AE541D" w:rsidP="00AE541D">
      <w:pPr>
        <w:rPr>
          <w:ins w:id="737" w:author="Jerod Hodgkin" w:date="2011-01-18T22:32:00Z"/>
          <w:rFonts w:eastAsia="Arial"/>
        </w:rPr>
      </w:pPr>
    </w:p>
    <w:p w:rsidR="00AE541D" w:rsidRPr="00367E32" w:rsidRDefault="00AE541D" w:rsidP="00AE541D">
      <w:pPr>
        <w:pStyle w:val="ListStyle"/>
        <w:contextualSpacing/>
        <w:rPr>
          <w:ins w:id="738" w:author="Jerod Hodgkin" w:date="2011-01-18T22:32:00Z"/>
          <w:rStyle w:val="Strong"/>
        </w:rPr>
      </w:pPr>
      <w:ins w:id="739" w:author="Jerod Hodgkin" w:date="2011-01-18T22:32:00Z">
        <w:r w:rsidRPr="00367E32">
          <w:rPr>
            <w:rStyle w:val="Strong"/>
          </w:rPr>
          <w:t>Preconditions:</w:t>
        </w:r>
      </w:ins>
    </w:p>
    <w:p w:rsidR="00AE541D" w:rsidRDefault="00AE541D" w:rsidP="00AE541D">
      <w:pPr>
        <w:rPr>
          <w:ins w:id="740" w:author="Jerod Hodgkin" w:date="2011-01-18T22:32:00Z"/>
          <w:rFonts w:eastAsia="Arial"/>
        </w:rPr>
      </w:pPr>
      <w:ins w:id="741" w:author="Jerod Hodgkin" w:date="2011-01-18T22:32:00Z">
        <w:r>
          <w:rPr>
            <w:rFonts w:eastAsia="Arial"/>
          </w:rPr>
          <w:t>At least one uncompleted order has been saved.  The cook has not marked the order completed.</w:t>
        </w:r>
      </w:ins>
    </w:p>
    <w:p w:rsidR="00AE541D" w:rsidRDefault="00AE541D" w:rsidP="00AE541D">
      <w:pPr>
        <w:rPr>
          <w:ins w:id="742" w:author="Jerod Hodgkin" w:date="2011-01-18T22:32:00Z"/>
          <w:rFonts w:eastAsia="Arial"/>
        </w:rPr>
      </w:pPr>
    </w:p>
    <w:p w:rsidR="00AE541D" w:rsidRPr="00367E32" w:rsidRDefault="00AE541D" w:rsidP="00AE541D">
      <w:pPr>
        <w:pStyle w:val="ListStyle"/>
        <w:contextualSpacing/>
        <w:rPr>
          <w:ins w:id="743" w:author="Jerod Hodgkin" w:date="2011-01-18T22:32:00Z"/>
          <w:rStyle w:val="Strong"/>
        </w:rPr>
      </w:pPr>
      <w:proofErr w:type="spellStart"/>
      <w:ins w:id="744" w:author="Jerod Hodgkin" w:date="2011-01-18T22:32:00Z">
        <w:r w:rsidRPr="00367E32">
          <w:rPr>
            <w:rStyle w:val="Strong"/>
          </w:rPr>
          <w:t>Input/Output</w:t>
        </w:r>
        <w:proofErr w:type="spellEnd"/>
        <w:r w:rsidRPr="00367E32">
          <w:rPr>
            <w:rStyle w:val="Strong"/>
          </w:rPr>
          <w:t xml:space="preserve"> sequence for this feature:</w:t>
        </w:r>
      </w:ins>
    </w:p>
    <w:p w:rsidR="00AE541D" w:rsidRDefault="00AE541D" w:rsidP="00AE541D">
      <w:pPr>
        <w:rPr>
          <w:ins w:id="745" w:author="Jerod Hodgkin" w:date="2011-01-18T22:32:00Z"/>
          <w:rFonts w:eastAsia="Arial"/>
        </w:rPr>
      </w:pPr>
      <w:ins w:id="746" w:author="Jerod Hodgkin" w:date="2011-01-18T22:32:00Z">
        <w:r>
          <w:rPr>
            <w:rFonts w:eastAsia="Arial"/>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ins>
    </w:p>
    <w:p w:rsidR="00AE541D" w:rsidRDefault="00AE541D" w:rsidP="00AE541D">
      <w:pPr>
        <w:rPr>
          <w:ins w:id="747" w:author="Jerod Hodgkin" w:date="2011-01-18T22:32:00Z"/>
          <w:rFonts w:eastAsia="Arial"/>
        </w:rPr>
      </w:pPr>
    </w:p>
    <w:p w:rsidR="00AE541D" w:rsidRPr="00367E32" w:rsidRDefault="00AE541D" w:rsidP="00AE541D">
      <w:pPr>
        <w:pStyle w:val="ListStyle"/>
        <w:contextualSpacing/>
        <w:rPr>
          <w:ins w:id="748" w:author="Jerod Hodgkin" w:date="2011-01-18T22:32:00Z"/>
          <w:rStyle w:val="Strong"/>
        </w:rPr>
      </w:pPr>
      <w:proofErr w:type="spellStart"/>
      <w:ins w:id="749" w:author="Jerod Hodgkin" w:date="2011-01-18T22:32:00Z">
        <w:r w:rsidRPr="00367E32">
          <w:rPr>
            <w:rStyle w:val="Strong"/>
          </w:rPr>
          <w:t>Postconditions</w:t>
        </w:r>
        <w:proofErr w:type="spellEnd"/>
        <w:r w:rsidRPr="00367E32">
          <w:rPr>
            <w:rStyle w:val="Strong"/>
          </w:rPr>
          <w:t>:</w:t>
        </w:r>
      </w:ins>
    </w:p>
    <w:p w:rsidR="00AE541D" w:rsidRDefault="00AE541D" w:rsidP="00AE541D">
      <w:pPr>
        <w:rPr>
          <w:ins w:id="750" w:author="Jerod Hodgkin" w:date="2011-01-18T22:32:00Z"/>
          <w:rFonts w:eastAsia="Arial"/>
        </w:rPr>
      </w:pPr>
      <w:ins w:id="751" w:author="Jerod Hodgkin" w:date="2011-01-18T22:32:00Z">
        <w:r>
          <w:rPr>
            <w:rFonts w:eastAsia="Arial"/>
          </w:rPr>
          <w:t>The order that was changed will now show with the changes.</w:t>
        </w:r>
      </w:ins>
    </w:p>
    <w:p w:rsidR="00AE541D" w:rsidRDefault="00AE541D" w:rsidP="00AE541D">
      <w:pPr>
        <w:rPr>
          <w:ins w:id="752" w:author="Jerod Hodgkin" w:date="2011-01-18T22:32:00Z"/>
          <w:rFonts w:eastAsia="Arial"/>
        </w:rPr>
      </w:pPr>
    </w:p>
    <w:p w:rsidR="00AE541D" w:rsidRPr="00367E32" w:rsidRDefault="00AE541D" w:rsidP="00AE541D">
      <w:pPr>
        <w:pStyle w:val="ListStyle"/>
        <w:contextualSpacing/>
        <w:rPr>
          <w:ins w:id="753" w:author="Jerod Hodgkin" w:date="2011-01-18T22:32:00Z"/>
          <w:rStyle w:val="Strong"/>
        </w:rPr>
      </w:pPr>
      <w:ins w:id="754" w:author="Jerod Hodgkin" w:date="2011-01-18T22:32:00Z">
        <w:r w:rsidRPr="00367E32">
          <w:rPr>
            <w:rStyle w:val="Strong"/>
          </w:rPr>
          <w:t>Design constraints of this feature</w:t>
        </w:r>
      </w:ins>
    </w:p>
    <w:p w:rsidR="00AE541D" w:rsidRDefault="00AE541D" w:rsidP="00AE541D">
      <w:pPr>
        <w:rPr>
          <w:ins w:id="755" w:author="Jerod Hodgkin" w:date="2011-01-18T22:32:00Z"/>
          <w:rFonts w:eastAsia="Arial"/>
        </w:rPr>
      </w:pPr>
      <w:ins w:id="756" w:author="Jerod Hodgkin" w:date="2011-01-18T22:32:00Z">
        <w:r>
          <w:rPr>
            <w:rFonts w:eastAsia="Arial"/>
          </w:rPr>
          <w:lastRenderedPageBreak/>
          <w:t>The cook should be notified of changes to any orders on the cook screen.</w:t>
        </w:r>
      </w:ins>
    </w:p>
    <w:p w:rsidR="00AE541D" w:rsidRDefault="00AE541D" w:rsidP="00AE541D">
      <w:pPr>
        <w:rPr>
          <w:ins w:id="757" w:author="Jerod Hodgkin" w:date="2011-01-18T22:32:00Z"/>
          <w:rFonts w:eastAsia="Arial"/>
        </w:rPr>
      </w:pPr>
    </w:p>
    <w:p w:rsidR="00AE541D" w:rsidRPr="00367E32" w:rsidRDefault="00AE541D" w:rsidP="00AE541D">
      <w:pPr>
        <w:pStyle w:val="ListStyle"/>
        <w:contextualSpacing/>
        <w:rPr>
          <w:ins w:id="758" w:author="Jerod Hodgkin" w:date="2011-01-18T22:32:00Z"/>
          <w:rStyle w:val="Strong"/>
        </w:rPr>
      </w:pPr>
      <w:ins w:id="759" w:author="Jerod Hodgkin" w:date="2011-01-18T22:32:00Z">
        <w:r w:rsidRPr="00367E32">
          <w:rPr>
            <w:rStyle w:val="Strong"/>
          </w:rPr>
          <w:t>Performance requirements of this feature</w:t>
        </w:r>
      </w:ins>
    </w:p>
    <w:p w:rsidR="00AE541D" w:rsidRDefault="00AE541D" w:rsidP="00AE541D">
      <w:pPr>
        <w:rPr>
          <w:ins w:id="760" w:author="Jerod Hodgkin" w:date="2011-01-18T22:32:00Z"/>
          <w:rFonts w:eastAsia="Arial"/>
        </w:rPr>
      </w:pPr>
      <w:ins w:id="761" w:author="Jerod Hodgkin" w:date="2011-01-18T22:32:00Z">
        <w:r>
          <w:rPr>
            <w:rFonts w:eastAsia="Arial"/>
          </w:rPr>
          <w:t>None</w:t>
        </w:r>
      </w:ins>
    </w:p>
    <w:p w:rsidR="00AE541D" w:rsidRDefault="00AE541D">
      <w:pPr>
        <w:rPr>
          <w:ins w:id="762" w:author="Jerod Hodgkin" w:date="2011-01-18T22:31:00Z"/>
          <w:rFonts w:asciiTheme="majorHAnsi" w:eastAsia="Arial" w:hAnsiTheme="majorHAnsi" w:cstheme="majorBidi"/>
          <w:color w:val="365F91" w:themeColor="accent1" w:themeShade="BF"/>
          <w:sz w:val="24"/>
          <w:szCs w:val="24"/>
        </w:rPr>
      </w:pPr>
      <w:ins w:id="763" w:author="Jerod Hodgkin" w:date="2011-01-18T22:31:00Z">
        <w:r>
          <w:rPr>
            <w:rFonts w:eastAsia="Arial"/>
          </w:rPr>
          <w:br w:type="page"/>
        </w:r>
      </w:ins>
    </w:p>
    <w:p w:rsidR="00AE541D" w:rsidRDefault="00AE541D" w:rsidP="00AE541D">
      <w:pPr>
        <w:pStyle w:val="Heading2"/>
        <w:rPr>
          <w:ins w:id="764" w:author="Jerod Hodgkin" w:date="2011-01-18T22:31:00Z"/>
          <w:rFonts w:eastAsia="Arial"/>
        </w:rPr>
        <w:pPrChange w:id="765" w:author="Jerod Hodgkin" w:date="2011-01-18T22:31:00Z">
          <w:pPr>
            <w:pStyle w:val="Heading3"/>
          </w:pPr>
        </w:pPrChange>
      </w:pPr>
      <w:bookmarkStart w:id="766" w:name="_Toc283154601"/>
      <w:ins w:id="767" w:author="Jerod Hodgkin" w:date="2011-01-18T22:31:00Z">
        <w:r>
          <w:rPr>
            <w:rFonts w:eastAsia="Arial"/>
          </w:rPr>
          <w:lastRenderedPageBreak/>
          <w:t>Cashiering Subsystem</w:t>
        </w:r>
        <w:bookmarkEnd w:id="766"/>
      </w:ins>
    </w:p>
    <w:p w:rsidR="00A77B3E" w:rsidRPr="00D37390" w:rsidRDefault="00C67F31" w:rsidP="00741ACB">
      <w:pPr>
        <w:pStyle w:val="Heading3"/>
        <w:rPr>
          <w:rFonts w:eastAsia="Arial"/>
          <w:bCs/>
        </w:rPr>
      </w:pPr>
      <w:bookmarkStart w:id="768" w:name="_Toc283154602"/>
      <w:r w:rsidRPr="00D37390">
        <w:rPr>
          <w:rFonts w:eastAsia="Arial"/>
          <w:bCs/>
        </w:rPr>
        <w:t>Split a check</w:t>
      </w:r>
      <w:ins w:id="769" w:author="Jerod Hodgkin" w:date="2011-01-18T22:27:00Z">
        <w:r w:rsidR="00AE541D">
          <w:rPr>
            <w:rFonts w:eastAsia="Arial"/>
            <w:bCs/>
          </w:rPr>
          <w:t xml:space="preserve"> – BBQRMS-</w:t>
        </w:r>
      </w:ins>
      <w:ins w:id="770" w:author="Jerod Hodgkin" w:date="2011-01-18T22:28:00Z">
        <w:r w:rsidR="00AE541D">
          <w:rPr>
            <w:rFonts w:eastAsia="Arial"/>
            <w:bCs/>
          </w:rPr>
          <w:t>34</w:t>
        </w:r>
      </w:ins>
      <w:bookmarkEnd w:id="76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Order Takers shall be able to modify an existing customer order in order to divide the check to produce separate receipts and totals to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An order is saved in the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An Order Taker shall retrieve an existing, un-paid customer order. The order taker shall select items from the existing order to place on a new check. Each check can then be printed separately.</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split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If the order is split before it has been completed by the cook,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771" w:name="h.4hvz68xdyic"/>
      <w:bookmarkEnd w:id="771"/>
    </w:p>
    <w:p w:rsidR="00741ACB" w:rsidRDefault="00741ACB" w:rsidP="00367E32">
      <w:pPr>
        <w:rPr>
          <w:rFonts w:eastAsia="Arial"/>
        </w:rPr>
      </w:pPr>
    </w:p>
    <w:p w:rsidR="00741ACB" w:rsidRDefault="00741ACB" w:rsidP="00367E32">
      <w:pPr>
        <w:rPr>
          <w:rFonts w:eastAsia="Arial"/>
        </w:rPr>
      </w:pPr>
    </w:p>
    <w:p w:rsidR="00A77B3E" w:rsidRPr="00367E32" w:rsidDel="00AE541D" w:rsidRDefault="00C67F31" w:rsidP="00AE541D">
      <w:pPr>
        <w:pStyle w:val="Heading3"/>
        <w:rPr>
          <w:del w:id="772" w:author="Jerod Hodgkin" w:date="2011-01-18T22:31:00Z"/>
        </w:rPr>
        <w:pPrChange w:id="773" w:author="Jerod Hodgkin" w:date="2011-01-18T22:28:00Z">
          <w:pPr>
            <w:pStyle w:val="ListStyle"/>
            <w:contextualSpacing/>
          </w:pPr>
        </w:pPrChange>
      </w:pPr>
      <w:del w:id="774" w:author="Jerod Hodgkin" w:date="2011-01-18T22:31:00Z">
        <w:r w:rsidDel="00AE541D">
          <w:rPr>
            <w:rFonts w:eastAsia="Arial"/>
          </w:rPr>
          <w:delText>Take a customer order and accept payment</w:delText>
        </w:r>
      </w:del>
    </w:p>
    <w:tbl>
      <w:tblPr>
        <w:tblW w:w="0" w:type="auto"/>
        <w:tblLook w:val="0000"/>
      </w:tblPr>
      <w:tblGrid>
        <w:gridCol w:w="4680"/>
        <w:gridCol w:w="4680"/>
      </w:tblGrid>
      <w:tr w:rsidR="00A77B3E" w:rsidDel="00AE541D">
        <w:trPr>
          <w:del w:id="775" w:author="Jerod Hodgkin" w:date="2011-01-18T22:31: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776" w:author="Jerod Hodgkin" w:date="2011-01-18T22:31:00Z"/>
                <w:rStyle w:val="Strong"/>
              </w:rPr>
            </w:pPr>
            <w:del w:id="777" w:author="Jerod Hodgkin" w:date="2011-01-18T22:31:00Z">
              <w:r w:rsidRPr="00367E32" w:rsidDel="00AE541D">
                <w:rPr>
                  <w:rStyle w:val="Strong"/>
                </w:rPr>
                <w:delText>Related use cases:</w:delText>
              </w:r>
            </w:del>
          </w:p>
          <w:p w:rsidR="00A77B3E" w:rsidDel="00AE541D" w:rsidRDefault="00C67F31" w:rsidP="00367E32">
            <w:pPr>
              <w:rPr>
                <w:del w:id="778" w:author="Jerod Hodgkin" w:date="2011-01-18T22:31:00Z"/>
                <w:rFonts w:eastAsia="Arial"/>
              </w:rPr>
            </w:pPr>
            <w:del w:id="779" w:author="Jerod Hodgkin" w:date="2011-01-18T22:31:00Z">
              <w:r w:rsidDel="00AE541D">
                <w:rPr>
                  <w:rFonts w:eastAsia="Arial"/>
                </w:rPr>
                <w:delText>Menu management</w:delText>
              </w:r>
            </w:del>
          </w:p>
          <w:p w:rsidR="00A77B3E" w:rsidDel="00AE541D" w:rsidRDefault="00C67F31" w:rsidP="00367E32">
            <w:pPr>
              <w:rPr>
                <w:del w:id="780" w:author="Jerod Hodgkin" w:date="2011-01-18T22:31:00Z"/>
                <w:rFonts w:eastAsia="Arial"/>
              </w:rPr>
            </w:pPr>
            <w:del w:id="781" w:author="Jerod Hodgkin" w:date="2011-01-18T22:31:00Z">
              <w:r w:rsidDel="00AE541D">
                <w:rPr>
                  <w:rFonts w:eastAsia="Arial"/>
                </w:rPr>
                <w:delText>Place order</w:delText>
              </w:r>
            </w:del>
          </w:p>
          <w:p w:rsidR="00A77B3E" w:rsidDel="00AE541D" w:rsidRDefault="00C67F31" w:rsidP="00367E32">
            <w:pPr>
              <w:rPr>
                <w:del w:id="782" w:author="Jerod Hodgkin" w:date="2011-01-18T22:31:00Z"/>
                <w:rFonts w:eastAsia="Arial"/>
              </w:rPr>
            </w:pPr>
            <w:del w:id="783" w:author="Jerod Hodgkin" w:date="2011-01-18T22:31:00Z">
              <w:r w:rsidDel="00AE541D">
                <w:rPr>
                  <w:rFonts w:eastAsia="Arial"/>
                </w:rPr>
                <w:delText>Complete order</w:delText>
              </w:r>
            </w:del>
          </w:p>
          <w:p w:rsidR="00A77B3E" w:rsidDel="00AE541D" w:rsidRDefault="00C67F31" w:rsidP="00367E32">
            <w:pPr>
              <w:rPr>
                <w:del w:id="784" w:author="Jerod Hodgkin" w:date="2011-01-18T22:31:00Z"/>
                <w:rFonts w:eastAsia="Arial"/>
              </w:rPr>
            </w:pPr>
            <w:del w:id="785" w:author="Jerod Hodgkin" w:date="2011-01-18T22:31:00Z">
              <w:r w:rsidDel="00AE541D">
                <w:rPr>
                  <w:rFonts w:eastAsia="Arial"/>
                </w:rPr>
                <w:delText>Sales reporting</w:delText>
              </w:r>
            </w:del>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786" w:author="Jerod Hodgkin" w:date="2011-01-18T22:31:00Z"/>
                <w:rStyle w:val="Strong"/>
              </w:rPr>
            </w:pPr>
            <w:del w:id="787" w:author="Jerod Hodgkin" w:date="2011-01-18T22:31:00Z">
              <w:r w:rsidRPr="00367E32" w:rsidDel="00AE541D">
                <w:rPr>
                  <w:rStyle w:val="Strong"/>
                </w:rPr>
                <w:delText>Actors:</w:delText>
              </w:r>
            </w:del>
          </w:p>
          <w:p w:rsidR="00A77B3E" w:rsidDel="00AE541D" w:rsidRDefault="00C67F31" w:rsidP="00367E32">
            <w:pPr>
              <w:rPr>
                <w:del w:id="788" w:author="Jerod Hodgkin" w:date="2011-01-18T22:31:00Z"/>
                <w:rFonts w:eastAsia="Arial"/>
              </w:rPr>
            </w:pPr>
            <w:del w:id="789" w:author="Jerod Hodgkin" w:date="2011-01-18T22:31:00Z">
              <w:r w:rsidDel="00AE541D">
                <w:rPr>
                  <w:rFonts w:eastAsia="Arial"/>
                </w:rPr>
                <w:delText>Order Takers</w:delText>
              </w:r>
            </w:del>
          </w:p>
          <w:p w:rsidR="00A77B3E" w:rsidDel="00AE541D" w:rsidRDefault="00C67F31" w:rsidP="00367E32">
            <w:pPr>
              <w:rPr>
                <w:del w:id="790" w:author="Jerod Hodgkin" w:date="2011-01-18T22:31:00Z"/>
                <w:rFonts w:eastAsia="Arial"/>
              </w:rPr>
            </w:pPr>
            <w:del w:id="791" w:author="Jerod Hodgkin" w:date="2011-01-18T22:31:00Z">
              <w:r w:rsidDel="00AE541D">
                <w:rPr>
                  <w:rFonts w:eastAsia="Arial"/>
                </w:rPr>
                <w:delText>Customers</w:delText>
              </w:r>
            </w:del>
          </w:p>
        </w:tc>
      </w:tr>
    </w:tbl>
    <w:p w:rsidR="00A77B3E" w:rsidDel="00AE541D" w:rsidRDefault="00A77B3E">
      <w:pPr>
        <w:pStyle w:val="ListStyle"/>
        <w:contextualSpacing/>
        <w:rPr>
          <w:del w:id="792" w:author="Jerod Hodgkin" w:date="2011-01-18T22:31:00Z"/>
        </w:rPr>
      </w:pPr>
    </w:p>
    <w:p w:rsidR="00A77B3E" w:rsidRPr="00367E32" w:rsidDel="00AE541D" w:rsidRDefault="00C67F31">
      <w:pPr>
        <w:pStyle w:val="ListStyle"/>
        <w:contextualSpacing/>
        <w:rPr>
          <w:del w:id="793" w:author="Jerod Hodgkin" w:date="2011-01-18T22:31:00Z"/>
          <w:rStyle w:val="Strong"/>
        </w:rPr>
      </w:pPr>
      <w:del w:id="794" w:author="Jerod Hodgkin" w:date="2011-01-18T22:31:00Z">
        <w:r w:rsidRPr="00367E32" w:rsidDel="00AE541D">
          <w:rPr>
            <w:rStyle w:val="Strong"/>
          </w:rPr>
          <w:delText>Summary:</w:delText>
        </w:r>
      </w:del>
    </w:p>
    <w:p w:rsidR="00A77B3E" w:rsidDel="00AE541D" w:rsidRDefault="00C67F31" w:rsidP="00367E32">
      <w:pPr>
        <w:rPr>
          <w:del w:id="795" w:author="Jerod Hodgkin" w:date="2011-01-18T22:31:00Z"/>
          <w:rFonts w:eastAsia="Arial"/>
        </w:rPr>
      </w:pPr>
      <w:del w:id="796" w:author="Jerod Hodgkin" w:date="2011-01-18T22:31:00Z">
        <w:r w:rsidDel="00AE541D">
          <w:rPr>
            <w:rFonts w:eastAsia="Arial"/>
          </w:rPr>
          <w:delText>After an order is placed, it will show up on the cook screen.  An employee in the kitchen will prepare the items on the order and mark the order completed.  These orders will show up on the cashier screen so the employee can ring them up and receive payment for the order.</w:delText>
        </w:r>
      </w:del>
    </w:p>
    <w:p w:rsidR="00A77B3E" w:rsidDel="00AE541D" w:rsidRDefault="00A77B3E" w:rsidP="00367E32">
      <w:pPr>
        <w:rPr>
          <w:del w:id="797" w:author="Jerod Hodgkin" w:date="2011-01-18T22:31:00Z"/>
          <w:rFonts w:eastAsia="Arial"/>
        </w:rPr>
      </w:pPr>
    </w:p>
    <w:p w:rsidR="00A77B3E" w:rsidRPr="00367E32" w:rsidDel="00AE541D" w:rsidRDefault="00C67F31">
      <w:pPr>
        <w:pStyle w:val="ListStyle"/>
        <w:contextualSpacing/>
        <w:rPr>
          <w:del w:id="798" w:author="Jerod Hodgkin" w:date="2011-01-18T22:31:00Z"/>
          <w:rStyle w:val="Strong"/>
        </w:rPr>
      </w:pPr>
      <w:del w:id="799" w:author="Jerod Hodgkin" w:date="2011-01-18T22:31:00Z">
        <w:r w:rsidRPr="00367E32" w:rsidDel="00AE541D">
          <w:rPr>
            <w:rStyle w:val="Strong"/>
          </w:rPr>
          <w:delText>Preconditions:</w:delText>
        </w:r>
      </w:del>
    </w:p>
    <w:p w:rsidR="00A77B3E" w:rsidDel="00AE541D" w:rsidRDefault="00C67F31" w:rsidP="00367E32">
      <w:pPr>
        <w:rPr>
          <w:del w:id="800" w:author="Jerod Hodgkin" w:date="2011-01-18T22:31:00Z"/>
          <w:rFonts w:eastAsia="Arial"/>
        </w:rPr>
      </w:pPr>
      <w:del w:id="801" w:author="Jerod Hodgkin" w:date="2011-01-18T22:31:00Z">
        <w:r w:rsidDel="00AE541D">
          <w:rPr>
            <w:rFonts w:eastAsia="Arial"/>
          </w:rPr>
          <w:delText>There exist orders that have been completed but not paid for.</w:delText>
        </w:r>
      </w:del>
    </w:p>
    <w:p w:rsidR="00A77B3E" w:rsidDel="00AE541D" w:rsidRDefault="00A77B3E" w:rsidP="00367E32">
      <w:pPr>
        <w:rPr>
          <w:del w:id="802" w:author="Jerod Hodgkin" w:date="2011-01-18T22:31:00Z"/>
          <w:rFonts w:eastAsia="Arial"/>
        </w:rPr>
      </w:pPr>
    </w:p>
    <w:p w:rsidR="00A77B3E" w:rsidRPr="00367E32" w:rsidDel="00AE541D" w:rsidRDefault="00C67F31">
      <w:pPr>
        <w:pStyle w:val="ListStyle"/>
        <w:contextualSpacing/>
        <w:rPr>
          <w:del w:id="803" w:author="Jerod Hodgkin" w:date="2011-01-18T22:31:00Z"/>
          <w:rStyle w:val="Strong"/>
        </w:rPr>
      </w:pPr>
      <w:del w:id="804" w:author="Jerod Hodgkin" w:date="2011-01-18T22:31:00Z">
        <w:r w:rsidRPr="00367E32" w:rsidDel="00AE541D">
          <w:rPr>
            <w:rStyle w:val="Strong"/>
          </w:rPr>
          <w:delText>Input/Output sequence for this feature</w:delText>
        </w:r>
      </w:del>
    </w:p>
    <w:p w:rsidR="00A77B3E" w:rsidDel="00AE541D" w:rsidRDefault="00C67F31" w:rsidP="00367E32">
      <w:pPr>
        <w:rPr>
          <w:del w:id="805" w:author="Jerod Hodgkin" w:date="2011-01-18T22:31:00Z"/>
          <w:rFonts w:eastAsia="Arial"/>
        </w:rPr>
      </w:pPr>
      <w:del w:id="806" w:author="Jerod Hodgkin" w:date="2011-01-18T22:31:00Z">
        <w:r w:rsidDel="00AE541D">
          <w:rPr>
            <w:rFonts w:eastAsia="Arial"/>
          </w:rPr>
          <w:delText>Completed orders shall be viewed in receive payment.  Orders shall be paid and go to history.  Orders for which payment is not received shall be marked unpaid at the end of the day, and shall still be a part of the history.</w:delText>
        </w:r>
      </w:del>
    </w:p>
    <w:p w:rsidR="00A77B3E" w:rsidRPr="00367E32" w:rsidDel="00AE541D" w:rsidRDefault="00A77B3E">
      <w:pPr>
        <w:pStyle w:val="ListStyle"/>
        <w:contextualSpacing/>
        <w:rPr>
          <w:del w:id="807" w:author="Jerod Hodgkin" w:date="2011-01-18T22:31:00Z"/>
          <w:rStyle w:val="Strong"/>
        </w:rPr>
      </w:pPr>
    </w:p>
    <w:p w:rsidR="00A77B3E" w:rsidRPr="00367E32" w:rsidDel="00AE541D" w:rsidRDefault="00C67F31">
      <w:pPr>
        <w:pStyle w:val="ListStyle"/>
        <w:contextualSpacing/>
        <w:rPr>
          <w:del w:id="808" w:author="Jerod Hodgkin" w:date="2011-01-18T22:31:00Z"/>
          <w:rStyle w:val="Strong"/>
        </w:rPr>
      </w:pPr>
      <w:del w:id="809" w:author="Jerod Hodgkin" w:date="2011-01-18T22:31:00Z">
        <w:r w:rsidRPr="00367E32" w:rsidDel="00AE541D">
          <w:rPr>
            <w:rStyle w:val="Strong"/>
          </w:rPr>
          <w:delText>Postconditions</w:delText>
        </w:r>
      </w:del>
    </w:p>
    <w:p w:rsidR="00A77B3E" w:rsidDel="00AE541D" w:rsidRDefault="00C67F31" w:rsidP="00367E32">
      <w:pPr>
        <w:rPr>
          <w:del w:id="810" w:author="Jerod Hodgkin" w:date="2011-01-18T22:31:00Z"/>
          <w:rFonts w:eastAsia="Arial"/>
        </w:rPr>
      </w:pPr>
      <w:del w:id="811" w:author="Jerod Hodgkin" w:date="2011-01-18T22:31:00Z">
        <w:r w:rsidDel="00AE541D">
          <w:rPr>
            <w:rFonts w:eastAsia="Arial"/>
          </w:rPr>
          <w:delText>A completed paid order will show up in the order history.</w:delText>
        </w:r>
      </w:del>
    </w:p>
    <w:p w:rsidR="00A77B3E" w:rsidRPr="00367E32" w:rsidDel="00AE541D" w:rsidRDefault="00A77B3E">
      <w:pPr>
        <w:pStyle w:val="ListStyle"/>
        <w:contextualSpacing/>
        <w:rPr>
          <w:del w:id="812" w:author="Jerod Hodgkin" w:date="2011-01-18T22:31:00Z"/>
          <w:rStyle w:val="Strong"/>
        </w:rPr>
      </w:pPr>
    </w:p>
    <w:p w:rsidR="00A77B3E" w:rsidRPr="00367E32" w:rsidDel="00AE541D" w:rsidRDefault="00C67F31">
      <w:pPr>
        <w:pStyle w:val="ListStyle"/>
        <w:contextualSpacing/>
        <w:rPr>
          <w:del w:id="813" w:author="Jerod Hodgkin" w:date="2011-01-18T22:31:00Z"/>
          <w:rStyle w:val="Strong"/>
        </w:rPr>
      </w:pPr>
      <w:del w:id="814" w:author="Jerod Hodgkin" w:date="2011-01-18T22:31:00Z">
        <w:r w:rsidRPr="00367E32" w:rsidDel="00AE541D">
          <w:rPr>
            <w:rStyle w:val="Strong"/>
          </w:rPr>
          <w:delText>Design constraints of this feature</w:delText>
        </w:r>
      </w:del>
    </w:p>
    <w:p w:rsidR="00A77B3E" w:rsidDel="00AE541D" w:rsidRDefault="00C67F31" w:rsidP="00367E32">
      <w:pPr>
        <w:rPr>
          <w:del w:id="815" w:author="Jerod Hodgkin" w:date="2011-01-18T22:31:00Z"/>
          <w:rFonts w:eastAsia="Arial"/>
        </w:rPr>
      </w:pPr>
      <w:del w:id="816" w:author="Jerod Hodgkin" w:date="2011-01-18T22:31:00Z">
        <w:r w:rsidDel="00AE541D">
          <w:rPr>
            <w:rFonts w:eastAsia="Arial"/>
          </w:rPr>
          <w:delText>Receive payment shall read completed orders from the database and see the price of menu items so the invoice can be totalled.  Receive payment shall be able to add tax and tip to the total.</w:delText>
        </w:r>
      </w:del>
    </w:p>
    <w:p w:rsidR="00A77B3E" w:rsidDel="00AE541D" w:rsidRDefault="00A77B3E" w:rsidP="00367E32">
      <w:pPr>
        <w:rPr>
          <w:del w:id="817" w:author="Jerod Hodgkin" w:date="2011-01-18T22:31:00Z"/>
          <w:rFonts w:eastAsia="Arial"/>
        </w:rPr>
      </w:pPr>
    </w:p>
    <w:p w:rsidR="00A77B3E" w:rsidRPr="00367E32" w:rsidDel="00AE541D" w:rsidRDefault="00C67F31">
      <w:pPr>
        <w:pStyle w:val="ListStyle"/>
        <w:contextualSpacing/>
        <w:rPr>
          <w:del w:id="818" w:author="Jerod Hodgkin" w:date="2011-01-18T22:31:00Z"/>
          <w:rStyle w:val="Strong"/>
        </w:rPr>
      </w:pPr>
      <w:del w:id="819" w:author="Jerod Hodgkin" w:date="2011-01-18T22:31:00Z">
        <w:r w:rsidRPr="00367E32" w:rsidDel="00AE541D">
          <w:rPr>
            <w:rStyle w:val="Strong"/>
          </w:rPr>
          <w:delText>Performance requirements of this feature</w:delText>
        </w:r>
      </w:del>
    </w:p>
    <w:p w:rsidR="00A77B3E" w:rsidDel="00AE541D" w:rsidRDefault="00C67F31" w:rsidP="00367E32">
      <w:pPr>
        <w:rPr>
          <w:del w:id="820" w:author="Jerod Hodgkin" w:date="2011-01-18T22:31:00Z"/>
          <w:rFonts w:eastAsia="Arial"/>
        </w:rPr>
      </w:pPr>
      <w:del w:id="821" w:author="Jerod Hodgkin" w:date="2011-01-18T22:31:00Z">
        <w:r w:rsidDel="00AE541D">
          <w:rPr>
            <w:rFonts w:eastAsia="Arial"/>
          </w:rPr>
          <w:delText>This feature shall be capable of showing completed orders in near real time.  A large number of orders shall not impact the performance of this feature.</w:delText>
        </w:r>
      </w:del>
    </w:p>
    <w:p w:rsidR="00A77B3E" w:rsidRPr="00D37390" w:rsidRDefault="00C67F31" w:rsidP="00741ACB">
      <w:pPr>
        <w:pStyle w:val="Heading3"/>
        <w:rPr>
          <w:rFonts w:eastAsia="Arial"/>
          <w:bCs/>
        </w:rPr>
      </w:pPr>
      <w:bookmarkStart w:id="822" w:name="h.bp0d0k32ehaw"/>
      <w:bookmarkStart w:id="823" w:name="_Toc283154603"/>
      <w:bookmarkEnd w:id="822"/>
      <w:r w:rsidRPr="00D37390">
        <w:rPr>
          <w:rFonts w:eastAsia="Arial"/>
          <w:bCs/>
        </w:rPr>
        <w:t>Accept payment for saved customer order</w:t>
      </w:r>
      <w:ins w:id="824" w:author="Jerod Hodgkin" w:date="2011-01-18T22:29:00Z">
        <w:r w:rsidR="00AE541D">
          <w:rPr>
            <w:rFonts w:eastAsia="Arial"/>
            <w:bCs/>
          </w:rPr>
          <w:t xml:space="preserve"> – BBQRMS-36</w:t>
        </w:r>
      </w:ins>
      <w:bookmarkEnd w:id="823"/>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At least one unpaid order has been saved.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The cashier enters or selects a saved order. The cashier shall select a payment type then enter an amount paid. The cashier can take multiple forms of payment by following the respective use case. The </w:t>
      </w:r>
      <w:r>
        <w:rPr>
          <w:rFonts w:eastAsia="Arial"/>
        </w:rPr>
        <w:lastRenderedPageBreak/>
        <w:t>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selected order will have payment information recorded and saved with it. A receipt will have been printed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payments are accepted the performance of this feature shall not be impacted.</w:t>
      </w:r>
    </w:p>
    <w:p w:rsidR="00A77B3E" w:rsidRPr="00D37390" w:rsidDel="00AE541D" w:rsidRDefault="00C67F31" w:rsidP="00741ACB">
      <w:pPr>
        <w:pStyle w:val="Heading3"/>
        <w:rPr>
          <w:del w:id="825" w:author="Jerod Hodgkin" w:date="2011-01-18T22:32:00Z"/>
          <w:rFonts w:eastAsia="Arial"/>
          <w:bCs/>
        </w:rPr>
      </w:pPr>
      <w:bookmarkStart w:id="826" w:name="h.pebelh-zd3ro5"/>
      <w:bookmarkEnd w:id="826"/>
      <w:del w:id="827" w:author="Jerod Hodgkin" w:date="2011-01-18T22:32:00Z">
        <w:r w:rsidRPr="00D37390" w:rsidDel="00AE541D">
          <w:rPr>
            <w:rFonts w:eastAsia="Arial"/>
            <w:bCs/>
          </w:rPr>
          <w:delText>Recall and modify saved customer order</w:delText>
        </w:r>
      </w:del>
    </w:p>
    <w:tbl>
      <w:tblPr>
        <w:tblW w:w="0" w:type="auto"/>
        <w:tblLook w:val="0000"/>
      </w:tblPr>
      <w:tblGrid>
        <w:gridCol w:w="4680"/>
        <w:gridCol w:w="4680"/>
      </w:tblGrid>
      <w:tr w:rsidR="00A77B3E" w:rsidDel="00AE541D">
        <w:trPr>
          <w:del w:id="828" w:author="Jerod Hodgkin" w:date="2011-01-18T22:32: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829" w:author="Jerod Hodgkin" w:date="2011-01-18T22:32:00Z"/>
                <w:rStyle w:val="Strong"/>
              </w:rPr>
            </w:pPr>
            <w:del w:id="830" w:author="Jerod Hodgkin" w:date="2011-01-18T22:32:00Z">
              <w:r w:rsidRPr="00367E32" w:rsidDel="00AE541D">
                <w:rPr>
                  <w:rStyle w:val="Strong"/>
                </w:rPr>
                <w:delText>Related use cases:</w:delText>
              </w:r>
            </w:del>
          </w:p>
          <w:p w:rsidR="00A77B3E" w:rsidDel="00AE541D" w:rsidRDefault="00C67F31" w:rsidP="00367E32">
            <w:pPr>
              <w:rPr>
                <w:del w:id="831" w:author="Jerod Hodgkin" w:date="2011-01-18T22:32:00Z"/>
                <w:rFonts w:eastAsia="Arial"/>
              </w:rPr>
            </w:pPr>
            <w:del w:id="832" w:author="Jerod Hodgkin" w:date="2011-01-18T22:32:00Z">
              <w:r w:rsidDel="00AE541D">
                <w:rPr>
                  <w:rFonts w:eastAsia="Arial"/>
                </w:rPr>
                <w:delText>Take multiple payments for a customer order</w:delText>
              </w:r>
            </w:del>
          </w:p>
          <w:p w:rsidR="00A77B3E" w:rsidDel="00AE541D" w:rsidRDefault="00C67F31" w:rsidP="00367E32">
            <w:pPr>
              <w:rPr>
                <w:del w:id="833" w:author="Jerod Hodgkin" w:date="2011-01-18T22:32:00Z"/>
                <w:rFonts w:eastAsia="Arial"/>
              </w:rPr>
            </w:pPr>
            <w:del w:id="834" w:author="Jerod Hodgkin" w:date="2011-01-18T22:32:00Z">
              <w:r w:rsidDel="00AE541D">
                <w:rPr>
                  <w:rFonts w:eastAsia="Arial"/>
                </w:rPr>
                <w:delText>Accept payment for saved customer order</w:delText>
              </w:r>
            </w:del>
          </w:p>
          <w:p w:rsidR="00A77B3E" w:rsidDel="00AE541D" w:rsidRDefault="00A77B3E">
            <w:pPr>
              <w:pStyle w:val="ListStyle"/>
              <w:contextualSpacing/>
              <w:rPr>
                <w:del w:id="835" w:author="Jerod Hodgkin" w:date="2011-01-18T22:32:00Z"/>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836" w:author="Jerod Hodgkin" w:date="2011-01-18T22:32:00Z"/>
                <w:rStyle w:val="Strong"/>
              </w:rPr>
            </w:pPr>
            <w:del w:id="837" w:author="Jerod Hodgkin" w:date="2011-01-18T22:32:00Z">
              <w:r w:rsidRPr="00367E32" w:rsidDel="00AE541D">
                <w:rPr>
                  <w:rStyle w:val="Strong"/>
                </w:rPr>
                <w:delText>Actors:</w:delText>
              </w:r>
            </w:del>
          </w:p>
          <w:p w:rsidR="00A77B3E" w:rsidDel="00AE541D" w:rsidRDefault="00C67F31" w:rsidP="00367E32">
            <w:pPr>
              <w:rPr>
                <w:del w:id="838" w:author="Jerod Hodgkin" w:date="2011-01-18T22:32:00Z"/>
                <w:rFonts w:eastAsia="Arial"/>
              </w:rPr>
            </w:pPr>
            <w:del w:id="839" w:author="Jerod Hodgkin" w:date="2011-01-18T22:32:00Z">
              <w:r w:rsidDel="00AE541D">
                <w:rPr>
                  <w:rFonts w:eastAsia="Arial"/>
                </w:rPr>
                <w:delText xml:space="preserve">Cashier </w:delText>
              </w:r>
            </w:del>
          </w:p>
          <w:p w:rsidR="00A77B3E" w:rsidDel="00AE541D" w:rsidRDefault="00C67F31" w:rsidP="00367E32">
            <w:pPr>
              <w:rPr>
                <w:del w:id="840" w:author="Jerod Hodgkin" w:date="2011-01-18T22:32:00Z"/>
                <w:rFonts w:eastAsia="Arial"/>
              </w:rPr>
            </w:pPr>
            <w:del w:id="841" w:author="Jerod Hodgkin" w:date="2011-01-18T22:32:00Z">
              <w:r w:rsidDel="00AE541D">
                <w:rPr>
                  <w:rFonts w:eastAsia="Arial"/>
                </w:rPr>
                <w:delText xml:space="preserve">Customer </w:delText>
              </w:r>
            </w:del>
          </w:p>
          <w:p w:rsidR="00A77B3E" w:rsidDel="00AE541D" w:rsidRDefault="00C67F31" w:rsidP="00367E32">
            <w:pPr>
              <w:rPr>
                <w:del w:id="842" w:author="Jerod Hodgkin" w:date="2011-01-18T22:32:00Z"/>
                <w:rFonts w:eastAsia="Arial"/>
              </w:rPr>
            </w:pPr>
            <w:del w:id="843" w:author="Jerod Hodgkin" w:date="2011-01-18T22:32:00Z">
              <w:r w:rsidDel="00AE541D">
                <w:rPr>
                  <w:rFonts w:eastAsia="Arial"/>
                </w:rPr>
                <w:delText>Cook</w:delText>
              </w:r>
            </w:del>
          </w:p>
        </w:tc>
      </w:tr>
    </w:tbl>
    <w:p w:rsidR="00A77B3E" w:rsidDel="00AE541D" w:rsidRDefault="00A77B3E">
      <w:pPr>
        <w:pStyle w:val="ListStyle"/>
        <w:contextualSpacing/>
        <w:rPr>
          <w:del w:id="844" w:author="Jerod Hodgkin" w:date="2011-01-18T22:32:00Z"/>
        </w:rPr>
      </w:pPr>
    </w:p>
    <w:p w:rsidR="00A77B3E" w:rsidRPr="00367E32" w:rsidDel="00AE541D" w:rsidRDefault="00C67F31">
      <w:pPr>
        <w:pStyle w:val="ListStyle"/>
        <w:contextualSpacing/>
        <w:rPr>
          <w:del w:id="845" w:author="Jerod Hodgkin" w:date="2011-01-18T22:32:00Z"/>
          <w:rStyle w:val="Strong"/>
        </w:rPr>
      </w:pPr>
      <w:del w:id="846" w:author="Jerod Hodgkin" w:date="2011-01-18T22:32:00Z">
        <w:r w:rsidRPr="00367E32" w:rsidDel="00AE541D">
          <w:rPr>
            <w:rStyle w:val="Strong"/>
          </w:rPr>
          <w:delText>Summary:</w:delText>
        </w:r>
      </w:del>
    </w:p>
    <w:p w:rsidR="00A77B3E" w:rsidDel="00AE541D" w:rsidRDefault="00C67F31" w:rsidP="00367E32">
      <w:pPr>
        <w:rPr>
          <w:del w:id="847" w:author="Jerod Hodgkin" w:date="2011-01-18T22:32:00Z"/>
          <w:rFonts w:eastAsia="Arial"/>
        </w:rPr>
      </w:pPr>
      <w:del w:id="848" w:author="Jerod Hodgkin" w:date="2011-01-18T22:32:00Z">
        <w:r w:rsidDel="00AE541D">
          <w:rPr>
            <w:rFonts w:eastAsia="Arial"/>
          </w:rPr>
          <w:delText>The cashier shall retrieve a saved customer order. The cashier shall make adjustments to the order and resend it to the kitchen, and either cashier the order or save it again.</w:delText>
        </w:r>
      </w:del>
    </w:p>
    <w:p w:rsidR="00A77B3E" w:rsidDel="00AE541D" w:rsidRDefault="00A77B3E" w:rsidP="00367E32">
      <w:pPr>
        <w:rPr>
          <w:del w:id="849" w:author="Jerod Hodgkin" w:date="2011-01-18T22:32:00Z"/>
          <w:rFonts w:eastAsia="Arial"/>
        </w:rPr>
      </w:pPr>
    </w:p>
    <w:p w:rsidR="00A77B3E" w:rsidRPr="00367E32" w:rsidDel="00AE541D" w:rsidRDefault="00C67F31">
      <w:pPr>
        <w:pStyle w:val="ListStyle"/>
        <w:contextualSpacing/>
        <w:rPr>
          <w:del w:id="850" w:author="Jerod Hodgkin" w:date="2011-01-18T22:32:00Z"/>
          <w:rStyle w:val="Strong"/>
        </w:rPr>
      </w:pPr>
      <w:del w:id="851" w:author="Jerod Hodgkin" w:date="2011-01-18T22:32:00Z">
        <w:r w:rsidRPr="00367E32" w:rsidDel="00AE541D">
          <w:rPr>
            <w:rStyle w:val="Strong"/>
          </w:rPr>
          <w:delText>Preconditions:</w:delText>
        </w:r>
      </w:del>
    </w:p>
    <w:p w:rsidR="00A77B3E" w:rsidDel="00AE541D" w:rsidRDefault="00C67F31" w:rsidP="00367E32">
      <w:pPr>
        <w:rPr>
          <w:del w:id="852" w:author="Jerod Hodgkin" w:date="2011-01-18T22:32:00Z"/>
          <w:rFonts w:eastAsia="Arial"/>
        </w:rPr>
      </w:pPr>
      <w:del w:id="853" w:author="Jerod Hodgkin" w:date="2011-01-18T22:32:00Z">
        <w:r w:rsidDel="00AE541D">
          <w:rPr>
            <w:rFonts w:eastAsia="Arial"/>
          </w:rPr>
          <w:delText>At least one uncompleted order has been saved.  The cook has not marked the order completed.</w:delText>
        </w:r>
      </w:del>
    </w:p>
    <w:p w:rsidR="00A77B3E" w:rsidDel="00AE541D" w:rsidRDefault="00A77B3E" w:rsidP="00367E32">
      <w:pPr>
        <w:rPr>
          <w:del w:id="854" w:author="Jerod Hodgkin" w:date="2011-01-18T22:32:00Z"/>
          <w:rFonts w:eastAsia="Arial"/>
        </w:rPr>
      </w:pPr>
    </w:p>
    <w:p w:rsidR="00A77B3E" w:rsidRPr="00367E32" w:rsidDel="00AE541D" w:rsidRDefault="00C67F31">
      <w:pPr>
        <w:pStyle w:val="ListStyle"/>
        <w:contextualSpacing/>
        <w:rPr>
          <w:del w:id="855" w:author="Jerod Hodgkin" w:date="2011-01-18T22:32:00Z"/>
          <w:rStyle w:val="Strong"/>
        </w:rPr>
      </w:pPr>
      <w:del w:id="856" w:author="Jerod Hodgkin" w:date="2011-01-18T22:32:00Z">
        <w:r w:rsidRPr="00367E32" w:rsidDel="00AE541D">
          <w:rPr>
            <w:rStyle w:val="Strong"/>
          </w:rPr>
          <w:delText>Input/Output sequence for this feature:</w:delText>
        </w:r>
      </w:del>
    </w:p>
    <w:p w:rsidR="00A77B3E" w:rsidDel="00AE541D" w:rsidRDefault="00C67F31" w:rsidP="00367E32">
      <w:pPr>
        <w:rPr>
          <w:del w:id="857" w:author="Jerod Hodgkin" w:date="2011-01-18T22:32:00Z"/>
          <w:rFonts w:eastAsia="Arial"/>
        </w:rPr>
      </w:pPr>
      <w:del w:id="858" w:author="Jerod Hodgkin" w:date="2011-01-18T22:32:00Z">
        <w:r w:rsidDel="00AE541D">
          <w:rPr>
            <w:rFonts w:eastAsia="Arial"/>
          </w:rPr>
          <w:delTex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delText>
        </w:r>
      </w:del>
    </w:p>
    <w:p w:rsidR="00A77B3E" w:rsidDel="00AE541D" w:rsidRDefault="00A77B3E" w:rsidP="00367E32">
      <w:pPr>
        <w:rPr>
          <w:del w:id="859" w:author="Jerod Hodgkin" w:date="2011-01-18T22:32:00Z"/>
          <w:rFonts w:eastAsia="Arial"/>
        </w:rPr>
      </w:pPr>
    </w:p>
    <w:p w:rsidR="00A77B3E" w:rsidRPr="00367E32" w:rsidDel="00AE541D" w:rsidRDefault="00C67F31">
      <w:pPr>
        <w:pStyle w:val="ListStyle"/>
        <w:contextualSpacing/>
        <w:rPr>
          <w:del w:id="860" w:author="Jerod Hodgkin" w:date="2011-01-18T22:32:00Z"/>
          <w:rStyle w:val="Strong"/>
        </w:rPr>
      </w:pPr>
      <w:del w:id="861" w:author="Jerod Hodgkin" w:date="2011-01-18T22:32:00Z">
        <w:r w:rsidRPr="00367E32" w:rsidDel="00AE541D">
          <w:rPr>
            <w:rStyle w:val="Strong"/>
          </w:rPr>
          <w:delText>Postconditions:</w:delText>
        </w:r>
      </w:del>
    </w:p>
    <w:p w:rsidR="00A77B3E" w:rsidDel="00AE541D" w:rsidRDefault="00C67F31" w:rsidP="00367E32">
      <w:pPr>
        <w:rPr>
          <w:del w:id="862" w:author="Jerod Hodgkin" w:date="2011-01-18T22:32:00Z"/>
          <w:rFonts w:eastAsia="Arial"/>
        </w:rPr>
      </w:pPr>
      <w:del w:id="863" w:author="Jerod Hodgkin" w:date="2011-01-18T22:32:00Z">
        <w:r w:rsidDel="00AE541D">
          <w:rPr>
            <w:rFonts w:eastAsia="Arial"/>
          </w:rPr>
          <w:delText>The order that was changed will now show with the changes.</w:delText>
        </w:r>
      </w:del>
    </w:p>
    <w:p w:rsidR="00A77B3E" w:rsidDel="00AE541D" w:rsidRDefault="00A77B3E" w:rsidP="00367E32">
      <w:pPr>
        <w:rPr>
          <w:del w:id="864" w:author="Jerod Hodgkin" w:date="2011-01-18T22:32:00Z"/>
          <w:rFonts w:eastAsia="Arial"/>
        </w:rPr>
      </w:pPr>
    </w:p>
    <w:p w:rsidR="00A77B3E" w:rsidRPr="00367E32" w:rsidDel="00AE541D" w:rsidRDefault="00C67F31">
      <w:pPr>
        <w:pStyle w:val="ListStyle"/>
        <w:contextualSpacing/>
        <w:rPr>
          <w:del w:id="865" w:author="Jerod Hodgkin" w:date="2011-01-18T22:32:00Z"/>
          <w:rStyle w:val="Strong"/>
        </w:rPr>
      </w:pPr>
      <w:del w:id="866" w:author="Jerod Hodgkin" w:date="2011-01-18T22:32:00Z">
        <w:r w:rsidRPr="00367E32" w:rsidDel="00AE541D">
          <w:rPr>
            <w:rStyle w:val="Strong"/>
          </w:rPr>
          <w:delText>Design constraints of this feature</w:delText>
        </w:r>
      </w:del>
    </w:p>
    <w:p w:rsidR="00A77B3E" w:rsidDel="00AE541D" w:rsidRDefault="00C67F31" w:rsidP="00367E32">
      <w:pPr>
        <w:rPr>
          <w:del w:id="867" w:author="Jerod Hodgkin" w:date="2011-01-18T22:32:00Z"/>
          <w:rFonts w:eastAsia="Arial"/>
        </w:rPr>
      </w:pPr>
      <w:del w:id="868" w:author="Jerod Hodgkin" w:date="2011-01-18T22:32:00Z">
        <w:r w:rsidDel="00AE541D">
          <w:rPr>
            <w:rFonts w:eastAsia="Arial"/>
          </w:rPr>
          <w:delText>The cook should be notified of changes to any orders on the cook screen.</w:delText>
        </w:r>
      </w:del>
    </w:p>
    <w:p w:rsidR="00A77B3E" w:rsidDel="00AE541D" w:rsidRDefault="00A77B3E" w:rsidP="00367E32">
      <w:pPr>
        <w:rPr>
          <w:del w:id="869" w:author="Jerod Hodgkin" w:date="2011-01-18T22:32:00Z"/>
          <w:rFonts w:eastAsia="Arial"/>
        </w:rPr>
      </w:pPr>
    </w:p>
    <w:p w:rsidR="00A77B3E" w:rsidRPr="00367E32" w:rsidDel="00AE541D" w:rsidRDefault="00C67F31">
      <w:pPr>
        <w:pStyle w:val="ListStyle"/>
        <w:contextualSpacing/>
        <w:rPr>
          <w:del w:id="870" w:author="Jerod Hodgkin" w:date="2011-01-18T22:32:00Z"/>
          <w:rStyle w:val="Strong"/>
        </w:rPr>
      </w:pPr>
      <w:del w:id="871" w:author="Jerod Hodgkin" w:date="2011-01-18T22:32:00Z">
        <w:r w:rsidRPr="00367E32" w:rsidDel="00AE541D">
          <w:rPr>
            <w:rStyle w:val="Strong"/>
          </w:rPr>
          <w:delText>Performance requirements of this feature</w:delText>
        </w:r>
      </w:del>
    </w:p>
    <w:p w:rsidR="00A77B3E" w:rsidDel="00AE541D" w:rsidRDefault="00C67F31" w:rsidP="00367E32">
      <w:pPr>
        <w:rPr>
          <w:del w:id="872" w:author="Jerod Hodgkin" w:date="2011-01-18T22:32:00Z"/>
          <w:rFonts w:eastAsia="Arial"/>
        </w:rPr>
      </w:pPr>
      <w:del w:id="873" w:author="Jerod Hodgkin" w:date="2011-01-18T22:32:00Z">
        <w:r w:rsidDel="00AE541D">
          <w:rPr>
            <w:rFonts w:eastAsia="Arial"/>
          </w:rPr>
          <w:delText>None</w:delText>
        </w:r>
      </w:del>
    </w:p>
    <w:p w:rsidR="00A77B3E" w:rsidRPr="00D37390" w:rsidRDefault="00C67F31" w:rsidP="00741ACB">
      <w:pPr>
        <w:pStyle w:val="Heading3"/>
        <w:rPr>
          <w:rFonts w:eastAsia="Arial"/>
          <w:bCs/>
        </w:rPr>
      </w:pPr>
      <w:bookmarkStart w:id="874" w:name="h.t3c7ak-h3cy4d"/>
      <w:bookmarkStart w:id="875" w:name="_Toc283154604"/>
      <w:bookmarkEnd w:id="874"/>
      <w:r w:rsidRPr="00D37390">
        <w:rPr>
          <w:rFonts w:eastAsia="Arial"/>
          <w:bCs/>
        </w:rPr>
        <w:t>Take multiple payments for a customer order</w:t>
      </w:r>
      <w:ins w:id="876" w:author="Jerod Hodgkin" w:date="2011-01-18T22:29:00Z">
        <w:r w:rsidR="00AE541D">
          <w:rPr>
            <w:rFonts w:eastAsia="Arial"/>
            <w:bCs/>
          </w:rPr>
          <w:t xml:space="preserve"> </w:t>
        </w:r>
      </w:ins>
      <w:ins w:id="877" w:author="Jerod Hodgkin" w:date="2011-01-18T22:30:00Z">
        <w:r w:rsidR="00AE541D">
          <w:rPr>
            <w:rFonts w:eastAsia="Arial"/>
            <w:bCs/>
          </w:rPr>
          <w:t>–</w:t>
        </w:r>
      </w:ins>
      <w:ins w:id="878" w:author="Jerod Hodgkin" w:date="2011-01-18T22:29:00Z">
        <w:r w:rsidR="00AE541D">
          <w:rPr>
            <w:rFonts w:eastAsia="Arial"/>
            <w:bCs/>
          </w:rPr>
          <w:t xml:space="preserve"> BBQRMS</w:t>
        </w:r>
      </w:ins>
      <w:ins w:id="879" w:author="Jerod Hodgkin" w:date="2011-01-18T22:30:00Z">
        <w:r w:rsidR="00AE541D">
          <w:rPr>
            <w:rFonts w:eastAsia="Arial"/>
            <w:bCs/>
          </w:rPr>
          <w:t>-38</w:t>
        </w:r>
      </w:ins>
      <w:bookmarkEnd w:id="87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 xml:space="preserve">Provide the cashier the ability to receive multiple types of payments for a single order.  </w:t>
      </w:r>
      <w:proofErr w:type="gramStart"/>
      <w:r>
        <w:rPr>
          <w:rFonts w:eastAsia="Arial"/>
        </w:rPr>
        <w:t>Allowing the customer to provide multiple payment options.</w:t>
      </w:r>
      <w:proofErr w:type="gramEnd"/>
      <w:r>
        <w:rPr>
          <w:rFonts w:eastAsia="Arial"/>
        </w:rPr>
        <w:t xml:space="preserve">  For example;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An order is placed and received for items on the menu.</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 </w:t>
      </w:r>
    </w:p>
    <w:p w:rsidR="00A77B3E" w:rsidRDefault="00C67F31" w:rsidP="00367E32">
      <w:pPr>
        <w:rPr>
          <w:rFonts w:eastAsia="Arial"/>
        </w:rPr>
      </w:pPr>
      <w:r>
        <w:rPr>
          <w:rFonts w:eastAsia="Arial"/>
        </w:rPr>
        <w:t xml:space="preserve">An order is communicated by the customer to the cashier.  The order is understood and items are available. </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 xml:space="preserve">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completion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multiple</w:t>
      </w:r>
      <w:proofErr w:type="gramEnd"/>
      <w:r>
        <w:rPr>
          <w:rFonts w:eastAsia="Arial"/>
        </w:rPr>
        <w:t xml:space="preserve"> cashier actions shall be able to complete </w:t>
      </w:r>
      <w:proofErr w:type="spellStart"/>
      <w:r>
        <w:rPr>
          <w:rFonts w:eastAsia="Arial"/>
        </w:rPr>
        <w:t>simultaniously</w:t>
      </w:r>
      <w:proofErr w:type="spellEnd"/>
      <w:r>
        <w:rPr>
          <w:rFonts w:eastAsia="Arial"/>
        </w:rPr>
        <w:t>.</w:t>
      </w:r>
    </w:p>
    <w:p w:rsidR="00E37A2C" w:rsidRDefault="00E37A2C" w:rsidP="00E37A2C">
      <w:pPr>
        <w:ind w:firstLine="0"/>
        <w:rPr>
          <w:ins w:id="880" w:author="Jerod Hodgkin" w:date="2011-01-18T22:33:00Z"/>
          <w:rFonts w:eastAsia="Arial"/>
        </w:rPr>
        <w:pPrChange w:id="881" w:author="Jerod Hodgkin" w:date="2011-01-18T22:33:00Z">
          <w:pPr/>
        </w:pPrChange>
      </w:pPr>
      <w:bookmarkStart w:id="882" w:name="h.n1w9arplyu3z"/>
      <w:bookmarkEnd w:id="882"/>
    </w:p>
    <w:p w:rsidR="00E37A2C" w:rsidRDefault="00E37A2C" w:rsidP="00E37A2C">
      <w:pPr>
        <w:pStyle w:val="Heading3"/>
        <w:rPr>
          <w:ins w:id="883" w:author="Jerod Hodgkin" w:date="2011-01-18T22:33:00Z"/>
          <w:rFonts w:eastAsia="Arial"/>
        </w:rPr>
        <w:pPrChange w:id="884" w:author="Jerod Hodgkin" w:date="2011-01-18T22:33:00Z">
          <w:pPr/>
        </w:pPrChange>
      </w:pPr>
      <w:bookmarkStart w:id="885" w:name="_Toc283154605"/>
      <w:ins w:id="886" w:author="Jerod Hodgkin" w:date="2011-01-18T22:33:00Z">
        <w:r>
          <w:rPr>
            <w:rFonts w:eastAsia="Arial"/>
          </w:rPr>
          <w:t>Process Credit Card</w:t>
        </w:r>
      </w:ins>
      <w:ins w:id="887" w:author="Jerod Hodgkin" w:date="2011-01-18T22:34:00Z">
        <w:r>
          <w:rPr>
            <w:rFonts w:eastAsia="Arial"/>
          </w:rPr>
          <w:t xml:space="preserve"> – BBQRMS-53</w:t>
        </w:r>
      </w:ins>
      <w:ins w:id="888" w:author="Jerod Hodgkin" w:date="2011-01-18T22:35:00Z">
        <w:r>
          <w:rPr>
            <w:rFonts w:eastAsia="Arial"/>
          </w:rPr>
          <w:t xml:space="preserve"> (INCOMPLETE)</w:t>
        </w:r>
      </w:ins>
      <w:bookmarkEnd w:id="885"/>
    </w:p>
    <w:p w:rsidR="00E37A2C" w:rsidRDefault="00E37A2C" w:rsidP="00E37A2C">
      <w:pPr>
        <w:pStyle w:val="Heading3"/>
        <w:rPr>
          <w:ins w:id="889" w:author="Jerod Hodgkin" w:date="2011-01-18T22:35:00Z"/>
          <w:rFonts w:eastAsia="Arial"/>
        </w:rPr>
        <w:pPrChange w:id="890" w:author="Jerod Hodgkin" w:date="2011-01-18T22:35:00Z">
          <w:pPr/>
        </w:pPrChange>
      </w:pPr>
      <w:bookmarkStart w:id="891" w:name="_Toc283154606"/>
      <w:ins w:id="892" w:author="Jerod Hodgkin" w:date="2011-01-18T22:34:00Z">
        <w:r>
          <w:rPr>
            <w:rFonts w:eastAsia="Arial"/>
          </w:rPr>
          <w:lastRenderedPageBreak/>
          <w:t>Print Receipt – BBQRMS-48</w:t>
        </w:r>
      </w:ins>
      <w:ins w:id="893" w:author="Jerod Hodgkin" w:date="2011-01-18T22:35:00Z">
        <w:r>
          <w:rPr>
            <w:rFonts w:eastAsia="Arial"/>
          </w:rPr>
          <w:t xml:space="preserve"> (INCOMPLETE)</w:t>
        </w:r>
        <w:bookmarkEnd w:id="891"/>
      </w:ins>
    </w:p>
    <w:p w:rsidR="00E37A2C" w:rsidRPr="00E37A2C" w:rsidRDefault="00E37A2C" w:rsidP="00E37A2C">
      <w:pPr>
        <w:rPr>
          <w:ins w:id="894" w:author="Jerod Hodgkin" w:date="2011-01-18T22:34:00Z"/>
          <w:rPrChange w:id="895" w:author="Jerod Hodgkin" w:date="2011-01-18T22:35:00Z">
            <w:rPr>
              <w:ins w:id="896" w:author="Jerod Hodgkin" w:date="2011-01-18T22:34:00Z"/>
              <w:rFonts w:eastAsia="Arial"/>
            </w:rPr>
          </w:rPrChange>
        </w:rPr>
        <w:pPrChange w:id="897" w:author="Jerod Hodgkin" w:date="2011-01-18T22:35:00Z">
          <w:pPr/>
        </w:pPrChange>
      </w:pPr>
    </w:p>
    <w:p w:rsidR="00E37A2C" w:rsidRPr="00E37A2C" w:rsidRDefault="00E37A2C" w:rsidP="00E37A2C">
      <w:pPr>
        <w:pStyle w:val="Heading3"/>
        <w:rPr>
          <w:rFonts w:asciiTheme="minorHAnsi" w:eastAsia="Arial" w:hAnsiTheme="minorHAnsi" w:cstheme="minorBidi"/>
          <w:color w:val="auto"/>
          <w:sz w:val="22"/>
          <w:szCs w:val="22"/>
          <w:rPrChange w:id="898" w:author="Jerod Hodgkin" w:date="2011-01-18T22:33:00Z">
            <w:rPr>
              <w:rFonts w:asciiTheme="majorHAnsi" w:eastAsia="Arial" w:hAnsiTheme="majorHAnsi" w:cstheme="majorBidi"/>
              <w:color w:val="365F91" w:themeColor="accent1" w:themeShade="BF"/>
              <w:sz w:val="24"/>
              <w:szCs w:val="24"/>
            </w:rPr>
          </w:rPrChange>
        </w:rPr>
        <w:pPrChange w:id="899" w:author="Jerod Hodgkin" w:date="2011-01-18T22:35:00Z">
          <w:pPr/>
        </w:pPrChange>
      </w:pPr>
      <w:bookmarkStart w:id="900" w:name="_Toc283154607"/>
      <w:ins w:id="901" w:author="Jerod Hodgkin" w:date="2011-01-18T22:34:00Z">
        <w:r>
          <w:rPr>
            <w:rFonts w:eastAsia="Arial"/>
          </w:rPr>
          <w:t xml:space="preserve">Open Cash Drawer </w:t>
        </w:r>
      </w:ins>
      <w:ins w:id="902" w:author="Jerod Hodgkin" w:date="2011-01-18T22:35:00Z">
        <w:r>
          <w:rPr>
            <w:rFonts w:eastAsia="Arial"/>
          </w:rPr>
          <w:t>–</w:t>
        </w:r>
      </w:ins>
      <w:ins w:id="903" w:author="Jerod Hodgkin" w:date="2011-01-18T22:34:00Z">
        <w:r>
          <w:rPr>
            <w:rFonts w:eastAsia="Arial"/>
          </w:rPr>
          <w:t xml:space="preserve"> BBQ</w:t>
        </w:r>
      </w:ins>
      <w:ins w:id="904" w:author="Jerod Hodgkin" w:date="2011-01-18T22:35:00Z">
        <w:r>
          <w:rPr>
            <w:rFonts w:eastAsia="Arial"/>
          </w:rPr>
          <w:t>RMS-52</w:t>
        </w:r>
      </w:ins>
      <w:del w:id="905" w:author="Jerod Hodgkin" w:date="2011-01-18T22:33:00Z">
        <w:r w:rsidR="000F69A4" w:rsidDel="00E37A2C">
          <w:rPr>
            <w:rFonts w:eastAsia="Arial"/>
          </w:rPr>
          <w:br w:type="page"/>
        </w:r>
      </w:del>
      <w:ins w:id="906" w:author="Jerod Hodgkin" w:date="2011-01-18T22:35:00Z">
        <w:r>
          <w:rPr>
            <w:rFonts w:eastAsia="Arial"/>
          </w:rPr>
          <w:t xml:space="preserve"> (INCOMPLETE)</w:t>
        </w:r>
      </w:ins>
      <w:bookmarkEnd w:id="900"/>
    </w:p>
    <w:p w:rsidR="00E37A2C" w:rsidRDefault="00E37A2C">
      <w:pPr>
        <w:rPr>
          <w:ins w:id="907" w:author="Jerod Hodgkin" w:date="2011-01-18T22:35:00Z"/>
          <w:rFonts w:asciiTheme="majorHAnsi" w:eastAsia="Arial" w:hAnsiTheme="majorHAnsi" w:cstheme="majorBidi"/>
          <w:color w:val="365F91" w:themeColor="accent1" w:themeShade="BF"/>
          <w:sz w:val="24"/>
          <w:szCs w:val="24"/>
        </w:rPr>
      </w:pPr>
      <w:ins w:id="908" w:author="Jerod Hodgkin" w:date="2011-01-18T22:35:00Z">
        <w:r>
          <w:rPr>
            <w:rFonts w:eastAsia="Arial"/>
          </w:rPr>
          <w:br w:type="page"/>
        </w:r>
      </w:ins>
    </w:p>
    <w:p w:rsidR="00A77B3E" w:rsidRDefault="00C67F31" w:rsidP="000F69A4">
      <w:pPr>
        <w:pStyle w:val="Heading2"/>
        <w:rPr>
          <w:rFonts w:eastAsia="Arial"/>
        </w:rPr>
      </w:pPr>
      <w:bookmarkStart w:id="909" w:name="_Toc283154608"/>
      <w:r>
        <w:rPr>
          <w:rFonts w:eastAsia="Arial"/>
        </w:rPr>
        <w:lastRenderedPageBreak/>
        <w:t>Admin Functions</w:t>
      </w:r>
      <w:bookmarkEnd w:id="909"/>
    </w:p>
    <w:p w:rsidR="00A77B3E" w:rsidRPr="00D37390" w:rsidRDefault="00C67F31" w:rsidP="00741ACB">
      <w:pPr>
        <w:pStyle w:val="Heading3"/>
        <w:rPr>
          <w:rFonts w:eastAsia="Arial"/>
          <w:bCs/>
        </w:rPr>
      </w:pPr>
      <w:bookmarkStart w:id="910" w:name="h.l1rf3i-m4jnpj"/>
      <w:bookmarkStart w:id="911" w:name="_Toc283154609"/>
      <w:bookmarkEnd w:id="910"/>
      <w:r w:rsidRPr="00D37390">
        <w:rPr>
          <w:rFonts w:eastAsia="Arial"/>
          <w:bCs/>
        </w:rPr>
        <w:t>Managers Dashboard</w:t>
      </w:r>
      <w:ins w:id="912" w:author="Jerod Hodgkin" w:date="2011-01-18T22:44:00Z">
        <w:r w:rsidR="00BE22A3">
          <w:rPr>
            <w:rFonts w:eastAsia="Arial"/>
            <w:bCs/>
          </w:rPr>
          <w:t xml:space="preserve"> – BBQRMS-50</w:t>
        </w:r>
      </w:ins>
      <w:bookmarkEnd w:id="91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A manager logs in, </w:t>
      </w:r>
      <w:proofErr w:type="gramStart"/>
      <w:r>
        <w:rPr>
          <w:rFonts w:eastAsia="Arial"/>
        </w:rPr>
        <w:t>then</w:t>
      </w:r>
      <w:proofErr w:type="gramEnd"/>
      <w:r>
        <w:rPr>
          <w:rFonts w:eastAsia="Arial"/>
        </w:rPr>
        <w:t xml:space="preserve">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A </w:t>
      </w:r>
      <w:proofErr w:type="gramStart"/>
      <w:r>
        <w:rPr>
          <w:rFonts w:eastAsia="Arial"/>
        </w:rPr>
        <w:t>managers</w:t>
      </w:r>
      <w:proofErr w:type="gramEnd"/>
      <w:r>
        <w:rPr>
          <w:rFonts w:eastAsia="Arial"/>
        </w:rPr>
        <w:t xml:space="preserve">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E37A2C" w:rsidRDefault="00E37A2C" w:rsidP="00E37A2C">
      <w:pPr>
        <w:pStyle w:val="Heading3"/>
        <w:rPr>
          <w:ins w:id="913" w:author="Jerod Hodgkin" w:date="2011-01-18T22:37:00Z"/>
          <w:rFonts w:eastAsia="Arial"/>
        </w:rPr>
        <w:pPrChange w:id="914" w:author="Jerod Hodgkin" w:date="2011-01-18T22:36:00Z">
          <w:pPr/>
        </w:pPrChange>
      </w:pPr>
      <w:bookmarkStart w:id="915" w:name="_Toc283154610"/>
      <w:ins w:id="916" w:author="Jerod Hodgkin" w:date="2011-01-18T22:36:00Z">
        <w:r>
          <w:rPr>
            <w:rFonts w:eastAsia="Arial"/>
          </w:rPr>
          <w:t>Display whose on the clock</w:t>
        </w:r>
      </w:ins>
      <w:ins w:id="917" w:author="Jerod Hodgkin" w:date="2011-01-18T22:37:00Z">
        <w:r>
          <w:rPr>
            <w:rFonts w:eastAsia="Arial"/>
          </w:rPr>
          <w:t xml:space="preserve"> – BBQRMS-51 (INCOMPLETE)</w:t>
        </w:r>
        <w:bookmarkEnd w:id="915"/>
      </w:ins>
    </w:p>
    <w:p w:rsidR="00E37A2C" w:rsidRPr="00E37A2C" w:rsidRDefault="00E37A2C" w:rsidP="00E37A2C">
      <w:pPr>
        <w:rPr>
          <w:ins w:id="918" w:author="Jerod Hodgkin" w:date="2011-01-18T22:36:00Z"/>
          <w:rPrChange w:id="919" w:author="Jerod Hodgkin" w:date="2011-01-18T22:37:00Z">
            <w:rPr>
              <w:ins w:id="920" w:author="Jerod Hodgkin" w:date="2011-01-18T22:36:00Z"/>
              <w:rFonts w:eastAsia="Arial"/>
            </w:rPr>
          </w:rPrChange>
        </w:rPr>
        <w:pPrChange w:id="921" w:author="Jerod Hodgkin" w:date="2011-01-18T22:37:00Z">
          <w:pPr/>
        </w:pPrChange>
      </w:pPr>
    </w:p>
    <w:p w:rsidR="00E37A2C" w:rsidRDefault="00E37A2C" w:rsidP="00E37A2C">
      <w:pPr>
        <w:pStyle w:val="Heading3"/>
        <w:rPr>
          <w:ins w:id="922" w:author="Jerod Hodgkin" w:date="2011-01-18T22:37:00Z"/>
        </w:rPr>
        <w:pPrChange w:id="923" w:author="Jerod Hodgkin" w:date="2011-01-18T22:36:00Z">
          <w:pPr/>
        </w:pPrChange>
      </w:pPr>
      <w:bookmarkStart w:id="924" w:name="_Toc283154611"/>
      <w:ins w:id="925" w:author="Jerod Hodgkin" w:date="2011-01-18T22:36:00Z">
        <w:r>
          <w:t>Display</w:t>
        </w:r>
      </w:ins>
      <w:ins w:id="926" w:author="Jerod Hodgkin" w:date="2011-01-18T22:37:00Z">
        <w:r>
          <w:t xml:space="preserve"> Estimated Daily Profit </w:t>
        </w:r>
      </w:ins>
      <w:ins w:id="927" w:author="Jerod Hodgkin" w:date="2011-01-18T22:38:00Z">
        <w:r>
          <w:t>–</w:t>
        </w:r>
      </w:ins>
      <w:ins w:id="928" w:author="Jerod Hodgkin" w:date="2011-01-18T22:37:00Z">
        <w:r>
          <w:t xml:space="preserve"> BBQR</w:t>
        </w:r>
      </w:ins>
      <w:ins w:id="929" w:author="Jerod Hodgkin" w:date="2011-01-18T22:38:00Z">
        <w:r>
          <w:t>MS-54</w:t>
        </w:r>
      </w:ins>
      <w:ins w:id="930" w:author="Jerod Hodgkin" w:date="2011-01-18T22:37:00Z">
        <w:r>
          <w:rPr>
            <w:rFonts w:eastAsia="Arial"/>
          </w:rPr>
          <w:t xml:space="preserve"> (INCOMPLETE)</w:t>
        </w:r>
        <w:bookmarkEnd w:id="924"/>
      </w:ins>
    </w:p>
    <w:p w:rsidR="00E37A2C" w:rsidRPr="00E37A2C" w:rsidRDefault="00E37A2C" w:rsidP="00E37A2C">
      <w:pPr>
        <w:rPr>
          <w:ins w:id="931" w:author="Jerod Hodgkin" w:date="2011-01-18T22:37:00Z"/>
          <w:rPrChange w:id="932" w:author="Jerod Hodgkin" w:date="2011-01-18T22:37:00Z">
            <w:rPr>
              <w:ins w:id="933" w:author="Jerod Hodgkin" w:date="2011-01-18T22:37:00Z"/>
            </w:rPr>
          </w:rPrChange>
        </w:rPr>
        <w:pPrChange w:id="934" w:author="Jerod Hodgkin" w:date="2011-01-18T22:37:00Z">
          <w:pPr/>
        </w:pPrChange>
      </w:pPr>
    </w:p>
    <w:p w:rsidR="00E37A2C" w:rsidRDefault="00E37A2C" w:rsidP="00E37A2C">
      <w:pPr>
        <w:pStyle w:val="Heading3"/>
        <w:rPr>
          <w:ins w:id="935" w:author="Jerod Hodgkin" w:date="2011-01-18T22:37:00Z"/>
        </w:rPr>
        <w:pPrChange w:id="936" w:author="Jerod Hodgkin" w:date="2011-01-18T22:37:00Z">
          <w:pPr/>
        </w:pPrChange>
      </w:pPr>
      <w:bookmarkStart w:id="937" w:name="_Toc283154612"/>
      <w:ins w:id="938" w:author="Jerod Hodgkin" w:date="2011-01-18T22:37:00Z">
        <w:r>
          <w:t>Display Estimated Cost of Goods</w:t>
        </w:r>
      </w:ins>
      <w:ins w:id="939" w:author="Jerod Hodgkin" w:date="2011-01-18T22:38:00Z">
        <w:r>
          <w:t xml:space="preserve"> – BBQRMS-55</w:t>
        </w:r>
      </w:ins>
      <w:ins w:id="940" w:author="Jerod Hodgkin" w:date="2011-01-18T22:37:00Z">
        <w:r>
          <w:rPr>
            <w:rFonts w:eastAsia="Arial"/>
          </w:rPr>
          <w:t xml:space="preserve"> (INCOMPLETE)</w:t>
        </w:r>
        <w:bookmarkEnd w:id="937"/>
      </w:ins>
    </w:p>
    <w:p w:rsidR="00E37A2C" w:rsidRPr="00E37A2C" w:rsidRDefault="00E37A2C" w:rsidP="00E37A2C">
      <w:pPr>
        <w:rPr>
          <w:rPrChange w:id="941" w:author="Jerod Hodgkin" w:date="2011-01-18T22:37:00Z">
            <w:rPr>
              <w:rFonts w:eastAsia="Arial"/>
            </w:rPr>
          </w:rPrChange>
        </w:rPr>
        <w:pPrChange w:id="942" w:author="Jerod Hodgkin" w:date="2011-01-18T22:37:00Z">
          <w:pPr/>
        </w:pPrChange>
      </w:pPr>
    </w:p>
    <w:p w:rsidR="00E37A2C" w:rsidRDefault="00E37A2C" w:rsidP="00741ACB">
      <w:pPr>
        <w:pStyle w:val="Heading3"/>
        <w:rPr>
          <w:ins w:id="943" w:author="Jerod Hodgkin" w:date="2011-01-18T22:42:00Z"/>
          <w:rFonts w:eastAsia="Arial"/>
          <w:bCs/>
        </w:rPr>
      </w:pPr>
      <w:bookmarkStart w:id="944" w:name="h.7hl4a7k7o4x"/>
      <w:bookmarkStart w:id="945" w:name="_Toc283154613"/>
      <w:bookmarkEnd w:id="944"/>
      <w:ins w:id="946" w:author="Jerod Hodgkin" w:date="2011-01-18T22:42:00Z">
        <w:r>
          <w:rPr>
            <w:rFonts w:eastAsia="Arial"/>
            <w:bCs/>
          </w:rPr>
          <w:t>Add/Edit Roles and Privileges – BBQRMS-40</w:t>
        </w:r>
        <w:r>
          <w:rPr>
            <w:rFonts w:eastAsia="Arial"/>
          </w:rPr>
          <w:t xml:space="preserve"> (INCOMPLETE)</w:t>
        </w:r>
        <w:bookmarkEnd w:id="945"/>
      </w:ins>
    </w:p>
    <w:p w:rsidR="00E37A2C" w:rsidRPr="00E37A2C" w:rsidRDefault="00E37A2C" w:rsidP="00E37A2C">
      <w:pPr>
        <w:rPr>
          <w:ins w:id="947" w:author="Jerod Hodgkin" w:date="2011-01-18T22:42:00Z"/>
          <w:rPrChange w:id="948" w:author="Jerod Hodgkin" w:date="2011-01-18T22:42:00Z">
            <w:rPr>
              <w:ins w:id="949" w:author="Jerod Hodgkin" w:date="2011-01-18T22:42:00Z"/>
              <w:rFonts w:eastAsia="Arial"/>
              <w:bCs/>
            </w:rPr>
          </w:rPrChange>
        </w:rPr>
        <w:pPrChange w:id="950" w:author="Jerod Hodgkin" w:date="2011-01-18T22:42:00Z">
          <w:pPr>
            <w:pStyle w:val="Heading3"/>
          </w:pPr>
        </w:pPrChange>
      </w:pPr>
    </w:p>
    <w:p w:rsidR="00A77B3E" w:rsidRPr="00D37390" w:rsidRDefault="00C67F31" w:rsidP="00741ACB">
      <w:pPr>
        <w:pStyle w:val="Heading3"/>
        <w:rPr>
          <w:rFonts w:eastAsia="Arial"/>
          <w:bCs/>
        </w:rPr>
      </w:pPr>
      <w:del w:id="951" w:author="Jerod Hodgkin" w:date="2011-01-18T22:43:00Z">
        <w:r w:rsidRPr="00D37390" w:rsidDel="00504670">
          <w:rPr>
            <w:rFonts w:eastAsia="Arial"/>
            <w:bCs/>
          </w:rPr>
          <w:delText>Employee management</w:delText>
        </w:r>
      </w:del>
      <w:bookmarkStart w:id="952" w:name="_Toc283154614"/>
      <w:ins w:id="953" w:author="Jerod Hodgkin" w:date="2011-01-18T22:43:00Z">
        <w:r w:rsidR="00504670">
          <w:rPr>
            <w:rFonts w:eastAsia="Arial"/>
            <w:bCs/>
          </w:rPr>
          <w:t>Add/Edit Employees</w:t>
        </w:r>
      </w:ins>
      <w:ins w:id="954" w:author="Jerod Hodgkin" w:date="2011-01-18T22:41:00Z">
        <w:r w:rsidR="00E37A2C">
          <w:rPr>
            <w:rFonts w:eastAsia="Arial"/>
            <w:bCs/>
          </w:rPr>
          <w:t xml:space="preserve"> – BBQRMS-39</w:t>
        </w:r>
      </w:ins>
      <w:bookmarkEnd w:id="95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employee data shall be stored in the database. Employee data includes private, personal information which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Not yet defined.</w:t>
      </w:r>
    </w:p>
    <w:p w:rsidR="00B70D7B" w:rsidRDefault="00B70D7B" w:rsidP="00B70D7B">
      <w:pPr>
        <w:ind w:firstLine="0"/>
        <w:rPr>
          <w:ins w:id="955" w:author="Jerod Hodgkin" w:date="2011-01-18T22:49:00Z"/>
          <w:rFonts w:eastAsia="Arial"/>
          <w:bCs/>
        </w:rPr>
        <w:pPrChange w:id="956" w:author="Jerod Hodgkin" w:date="2011-01-18T22:49:00Z">
          <w:pPr/>
        </w:pPrChange>
      </w:pPr>
      <w:bookmarkStart w:id="957" w:name="h.4a2m8p-i4kx7c"/>
      <w:bookmarkEnd w:id="957"/>
    </w:p>
    <w:p w:rsidR="00B70D7B" w:rsidRDefault="00B70D7B" w:rsidP="00B70D7B">
      <w:pPr>
        <w:pStyle w:val="Heading2"/>
        <w:rPr>
          <w:ins w:id="958" w:author="Jerod Hodgkin" w:date="2011-01-18T22:50:00Z"/>
          <w:rFonts w:eastAsia="Arial"/>
        </w:rPr>
        <w:pPrChange w:id="959" w:author="Jerod Hodgkin" w:date="2011-01-18T22:50:00Z">
          <w:pPr/>
        </w:pPrChange>
      </w:pPr>
      <w:bookmarkStart w:id="960" w:name="_Toc283154615"/>
      <w:ins w:id="961" w:author="Jerod Hodgkin" w:date="2011-01-18T22:49:00Z">
        <w:r>
          <w:rPr>
            <w:rFonts w:eastAsia="Arial"/>
          </w:rPr>
          <w:t>Security</w:t>
        </w:r>
      </w:ins>
      <w:bookmarkEnd w:id="960"/>
    </w:p>
    <w:p w:rsidR="00B70D7B" w:rsidRDefault="00B70D7B" w:rsidP="00B70D7B">
      <w:pPr>
        <w:pStyle w:val="Heading3"/>
        <w:rPr>
          <w:ins w:id="962" w:author="Jerod Hodgkin" w:date="2011-01-18T22:50:00Z"/>
          <w:rFonts w:eastAsia="Arial"/>
        </w:rPr>
        <w:pPrChange w:id="963" w:author="Jerod Hodgkin" w:date="2011-01-18T22:50:00Z">
          <w:pPr/>
        </w:pPrChange>
      </w:pPr>
      <w:bookmarkStart w:id="964" w:name="_Toc283154616"/>
      <w:ins w:id="965" w:author="Jerod Hodgkin" w:date="2011-01-18T22:50:00Z">
        <w:r>
          <w:rPr>
            <w:rFonts w:eastAsia="Arial"/>
          </w:rPr>
          <w:t>Program Features are limited by assigned user role – BBQRMS-24</w:t>
        </w:r>
      </w:ins>
      <w:ins w:id="966" w:author="Jerod Hodgkin" w:date="2011-01-18T22:53:00Z">
        <w:r>
          <w:rPr>
            <w:rFonts w:eastAsia="Arial"/>
            <w:bCs/>
          </w:rPr>
          <w:t>(INCOMPLETE)</w:t>
        </w:r>
      </w:ins>
      <w:bookmarkEnd w:id="964"/>
    </w:p>
    <w:p w:rsidR="00B70D7B" w:rsidRDefault="00B70D7B" w:rsidP="00B70D7B">
      <w:pPr>
        <w:rPr>
          <w:ins w:id="967" w:author="Jerod Hodgkin" w:date="2011-01-18T22:51:00Z"/>
          <w:rFonts w:eastAsia="Arial"/>
        </w:rPr>
        <w:pPrChange w:id="968" w:author="Jerod Hodgkin" w:date="2011-01-18T22:50:00Z">
          <w:pPr/>
        </w:pPrChange>
      </w:pPr>
    </w:p>
    <w:p w:rsidR="00B70D7B" w:rsidRDefault="00B70D7B" w:rsidP="00B70D7B">
      <w:pPr>
        <w:pStyle w:val="Heading3"/>
        <w:rPr>
          <w:ins w:id="969" w:author="Jerod Hodgkin" w:date="2011-01-18T22:51:00Z"/>
          <w:rFonts w:eastAsia="Arial"/>
        </w:rPr>
        <w:pPrChange w:id="970" w:author="Jerod Hodgkin" w:date="2011-01-18T22:51:00Z">
          <w:pPr/>
        </w:pPrChange>
      </w:pPr>
      <w:bookmarkStart w:id="971" w:name="_Toc283154617"/>
      <w:ins w:id="972" w:author="Jerod Hodgkin" w:date="2011-01-18T22:51:00Z">
        <w:r>
          <w:rPr>
            <w:rFonts w:eastAsia="Arial"/>
          </w:rPr>
          <w:t>Change Pin – BBQRMS-25</w:t>
        </w:r>
      </w:ins>
      <w:ins w:id="973" w:author="Jerod Hodgkin" w:date="2011-01-18T22:53:00Z">
        <w:r>
          <w:rPr>
            <w:rFonts w:eastAsia="Arial"/>
            <w:bCs/>
          </w:rPr>
          <w:t>(INCOMPLETE)</w:t>
        </w:r>
      </w:ins>
      <w:bookmarkEnd w:id="971"/>
    </w:p>
    <w:p w:rsidR="00B70D7B" w:rsidRDefault="00B70D7B" w:rsidP="00B70D7B">
      <w:pPr>
        <w:rPr>
          <w:ins w:id="974" w:author="Jerod Hodgkin" w:date="2011-01-18T22:51:00Z"/>
        </w:rPr>
        <w:pPrChange w:id="975" w:author="Jerod Hodgkin" w:date="2011-01-18T22:51:00Z">
          <w:pPr/>
        </w:pPrChange>
      </w:pPr>
    </w:p>
    <w:p w:rsidR="00B70D7B" w:rsidRPr="00B70D7B" w:rsidRDefault="00B70D7B" w:rsidP="00B70D7B">
      <w:pPr>
        <w:pStyle w:val="Heading3"/>
        <w:rPr>
          <w:ins w:id="976" w:author="Jerod Hodgkin" w:date="2011-01-18T22:50:00Z"/>
          <w:rPrChange w:id="977" w:author="Jerod Hodgkin" w:date="2011-01-18T22:51:00Z">
            <w:rPr>
              <w:ins w:id="978" w:author="Jerod Hodgkin" w:date="2011-01-18T22:50:00Z"/>
              <w:rFonts w:eastAsia="Arial"/>
            </w:rPr>
          </w:rPrChange>
        </w:rPr>
        <w:pPrChange w:id="979" w:author="Jerod Hodgkin" w:date="2011-01-18T22:51:00Z">
          <w:pPr/>
        </w:pPrChange>
      </w:pPr>
      <w:bookmarkStart w:id="980" w:name="_Toc283154618"/>
      <w:ins w:id="981" w:author="Jerod Hodgkin" w:date="2011-01-18T22:51:00Z">
        <w:r>
          <w:t>Clock-in/out – BBQRMS-</w:t>
        </w:r>
      </w:ins>
      <w:ins w:id="982" w:author="Jerod Hodgkin" w:date="2011-01-18T22:52:00Z">
        <w:r>
          <w:t>30</w:t>
        </w:r>
      </w:ins>
      <w:ins w:id="983" w:author="Jerod Hodgkin" w:date="2011-01-18T22:53:00Z">
        <w:r>
          <w:rPr>
            <w:rFonts w:eastAsia="Arial"/>
            <w:bCs/>
          </w:rPr>
          <w:t>(INCOMPLETE)</w:t>
        </w:r>
      </w:ins>
      <w:bookmarkEnd w:id="980"/>
    </w:p>
    <w:p w:rsidR="00B70D7B" w:rsidRDefault="00B70D7B" w:rsidP="00B70D7B">
      <w:pPr>
        <w:rPr>
          <w:ins w:id="984" w:author="Jerod Hodgkin" w:date="2011-01-18T22:52:00Z"/>
          <w:rFonts w:eastAsia="Arial"/>
        </w:rPr>
        <w:pPrChange w:id="985" w:author="Jerod Hodgkin" w:date="2011-01-18T22:52:00Z">
          <w:pPr/>
        </w:pPrChange>
      </w:pPr>
    </w:p>
    <w:p w:rsidR="00B70D7B" w:rsidRDefault="00B70D7B" w:rsidP="00B70D7B">
      <w:pPr>
        <w:pStyle w:val="Heading3"/>
        <w:rPr>
          <w:ins w:id="986" w:author="Jerod Hodgkin" w:date="2011-01-18T22:52:00Z"/>
          <w:rFonts w:eastAsia="Arial"/>
        </w:rPr>
        <w:pPrChange w:id="987" w:author="Jerod Hodgkin" w:date="2011-01-18T22:52:00Z">
          <w:pPr/>
        </w:pPrChange>
      </w:pPr>
      <w:bookmarkStart w:id="988" w:name="_Toc283154619"/>
      <w:ins w:id="989" w:author="Jerod Hodgkin" w:date="2011-01-18T22:52:00Z">
        <w:r>
          <w:rPr>
            <w:rFonts w:eastAsia="Arial"/>
          </w:rPr>
          <w:t>Log-in – BBQRMS-22</w:t>
        </w:r>
      </w:ins>
      <w:ins w:id="990" w:author="Jerod Hodgkin" w:date="2011-01-18T22:53:00Z">
        <w:r>
          <w:rPr>
            <w:rFonts w:eastAsia="Arial"/>
            <w:bCs/>
          </w:rPr>
          <w:t>(INCOMPLETE)</w:t>
        </w:r>
      </w:ins>
      <w:bookmarkEnd w:id="988"/>
    </w:p>
    <w:p w:rsidR="00B70D7B" w:rsidRDefault="00B70D7B" w:rsidP="00B70D7B">
      <w:pPr>
        <w:rPr>
          <w:ins w:id="991" w:author="Jerod Hodgkin" w:date="2011-01-18T22:52:00Z"/>
          <w:rFonts w:eastAsia="Arial"/>
        </w:rPr>
        <w:pPrChange w:id="992" w:author="Jerod Hodgkin" w:date="2011-01-18T22:52:00Z">
          <w:pPr/>
        </w:pPrChange>
      </w:pPr>
    </w:p>
    <w:p w:rsidR="00B70D7B" w:rsidRDefault="00B70D7B" w:rsidP="00B70D7B">
      <w:pPr>
        <w:pStyle w:val="Heading3"/>
        <w:rPr>
          <w:ins w:id="993" w:author="Jerod Hodgkin" w:date="2011-01-18T22:53:00Z"/>
          <w:rFonts w:eastAsia="Arial"/>
        </w:rPr>
        <w:pPrChange w:id="994" w:author="Jerod Hodgkin" w:date="2011-01-18T22:52:00Z">
          <w:pPr/>
        </w:pPrChange>
      </w:pPr>
      <w:bookmarkStart w:id="995" w:name="_Toc283154620"/>
      <w:ins w:id="996" w:author="Jerod Hodgkin" w:date="2011-01-18T22:52:00Z">
        <w:r>
          <w:rPr>
            <w:rFonts w:eastAsia="Arial"/>
          </w:rPr>
          <w:t>Log</w:t>
        </w:r>
      </w:ins>
      <w:ins w:id="997" w:author="Jerod Hodgkin" w:date="2011-01-18T22:53:00Z">
        <w:r>
          <w:rPr>
            <w:rFonts w:eastAsia="Arial"/>
          </w:rPr>
          <w:t>-out – BBQRMS-23</w:t>
        </w:r>
        <w:r>
          <w:rPr>
            <w:rFonts w:eastAsia="Arial"/>
            <w:bCs/>
          </w:rPr>
          <w:t>(INCOMPLETE)</w:t>
        </w:r>
        <w:bookmarkEnd w:id="995"/>
      </w:ins>
    </w:p>
    <w:p w:rsidR="00B70D7B" w:rsidRPr="00B70D7B" w:rsidRDefault="000F69A4" w:rsidP="00B70D7B">
      <w:pPr>
        <w:rPr>
          <w:rFonts w:eastAsia="Arial"/>
          <w:rPrChange w:id="998" w:author="Jerod Hodgkin" w:date="2011-01-18T22:50:00Z">
            <w:rPr>
              <w:rFonts w:asciiTheme="majorHAnsi" w:eastAsia="Arial" w:hAnsiTheme="majorHAnsi" w:cstheme="majorBidi"/>
              <w:bCs/>
              <w:color w:val="365F91" w:themeColor="accent1" w:themeShade="BF"/>
              <w:sz w:val="24"/>
              <w:szCs w:val="24"/>
            </w:rPr>
          </w:rPrChange>
        </w:rPr>
        <w:pPrChange w:id="999" w:author="Jerod Hodgkin" w:date="2011-01-18T22:53:00Z">
          <w:pPr/>
        </w:pPrChange>
      </w:pPr>
      <w:del w:id="1000" w:author="Jerod Hodgkin" w:date="2011-01-18T22:52:00Z">
        <w:r w:rsidDel="00B70D7B">
          <w:rPr>
            <w:rFonts w:eastAsia="Arial"/>
          </w:rPr>
          <w:br w:type="page"/>
        </w:r>
      </w:del>
    </w:p>
    <w:p w:rsidR="00B70D7B" w:rsidRDefault="00B70D7B">
      <w:pPr>
        <w:rPr>
          <w:ins w:id="1001" w:author="Jerod Hodgkin" w:date="2011-01-18T22:53:00Z"/>
          <w:rFonts w:asciiTheme="majorHAnsi" w:eastAsia="Arial" w:hAnsiTheme="majorHAnsi" w:cstheme="majorBidi"/>
          <w:bCs/>
          <w:color w:val="365F91" w:themeColor="accent1" w:themeShade="BF"/>
          <w:sz w:val="24"/>
          <w:szCs w:val="24"/>
        </w:rPr>
      </w:pPr>
      <w:ins w:id="1002" w:author="Jerod Hodgkin" w:date="2011-01-18T22:53:00Z">
        <w:r>
          <w:rPr>
            <w:rFonts w:eastAsia="Arial"/>
            <w:bCs/>
          </w:rPr>
          <w:br w:type="page"/>
        </w:r>
      </w:ins>
    </w:p>
    <w:p w:rsidR="00A77B3E" w:rsidRPr="00D37390" w:rsidRDefault="00C67F31" w:rsidP="00741ACB">
      <w:pPr>
        <w:pStyle w:val="Heading2"/>
        <w:rPr>
          <w:rFonts w:eastAsia="Arial"/>
          <w:bCs/>
        </w:rPr>
      </w:pPr>
      <w:bookmarkStart w:id="1003" w:name="_Toc283154621"/>
      <w:r w:rsidRPr="00D37390">
        <w:rPr>
          <w:rFonts w:eastAsia="Arial"/>
          <w:bCs/>
        </w:rPr>
        <w:lastRenderedPageBreak/>
        <w:t>Reporting</w:t>
      </w:r>
      <w:bookmarkEnd w:id="1003"/>
    </w:p>
    <w:p w:rsidR="00A77B3E" w:rsidRPr="00D37390" w:rsidRDefault="00C67F31" w:rsidP="00741ACB">
      <w:pPr>
        <w:pStyle w:val="Heading3"/>
        <w:rPr>
          <w:rFonts w:eastAsia="Arial"/>
          <w:bCs/>
        </w:rPr>
      </w:pPr>
      <w:bookmarkStart w:id="1004" w:name="h.39keeqa9181j"/>
      <w:bookmarkStart w:id="1005" w:name="_Toc283154622"/>
      <w:bookmarkEnd w:id="1004"/>
      <w:r w:rsidRPr="00D37390">
        <w:rPr>
          <w:rFonts w:eastAsia="Arial"/>
          <w:bCs/>
        </w:rPr>
        <w:t>Sales Reporting</w:t>
      </w:r>
      <w:ins w:id="1006" w:author="Jerod Hodgkin" w:date="2011-01-18T22:44:00Z">
        <w:r w:rsidR="00BE22A3">
          <w:rPr>
            <w:rFonts w:eastAsia="Arial"/>
            <w:bCs/>
          </w:rPr>
          <w:t xml:space="preserve"> </w:t>
        </w:r>
      </w:ins>
      <w:ins w:id="1007" w:author="Jerod Hodgkin" w:date="2011-01-18T22:45:00Z">
        <w:r w:rsidR="00BE22A3">
          <w:rPr>
            <w:rFonts w:eastAsia="Arial"/>
            <w:bCs/>
          </w:rPr>
          <w:t xml:space="preserve">– </w:t>
        </w:r>
      </w:ins>
      <w:ins w:id="1008" w:author="Jerod Hodgkin" w:date="2011-01-18T22:44:00Z">
        <w:r w:rsidR="00BE22A3">
          <w:rPr>
            <w:rFonts w:eastAsia="Arial"/>
            <w:bCs/>
          </w:rPr>
          <w:t>BBQ</w:t>
        </w:r>
      </w:ins>
      <w:ins w:id="1009" w:author="Jerod Hodgkin" w:date="2011-01-18T22:45:00Z">
        <w:r w:rsidR="00BE22A3">
          <w:rPr>
            <w:rFonts w:eastAsia="Arial"/>
            <w:bCs/>
          </w:rPr>
          <w:t>RMS-28</w:t>
        </w:r>
      </w:ins>
      <w:bookmarkEnd w:id="100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Receive payment</w:t>
            </w:r>
          </w:p>
          <w:p w:rsidR="00A77B3E" w:rsidRDefault="00C67F31" w:rsidP="00367E32">
            <w:pPr>
              <w:rPr>
                <w:rFonts w:eastAsia="Arial"/>
              </w:rPr>
            </w:pPr>
            <w:r>
              <w:rPr>
                <w:rFonts w:eastAsia="Arial"/>
              </w:rPr>
              <w:t>Inventory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When an order has been marked paid or not paid, it will be saved in history to be counted and reported on.  Reporting will allow the owners to track their sales.</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Goals:</w:t>
      </w:r>
    </w:p>
    <w:p w:rsidR="00A77B3E" w:rsidRDefault="00C67F31" w:rsidP="00367E32">
      <w:pPr>
        <w:rPr>
          <w:rFonts w:eastAsia="Arial"/>
        </w:rPr>
      </w:pPr>
      <w:r>
        <w:rPr>
          <w:rFonts w:eastAsia="Arial"/>
        </w:rPr>
        <w:t>Owners should be able to view details about sales as they happen through the day.  They should be able to see a sales breakdown by hour, day, month, and year.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customer orders that have been paid.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orders that have been marked paid or not paid shall show up in sales reports.  The client shall be able to view or print reports.</w:t>
      </w:r>
    </w:p>
    <w:p w:rsidR="00A77B3E" w:rsidRDefault="00C67F31" w:rsidP="00367E32">
      <w:pPr>
        <w:rPr>
          <w:rFonts w:eastAsia="Arial"/>
        </w:rPr>
      </w:pPr>
      <w:r>
        <w:rPr>
          <w:rFonts w:eastAsia="Arial"/>
        </w:rPr>
        <w:t>A manager logs in to the system.</w:t>
      </w:r>
    </w:p>
    <w:p w:rsidR="00A77B3E" w:rsidRDefault="00C67F31" w:rsidP="00367E32">
      <w:pPr>
        <w:rPr>
          <w:rFonts w:eastAsia="Arial"/>
        </w:rPr>
      </w:pPr>
      <w:r>
        <w:rPr>
          <w:rFonts w:eastAsia="Arial"/>
        </w:rPr>
        <w:t>The user opens the reporting screen.</w:t>
      </w:r>
    </w:p>
    <w:p w:rsidR="00A77B3E" w:rsidRDefault="00C67F31" w:rsidP="00367E32">
      <w:pPr>
        <w:rPr>
          <w:rFonts w:eastAsia="Arial"/>
        </w:rPr>
      </w:pPr>
      <w:r>
        <w:rPr>
          <w:rFonts w:eastAsia="Arial"/>
        </w:rPr>
        <w:t>The user selects the desired report.</w:t>
      </w:r>
    </w:p>
    <w:p w:rsidR="00A77B3E" w:rsidRDefault="00C67F31" w:rsidP="00367E32">
      <w:pPr>
        <w:rPr>
          <w:rFonts w:eastAsia="Arial"/>
        </w:rPr>
      </w:pPr>
      <w:r>
        <w:rPr>
          <w:rFonts w:eastAsia="Arial"/>
        </w:rPr>
        <w:t>The user is prompted to enter parameters needed to configure the report.</w:t>
      </w:r>
    </w:p>
    <w:p w:rsidR="00A77B3E" w:rsidRDefault="00C67F31" w:rsidP="00367E32">
      <w:pPr>
        <w:rPr>
          <w:rFonts w:eastAsia="Arial"/>
        </w:rPr>
      </w:pPr>
      <w:r>
        <w:rPr>
          <w:rFonts w:eastAsia="Arial"/>
        </w:rPr>
        <w:t>The user runs the report and views it on-screen.</w:t>
      </w:r>
    </w:p>
    <w:p w:rsidR="00A77B3E" w:rsidRDefault="00C67F31" w:rsidP="00367E32">
      <w:pPr>
        <w:rPr>
          <w:rFonts w:eastAsia="Arial"/>
        </w:rPr>
      </w:pPr>
      <w:r>
        <w:rPr>
          <w:rFonts w:eastAsia="Arial"/>
        </w:rPr>
        <w:t>The user has options to print the report or save it in various formats.</w:t>
      </w:r>
    </w:p>
    <w:p w:rsidR="00A77B3E" w:rsidRDefault="00A77B3E" w:rsidP="00367E32">
      <w:pPr>
        <w:rPr>
          <w:rFonts w:eastAsia="Arial"/>
        </w:rPr>
      </w:pPr>
    </w:p>
    <w:p w:rsidR="00A77B3E" w:rsidRDefault="00C67F31">
      <w:pPr>
        <w:pStyle w:val="ListStyle"/>
        <w:contextualSpacing/>
        <w:rPr>
          <w:rFonts w:ascii="Arial" w:eastAsia="Arial" w:hAnsi="Arial" w:cs="Arial"/>
          <w:i/>
          <w:iCs/>
          <w:color w:val="000000"/>
        </w:rPr>
      </w:pPr>
      <w:r>
        <w:rPr>
          <w:rFonts w:ascii="Arial" w:eastAsia="Arial" w:hAnsi="Arial" w:cs="Arial"/>
          <w:i/>
          <w:iCs/>
          <w:color w:val="000000"/>
        </w:rPr>
        <w:t>Other specific types of reports will be developed according to the customer’s needs. Running each report will follow the same steps.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manager has a printed report or an electronic file.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Sales reporting shall read sales history from the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sales report shall take longer than 120 seconds to load.</w:t>
      </w:r>
    </w:p>
    <w:p w:rsidR="00BE22A3" w:rsidRDefault="00BE22A3" w:rsidP="00BE22A3">
      <w:pPr>
        <w:ind w:firstLine="0"/>
        <w:rPr>
          <w:ins w:id="1010" w:author="Jerod Hodgkin" w:date="2011-01-18T22:45:00Z"/>
          <w:rFonts w:eastAsia="Arial"/>
          <w:bCs/>
        </w:rPr>
        <w:pPrChange w:id="1011" w:author="Jerod Hodgkin" w:date="2011-01-18T22:45:00Z">
          <w:pPr/>
        </w:pPrChange>
      </w:pPr>
      <w:bookmarkStart w:id="1012" w:name="h.a81mjb-qt5mg5"/>
      <w:bookmarkEnd w:id="1012"/>
    </w:p>
    <w:p w:rsidR="00BE22A3" w:rsidRDefault="00BE22A3" w:rsidP="00BE22A3">
      <w:pPr>
        <w:pStyle w:val="Heading3"/>
        <w:rPr>
          <w:ins w:id="1013" w:author="Jerod Hodgkin" w:date="2011-01-18T22:48:00Z"/>
          <w:rFonts w:eastAsia="Arial"/>
        </w:rPr>
        <w:pPrChange w:id="1014" w:author="Jerod Hodgkin" w:date="2011-01-18T22:45:00Z">
          <w:pPr/>
        </w:pPrChange>
      </w:pPr>
      <w:bookmarkStart w:id="1015" w:name="_Toc283154623"/>
      <w:ins w:id="1016" w:author="Jerod Hodgkin" w:date="2011-01-18T22:48:00Z">
        <w:r>
          <w:rPr>
            <w:rFonts w:eastAsia="Arial"/>
          </w:rPr>
          <w:t>Integrated Reporting Tool – BBQRMS-43</w:t>
        </w:r>
        <w:r>
          <w:rPr>
            <w:rFonts w:eastAsia="Arial"/>
            <w:bCs/>
          </w:rPr>
          <w:t>(INCOMPLETE)</w:t>
        </w:r>
        <w:bookmarkEnd w:id="1015"/>
      </w:ins>
    </w:p>
    <w:p w:rsidR="00BE22A3" w:rsidRPr="00BE22A3" w:rsidRDefault="00BE22A3" w:rsidP="00BE22A3">
      <w:pPr>
        <w:rPr>
          <w:ins w:id="1017" w:author="Jerod Hodgkin" w:date="2011-01-18T22:48:00Z"/>
          <w:rPrChange w:id="1018" w:author="Jerod Hodgkin" w:date="2011-01-18T22:48:00Z">
            <w:rPr>
              <w:ins w:id="1019" w:author="Jerod Hodgkin" w:date="2011-01-18T22:48:00Z"/>
              <w:rFonts w:eastAsia="Arial"/>
            </w:rPr>
          </w:rPrChange>
        </w:rPr>
        <w:pPrChange w:id="1020" w:author="Jerod Hodgkin" w:date="2011-01-18T22:48:00Z">
          <w:pPr/>
        </w:pPrChange>
      </w:pPr>
    </w:p>
    <w:p w:rsidR="000F69A4" w:rsidRDefault="00BE22A3" w:rsidP="00BE22A3">
      <w:pPr>
        <w:pStyle w:val="Heading3"/>
        <w:rPr>
          <w:ins w:id="1021" w:author="Jerod Hodgkin" w:date="2011-01-18T22:48:00Z"/>
          <w:rFonts w:eastAsia="Arial"/>
        </w:rPr>
        <w:pPrChange w:id="1022" w:author="Jerod Hodgkin" w:date="2011-01-18T22:45:00Z">
          <w:pPr/>
        </w:pPrChange>
      </w:pPr>
      <w:bookmarkStart w:id="1023" w:name="_Toc283154624"/>
      <w:ins w:id="1024" w:author="Jerod Hodgkin" w:date="2011-01-18T22:45:00Z">
        <w:r>
          <w:rPr>
            <w:rFonts w:eastAsia="Arial"/>
          </w:rPr>
          <w:t>Daily Shopping List – BBQRMS-2</w:t>
        </w:r>
      </w:ins>
      <w:del w:id="1025" w:author="Jerod Hodgkin" w:date="2011-01-18T22:48:00Z">
        <w:r w:rsidR="000F69A4" w:rsidDel="00BE22A3">
          <w:rPr>
            <w:rFonts w:eastAsia="Arial"/>
          </w:rPr>
          <w:br w:type="page"/>
        </w:r>
      </w:del>
      <w:ins w:id="1026" w:author="Jerod Hodgkin" w:date="2011-01-18T22:49:00Z">
        <w:r>
          <w:rPr>
            <w:rFonts w:eastAsia="Arial"/>
            <w:bCs/>
          </w:rPr>
          <w:t>(INCOMPLETE)</w:t>
        </w:r>
      </w:ins>
      <w:bookmarkEnd w:id="1023"/>
    </w:p>
    <w:p w:rsidR="00BE22A3" w:rsidRPr="00BE22A3" w:rsidRDefault="00BE22A3" w:rsidP="00BE22A3">
      <w:pPr>
        <w:rPr>
          <w:ins w:id="1027" w:author="Jerod Hodgkin" w:date="2011-01-18T22:45:00Z"/>
          <w:rPrChange w:id="1028" w:author="Jerod Hodgkin" w:date="2011-01-18T22:48:00Z">
            <w:rPr>
              <w:ins w:id="1029" w:author="Jerod Hodgkin" w:date="2011-01-18T22:45:00Z"/>
              <w:rFonts w:eastAsia="Arial"/>
            </w:rPr>
          </w:rPrChange>
        </w:rPr>
        <w:pPrChange w:id="1030" w:author="Jerod Hodgkin" w:date="2011-01-18T22:48:00Z">
          <w:pPr/>
        </w:pPrChange>
      </w:pPr>
    </w:p>
    <w:p w:rsidR="00BE22A3" w:rsidRDefault="00BE22A3" w:rsidP="00BE22A3">
      <w:pPr>
        <w:pStyle w:val="Heading3"/>
        <w:rPr>
          <w:ins w:id="1031" w:author="Jerod Hodgkin" w:date="2011-01-18T22:46:00Z"/>
        </w:rPr>
        <w:pPrChange w:id="1032" w:author="Jerod Hodgkin" w:date="2011-01-18T22:46:00Z">
          <w:pPr/>
        </w:pPrChange>
      </w:pPr>
      <w:bookmarkStart w:id="1033" w:name="_Toc283154625"/>
      <w:ins w:id="1034" w:author="Jerod Hodgkin" w:date="2011-01-18T22:45:00Z">
        <w:r>
          <w:lastRenderedPageBreak/>
          <w:t>Income</w:t>
        </w:r>
      </w:ins>
      <w:ins w:id="1035" w:author="Jerod Hodgkin" w:date="2011-01-18T22:46:00Z">
        <w:r>
          <w:t xml:space="preserve"> Statement – BBQRMS-26</w:t>
        </w:r>
      </w:ins>
      <w:ins w:id="1036" w:author="Jerod Hodgkin" w:date="2011-01-18T22:47:00Z">
        <w:r w:rsidRPr="00BE22A3">
          <w:rPr>
            <w:rFonts w:eastAsia="Arial"/>
            <w:bCs/>
          </w:rPr>
          <w:t xml:space="preserve"> </w:t>
        </w:r>
        <w:r>
          <w:rPr>
            <w:rFonts w:eastAsia="Arial"/>
            <w:bCs/>
          </w:rPr>
          <w:t>(INCOMPLETE)</w:t>
        </w:r>
      </w:ins>
      <w:bookmarkEnd w:id="1033"/>
    </w:p>
    <w:p w:rsidR="00BE22A3" w:rsidRDefault="00BE22A3" w:rsidP="00BE22A3">
      <w:pPr>
        <w:ind w:firstLine="0"/>
        <w:rPr>
          <w:ins w:id="1037" w:author="Jerod Hodgkin" w:date="2011-01-18T22:46:00Z"/>
        </w:rPr>
        <w:pPrChange w:id="1038" w:author="Jerod Hodgkin" w:date="2011-01-18T22:45:00Z">
          <w:pPr/>
        </w:pPrChange>
      </w:pPr>
    </w:p>
    <w:p w:rsidR="00BE22A3" w:rsidRDefault="00BE22A3" w:rsidP="00BE22A3">
      <w:pPr>
        <w:pStyle w:val="Heading3"/>
        <w:rPr>
          <w:ins w:id="1039" w:author="Jerod Hodgkin" w:date="2011-01-18T22:46:00Z"/>
        </w:rPr>
        <w:pPrChange w:id="1040" w:author="Jerod Hodgkin" w:date="2011-01-18T22:47:00Z">
          <w:pPr/>
        </w:pPrChange>
      </w:pPr>
      <w:bookmarkStart w:id="1041" w:name="_Toc283154626"/>
      <w:ins w:id="1042" w:author="Jerod Hodgkin" w:date="2011-01-18T22:46:00Z">
        <w:r>
          <w:t>Inventory Turns – BBQRMS-29</w:t>
        </w:r>
      </w:ins>
      <w:ins w:id="1043" w:author="Jerod Hodgkin" w:date="2011-01-18T22:47:00Z">
        <w:r>
          <w:rPr>
            <w:rFonts w:eastAsia="Arial"/>
            <w:bCs/>
          </w:rPr>
          <w:t>(INCOMPLETE)</w:t>
        </w:r>
      </w:ins>
      <w:bookmarkEnd w:id="1041"/>
    </w:p>
    <w:p w:rsidR="00BE22A3" w:rsidRDefault="00BE22A3" w:rsidP="00BE22A3">
      <w:pPr>
        <w:ind w:firstLine="0"/>
        <w:rPr>
          <w:ins w:id="1044" w:author="Jerod Hodgkin" w:date="2011-01-18T22:46:00Z"/>
        </w:rPr>
        <w:pPrChange w:id="1045" w:author="Jerod Hodgkin" w:date="2011-01-18T22:45:00Z">
          <w:pPr/>
        </w:pPrChange>
      </w:pPr>
    </w:p>
    <w:p w:rsidR="00BE22A3" w:rsidRDefault="00BE22A3" w:rsidP="00BE22A3">
      <w:pPr>
        <w:pStyle w:val="Heading3"/>
        <w:rPr>
          <w:ins w:id="1046" w:author="Jerod Hodgkin" w:date="2011-01-18T22:46:00Z"/>
        </w:rPr>
        <w:pPrChange w:id="1047" w:author="Jerod Hodgkin" w:date="2011-01-18T22:47:00Z">
          <w:pPr/>
        </w:pPrChange>
      </w:pPr>
      <w:bookmarkStart w:id="1048" w:name="_Toc283154627"/>
      <w:ins w:id="1049" w:author="Jerod Hodgkin" w:date="2011-01-18T22:47:00Z">
        <w:r>
          <w:t>Weekly Prime Cost Report – BBQRMS-27</w:t>
        </w:r>
        <w:r>
          <w:rPr>
            <w:rFonts w:eastAsia="Arial"/>
            <w:bCs/>
          </w:rPr>
          <w:t>(INCOMPLETE)</w:t>
        </w:r>
      </w:ins>
      <w:bookmarkEnd w:id="1048"/>
    </w:p>
    <w:p w:rsidR="00BE22A3" w:rsidRPr="00BE22A3" w:rsidRDefault="00BE22A3" w:rsidP="00BE22A3">
      <w:pPr>
        <w:ind w:firstLine="0"/>
        <w:rPr>
          <w:rPrChange w:id="1050" w:author="Jerod Hodgkin" w:date="2011-01-18T22:45:00Z">
            <w:rPr>
              <w:rFonts w:eastAsia="Arial"/>
              <w:color w:val="365F91" w:themeColor="accent1" w:themeShade="BF"/>
            </w:rPr>
          </w:rPrChange>
        </w:rPr>
        <w:pPrChange w:id="1051" w:author="Jerod Hodgkin" w:date="2011-01-18T22:45:00Z">
          <w:pPr/>
        </w:pPrChange>
      </w:pPr>
    </w:p>
    <w:p w:rsidR="00BE22A3" w:rsidRDefault="00BE22A3">
      <w:pPr>
        <w:rPr>
          <w:ins w:id="1052" w:author="Jerod Hodgkin" w:date="2011-01-18T22:48:00Z"/>
          <w:rFonts w:asciiTheme="majorHAnsi" w:eastAsia="Arial" w:hAnsiTheme="majorHAnsi" w:cstheme="majorBidi"/>
          <w:bCs/>
          <w:color w:val="365F91" w:themeColor="accent1" w:themeShade="BF"/>
          <w:sz w:val="24"/>
          <w:szCs w:val="24"/>
        </w:rPr>
      </w:pPr>
      <w:ins w:id="1053" w:author="Jerod Hodgkin" w:date="2011-01-18T22:48:00Z">
        <w:r>
          <w:rPr>
            <w:rFonts w:eastAsia="Arial"/>
            <w:bCs/>
          </w:rPr>
          <w:br w:type="page"/>
        </w:r>
      </w:ins>
    </w:p>
    <w:p w:rsidR="00A77B3E" w:rsidRDefault="00C67F31" w:rsidP="00741ACB">
      <w:pPr>
        <w:pStyle w:val="Heading2"/>
        <w:rPr>
          <w:rFonts w:eastAsia="Arial"/>
          <w:bCs/>
        </w:rPr>
      </w:pPr>
      <w:bookmarkStart w:id="1054" w:name="_Toc283154628"/>
      <w:r w:rsidRPr="00D37390">
        <w:rPr>
          <w:rFonts w:eastAsia="Arial"/>
          <w:bCs/>
        </w:rPr>
        <w:lastRenderedPageBreak/>
        <w:t>Logical View</w:t>
      </w:r>
      <w:bookmarkEnd w:id="1054"/>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11</w:t>
      </w:r>
      <w:r w:rsidR="00673E6A">
        <w:rPr>
          <w:rFonts w:eastAsia="Arial"/>
        </w:rPr>
        <w:t>a</w:t>
      </w:r>
      <w:r>
        <w:rPr>
          <w:rFonts w:eastAsia="Arial"/>
        </w:rPr>
        <w:t>.</w:t>
      </w:r>
      <w:proofErr w:type="gramEnd"/>
      <w:r>
        <w:rPr>
          <w:rFonts w:eastAsia="Arial"/>
        </w:rPr>
        <w:t xml:space="preserve"> Logical View</w:t>
      </w:r>
    </w:p>
    <w:p w:rsidR="00A77B3E" w:rsidRDefault="00A77B3E" w:rsidP="00367E32">
      <w:pPr>
        <w:rPr>
          <w:rFonts w:eastAsia="Arial"/>
        </w:rPr>
      </w:pPr>
    </w:p>
    <w:p w:rsidR="00A77B3E" w:rsidRDefault="00C67F31" w:rsidP="00367E32">
      <w:pPr>
        <w:rPr>
          <w:rFonts w:eastAsia="Arial"/>
        </w:rPr>
      </w:pPr>
      <w:r>
        <w:rPr>
          <w:rFonts w:eastAsia="Arial"/>
        </w:rPr>
        <w:t>Figure 11</w:t>
      </w:r>
      <w:r w:rsidR="00673E6A">
        <w:rPr>
          <w:rFonts w:eastAsia="Arial"/>
        </w:rPr>
        <w:t>a</w:t>
      </w:r>
      <w:r>
        <w:rPr>
          <w:rFonts w:eastAsia="Arial"/>
        </w:rPr>
        <w:t xml:space="preserve"> depicts the classes that will implement the behavior of the system. The classes follow a Model-View-</w:t>
      </w:r>
      <w:proofErr w:type="spellStart"/>
      <w:r>
        <w:rPr>
          <w:rFonts w:eastAsia="Arial"/>
        </w:rPr>
        <w:t>ViewModel</w:t>
      </w:r>
      <w:proofErr w:type="spellEnd"/>
      <w:r>
        <w:rPr>
          <w:rFonts w:eastAsia="Arial"/>
        </w:rPr>
        <w:t xml:space="preserve"> design pattern. The Model classes are not shown on this diagram, but their structure will mirror the entities in the entity relationship diagrams later in this document. They will be mapped from the database using Entity Framework.</w:t>
      </w:r>
    </w:p>
    <w:p w:rsidR="00E940CF" w:rsidRDefault="00E940CF">
      <w:pPr>
        <w:rPr>
          <w:rFonts w:asciiTheme="majorHAnsi" w:eastAsiaTheme="majorEastAsia" w:hAnsiTheme="majorHAnsi" w:cstheme="majorBidi"/>
          <w:color w:val="4F81BD" w:themeColor="accent1"/>
          <w:sz w:val="24"/>
          <w:szCs w:val="24"/>
        </w:rPr>
      </w:pPr>
      <w:bookmarkStart w:id="1055" w:name="h.mrrwn2-u1ugr5"/>
      <w:bookmarkEnd w:id="1055"/>
      <w:r>
        <w:br w:type="page"/>
      </w:r>
    </w:p>
    <w:p w:rsidR="000F69A4" w:rsidRDefault="00E940CF" w:rsidP="00E940CF">
      <w:pPr>
        <w:pStyle w:val="Heading3"/>
        <w:rPr>
          <w:rFonts w:eastAsia="Arial"/>
          <w:bCs/>
        </w:rPr>
      </w:pPr>
      <w:bookmarkStart w:id="1056" w:name="_Toc283154629"/>
      <w:r>
        <w:lastRenderedPageBreak/>
        <w:t>Class Diagrams</w:t>
      </w:r>
      <w:bookmarkEnd w:id="1056"/>
    </w:p>
    <w:p w:rsidR="00FD45AA" w:rsidRDefault="00FD45AA" w:rsidP="00C9254E">
      <w:pPr>
        <w:keepNext/>
      </w:pPr>
    </w:p>
    <w:p w:rsidR="00FD45AA" w:rsidRDefault="00FD45AA" w:rsidP="00C9254E">
      <w:pPr>
        <w:keepNext/>
        <w:rPr>
          <w:rFonts w:eastAsia="Arial"/>
          <w:bCs/>
          <w:noProof/>
          <w:lang w:bidi="ar-SA"/>
        </w:rPr>
      </w:pPr>
      <w:r>
        <w:rPr>
          <w:noProof/>
          <w:lang w:bidi="ar-SA"/>
        </w:rPr>
        <w:drawing>
          <wp:inline distT="0" distB="0" distL="0" distR="0">
            <wp:extent cx="5943600" cy="322280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222806"/>
                    </a:xfrm>
                    <a:prstGeom prst="rect">
                      <a:avLst/>
                    </a:prstGeom>
                    <a:noFill/>
                    <a:ln w="9525">
                      <a:noFill/>
                      <a:miter lim="800000"/>
                      <a:headEnd/>
                      <a:tailEnd/>
                    </a:ln>
                  </pic:spPr>
                </pic:pic>
              </a:graphicData>
            </a:graphic>
          </wp:inline>
        </w:drawing>
      </w:r>
    </w:p>
    <w:p w:rsidR="00FD45AA" w:rsidRDefault="00FD45AA" w:rsidP="002B7ED3">
      <w:pPr>
        <w:pStyle w:val="Caption"/>
      </w:pPr>
      <w:r>
        <w:t>Figure 11b- Class diagram</w:t>
      </w:r>
      <w:r w:rsidR="002B7ED3">
        <w:t>s with method signatures.</w:t>
      </w:r>
    </w:p>
    <w:p w:rsidR="002B7ED3" w:rsidRPr="002B7ED3" w:rsidRDefault="002B7ED3" w:rsidP="002B7ED3"/>
    <w:p w:rsidR="00FD45AA" w:rsidRDefault="00FD45AA" w:rsidP="00C9254E">
      <w:pPr>
        <w:keepNext/>
        <w:rPr>
          <w:rFonts w:eastAsia="Arial"/>
          <w:bCs/>
          <w:noProof/>
          <w:lang w:bidi="ar-SA"/>
        </w:rPr>
      </w:pPr>
    </w:p>
    <w:p w:rsidR="00C9254E" w:rsidRDefault="00C9254E" w:rsidP="00C9254E">
      <w:pPr>
        <w:keepNext/>
      </w:pPr>
      <w:r>
        <w:rPr>
          <w:rFonts w:eastAsia="Arial"/>
          <w:bCs/>
          <w:noProof/>
          <w:lang w:bidi="ar-SA"/>
        </w:rPr>
        <w:drawing>
          <wp:inline distT="0" distB="0" distL="0" distR="0">
            <wp:extent cx="5972175" cy="2335274"/>
            <wp:effectExtent l="19050" t="0" r="0" b="0"/>
            <wp:docPr id="35" name="Picture 8" descr="C:\Documents and Settings\leonards\My Documents\school\weber\CS3750\project-svn\Documents\View-ViewModel-common 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onards\My Documents\school\weber\CS3750\project-svn\Documents\View-ViewModel-common screens.png"/>
                    <pic:cNvPicPr>
                      <a:picLocks noChangeAspect="1" noChangeArrowheads="1"/>
                    </pic:cNvPicPr>
                  </pic:nvPicPr>
                  <pic:blipFill>
                    <a:blip r:embed="rId22" cstate="print"/>
                    <a:srcRect/>
                    <a:stretch>
                      <a:fillRect/>
                    </a:stretch>
                  </pic:blipFill>
                  <pic:spPr bwMode="auto">
                    <a:xfrm>
                      <a:off x="0" y="0"/>
                      <a:ext cx="5973376" cy="2335744"/>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11b</w:t>
      </w:r>
      <w:r>
        <w:t>- View</w:t>
      </w:r>
      <w:r w:rsidR="00673E6A">
        <w:t xml:space="preserve"> </w:t>
      </w:r>
      <w:r>
        <w:t>Models</w:t>
      </w:r>
      <w:r w:rsidR="00673E6A">
        <w:t xml:space="preserve"> Related to Logging in and the Main Application</w:t>
      </w:r>
    </w:p>
    <w:p w:rsidR="00C9254E" w:rsidRDefault="00C9254E">
      <w:pPr>
        <w:rPr>
          <w:rFonts w:eastAsia="Arial"/>
          <w:bCs/>
        </w:rPr>
      </w:pPr>
    </w:p>
    <w:p w:rsidR="00847220" w:rsidRDefault="00847220">
      <w:pPr>
        <w:rPr>
          <w:rFonts w:eastAsia="Arial"/>
          <w:bCs/>
        </w:rPr>
      </w:pPr>
    </w:p>
    <w:p w:rsidR="00847220" w:rsidRDefault="00847220">
      <w:pPr>
        <w:rPr>
          <w:rFonts w:eastAsia="Arial"/>
          <w:bCs/>
        </w:rPr>
      </w:pPr>
    </w:p>
    <w:p w:rsidR="00E77665" w:rsidRDefault="00847220">
      <w:pPr>
        <w:rPr>
          <w:rFonts w:asciiTheme="majorHAnsi" w:eastAsia="Arial" w:hAnsiTheme="majorHAnsi" w:cstheme="majorBidi"/>
          <w:bCs/>
          <w:color w:val="365F91" w:themeColor="accent1" w:themeShade="BF"/>
          <w:sz w:val="24"/>
          <w:szCs w:val="24"/>
        </w:rPr>
      </w:pPr>
      <w:r>
        <w:rPr>
          <w:rFonts w:asciiTheme="majorHAnsi" w:eastAsia="Arial" w:hAnsiTheme="majorHAnsi" w:cstheme="majorBidi"/>
          <w:bCs/>
          <w:noProof/>
          <w:color w:val="365F91" w:themeColor="accent1" w:themeShade="BF"/>
          <w:sz w:val="24"/>
          <w:szCs w:val="24"/>
          <w:lang w:bidi="ar-SA"/>
        </w:rPr>
        <w:lastRenderedPageBreak/>
        <w:drawing>
          <wp:inline distT="0" distB="0" distL="0" distR="0">
            <wp:extent cx="5904911" cy="2812952"/>
            <wp:effectExtent l="19050" t="0" r="589"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10040" cy="2815395"/>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11c</w:t>
      </w:r>
      <w:r>
        <w:t>- View</w:t>
      </w:r>
      <w:r w:rsidR="00673E6A">
        <w:t xml:space="preserve"> Models Related to</w:t>
      </w:r>
      <w:r>
        <w:t xml:space="preserve"> Placing a Customer Order</w:t>
      </w:r>
    </w:p>
    <w:p w:rsidR="00673E6A" w:rsidRDefault="00673E6A" w:rsidP="002B7ED3">
      <w:pPr>
        <w:ind w:firstLine="0"/>
      </w:pPr>
    </w:p>
    <w:p w:rsidR="00847220" w:rsidRDefault="00847220" w:rsidP="00847220">
      <w:r>
        <w:rPr>
          <w:noProof/>
          <w:lang w:bidi="ar-SA"/>
        </w:rPr>
        <w:drawing>
          <wp:inline distT="0" distB="0" distL="0" distR="0">
            <wp:extent cx="5943600" cy="2957999"/>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943600" cy="2957999"/>
                    </a:xfrm>
                    <a:prstGeom prst="rect">
                      <a:avLst/>
                    </a:prstGeom>
                    <a:noFill/>
                    <a:ln w="9525">
                      <a:noFill/>
                      <a:miter lim="800000"/>
                      <a:headEnd/>
                      <a:tailEnd/>
                    </a:ln>
                  </pic:spPr>
                </pic:pic>
              </a:graphicData>
            </a:graphic>
          </wp:inline>
        </w:drawing>
      </w:r>
    </w:p>
    <w:p w:rsidR="00847220" w:rsidRDefault="00673E6A" w:rsidP="00847220">
      <w:pPr>
        <w:pStyle w:val="Caption"/>
      </w:pPr>
      <w:r>
        <w:t>Figure 11d-</w:t>
      </w:r>
      <w:r w:rsidR="00847220">
        <w:t xml:space="preserve"> View</w:t>
      </w:r>
      <w:r>
        <w:t xml:space="preserve"> Models Related to</w:t>
      </w:r>
      <w:r w:rsidR="00847220">
        <w:t xml:space="preserve"> </w:t>
      </w:r>
      <w:r>
        <w:t>Reporting</w:t>
      </w:r>
    </w:p>
    <w:p w:rsidR="00673E6A" w:rsidRDefault="00673E6A" w:rsidP="00673E6A"/>
    <w:p w:rsidR="00673E6A" w:rsidRDefault="00673E6A" w:rsidP="00673E6A"/>
    <w:p w:rsidR="00673E6A" w:rsidRPr="00673E6A" w:rsidRDefault="00673E6A" w:rsidP="00673E6A"/>
    <w:p w:rsidR="00673E6A" w:rsidRDefault="00673E6A" w:rsidP="00673E6A"/>
    <w:p w:rsidR="00673E6A" w:rsidRDefault="00673E6A" w:rsidP="00673E6A">
      <w:pPr>
        <w:pStyle w:val="Caption"/>
      </w:pPr>
      <w:r>
        <w:rPr>
          <w:noProof/>
          <w:lang w:bidi="ar-SA"/>
        </w:rPr>
        <w:lastRenderedPageBreak/>
        <w:drawing>
          <wp:inline distT="0" distB="0" distL="0" distR="0">
            <wp:extent cx="5943600" cy="2401362"/>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943600" cy="2401362"/>
                    </a:xfrm>
                    <a:prstGeom prst="rect">
                      <a:avLst/>
                    </a:prstGeom>
                    <a:noFill/>
                    <a:ln w="9525">
                      <a:noFill/>
                      <a:miter lim="800000"/>
                      <a:headEnd/>
                      <a:tailEnd/>
                    </a:ln>
                  </pic:spPr>
                </pic:pic>
              </a:graphicData>
            </a:graphic>
          </wp:inline>
        </w:drawing>
      </w:r>
      <w:r w:rsidRPr="00673E6A">
        <w:t xml:space="preserve"> </w:t>
      </w:r>
      <w:r>
        <w:t>Figure 11e- View Models Related to Inventory Management</w:t>
      </w:r>
    </w:p>
    <w:p w:rsidR="00847220" w:rsidRDefault="00847220" w:rsidP="00673E6A"/>
    <w:p w:rsidR="00673E6A" w:rsidRDefault="00673E6A" w:rsidP="00673E6A">
      <w:pPr>
        <w:pStyle w:val="Caption"/>
      </w:pPr>
      <w:r>
        <w:rPr>
          <w:noProof/>
          <w:lang w:bidi="ar-SA"/>
        </w:rPr>
        <w:drawing>
          <wp:inline distT="0" distB="0" distL="0" distR="0">
            <wp:extent cx="1933575" cy="3669707"/>
            <wp:effectExtent l="19050" t="0" r="952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1933575" cy="3669707"/>
                    </a:xfrm>
                    <a:prstGeom prst="rect">
                      <a:avLst/>
                    </a:prstGeom>
                    <a:noFill/>
                    <a:ln w="9525">
                      <a:noFill/>
                      <a:miter lim="800000"/>
                      <a:headEnd/>
                      <a:tailEnd/>
                    </a:ln>
                  </pic:spPr>
                </pic:pic>
              </a:graphicData>
            </a:graphic>
          </wp:inline>
        </w:drawing>
      </w:r>
    </w:p>
    <w:p w:rsidR="00673E6A" w:rsidRDefault="00673E6A" w:rsidP="00673E6A">
      <w:pPr>
        <w:pStyle w:val="Caption"/>
      </w:pPr>
      <w:r w:rsidRPr="00673E6A">
        <w:t xml:space="preserve"> </w:t>
      </w:r>
      <w:r>
        <w:t>Figure 11</w:t>
      </w:r>
      <w:r w:rsidR="001C43E7">
        <w:t>f</w:t>
      </w:r>
      <w:r>
        <w:t>- View Models Related to Cook Screen</w:t>
      </w:r>
    </w:p>
    <w:p w:rsidR="00673E6A" w:rsidRDefault="00673E6A" w:rsidP="00673E6A"/>
    <w:p w:rsidR="00673E6A" w:rsidRDefault="00673E6A" w:rsidP="00673E6A"/>
    <w:p w:rsidR="00673E6A" w:rsidRDefault="00673E6A" w:rsidP="00673E6A"/>
    <w:p w:rsidR="00673E6A" w:rsidRDefault="00673E6A" w:rsidP="00673E6A">
      <w:r>
        <w:rPr>
          <w:noProof/>
          <w:lang w:bidi="ar-SA"/>
        </w:rPr>
        <w:lastRenderedPageBreak/>
        <w:drawing>
          <wp:inline distT="0" distB="0" distL="0" distR="0">
            <wp:extent cx="2042288" cy="288607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042288" cy="2886075"/>
                    </a:xfrm>
                    <a:prstGeom prst="rect">
                      <a:avLst/>
                    </a:prstGeom>
                    <a:noFill/>
                    <a:ln w="9525">
                      <a:noFill/>
                      <a:miter lim="800000"/>
                      <a:headEnd/>
                      <a:tailEnd/>
                    </a:ln>
                  </pic:spPr>
                </pic:pic>
              </a:graphicData>
            </a:graphic>
          </wp:inline>
        </w:drawing>
      </w:r>
    </w:p>
    <w:p w:rsidR="001C43E7" w:rsidRDefault="001C43E7" w:rsidP="001C43E7">
      <w:pPr>
        <w:pStyle w:val="Caption"/>
      </w:pPr>
      <w:r>
        <w:t>Figure 11g- Base Model and Descendants</w:t>
      </w:r>
    </w:p>
    <w:p w:rsidR="001C43E7" w:rsidRDefault="001C43E7" w:rsidP="001C43E7"/>
    <w:p w:rsidR="001C43E7" w:rsidRDefault="001C43E7" w:rsidP="001C43E7"/>
    <w:p w:rsidR="001C43E7" w:rsidRDefault="001C43E7" w:rsidP="001E02AC">
      <w:pPr>
        <w:ind w:firstLine="0"/>
      </w:pPr>
    </w:p>
    <w:p w:rsidR="001C43E7" w:rsidRDefault="001C43E7" w:rsidP="001C43E7"/>
    <w:p w:rsidR="001C43E7" w:rsidRDefault="001C43E7" w:rsidP="001C43E7">
      <w:r>
        <w:rPr>
          <w:noProof/>
          <w:lang w:bidi="ar-SA"/>
        </w:rPr>
        <w:drawing>
          <wp:inline distT="0" distB="0" distL="0" distR="0">
            <wp:extent cx="5943600" cy="3313059"/>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943600" cy="3313059"/>
                    </a:xfrm>
                    <a:prstGeom prst="rect">
                      <a:avLst/>
                    </a:prstGeom>
                    <a:noFill/>
                    <a:ln w="9525">
                      <a:noFill/>
                      <a:miter lim="800000"/>
                      <a:headEnd/>
                      <a:tailEnd/>
                    </a:ln>
                  </pic:spPr>
                </pic:pic>
              </a:graphicData>
            </a:graphic>
          </wp:inline>
        </w:drawing>
      </w:r>
    </w:p>
    <w:p w:rsidR="001C43E7" w:rsidRDefault="001C43E7" w:rsidP="001C43E7">
      <w:pPr>
        <w:pStyle w:val="Caption"/>
      </w:pPr>
      <w:r>
        <w:t>Figure 11h- Screens for User Controls (Code Behind)</w:t>
      </w:r>
    </w:p>
    <w:p w:rsidR="001C43E7" w:rsidRDefault="001C43E7" w:rsidP="001C43E7"/>
    <w:p w:rsidR="001E02AC" w:rsidRDefault="001E02AC" w:rsidP="001C43E7"/>
    <w:p w:rsidR="001C43E7" w:rsidRDefault="001C43E7" w:rsidP="001C43E7"/>
    <w:p w:rsidR="001E02AC" w:rsidRDefault="001C43E7" w:rsidP="001E02AC">
      <w:pPr>
        <w:pStyle w:val="Caption"/>
        <w:ind w:left="360" w:firstLine="0"/>
      </w:pPr>
      <w:r>
        <w:rPr>
          <w:noProof/>
          <w:lang w:bidi="ar-SA"/>
        </w:rPr>
        <w:lastRenderedPageBreak/>
        <w:drawing>
          <wp:inline distT="0" distB="0" distL="0" distR="0">
            <wp:extent cx="5943600" cy="3753401"/>
            <wp:effectExtent l="1905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43600" cy="3753401"/>
                    </a:xfrm>
                    <a:prstGeom prst="rect">
                      <a:avLst/>
                    </a:prstGeom>
                    <a:noFill/>
                    <a:ln w="9525">
                      <a:noFill/>
                      <a:miter lim="800000"/>
                      <a:headEnd/>
                      <a:tailEnd/>
                    </a:ln>
                  </pic:spPr>
                </pic:pic>
              </a:graphicData>
            </a:graphic>
          </wp:inline>
        </w:drawing>
      </w:r>
      <w:r w:rsidR="001E02AC" w:rsidRPr="001E02AC">
        <w:t xml:space="preserve"> </w:t>
      </w:r>
      <w:r w:rsidR="001E02AC">
        <w:t>Figure 11i-Models and Helper Classes</w:t>
      </w:r>
    </w:p>
    <w:p w:rsidR="001C43E7" w:rsidRPr="001C43E7" w:rsidRDefault="001C43E7" w:rsidP="001C43E7"/>
    <w:p w:rsidR="002B7ED3" w:rsidRDefault="002B7ED3">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1057" w:name="_Toc283154630"/>
      <w:r w:rsidRPr="00D37390">
        <w:rPr>
          <w:rFonts w:eastAsia="Arial"/>
          <w:bCs/>
        </w:rPr>
        <w:lastRenderedPageBreak/>
        <w:t>Development View</w:t>
      </w:r>
      <w:bookmarkEnd w:id="1057"/>
    </w:p>
    <w:p w:rsidR="00A77B3E" w:rsidRDefault="003D576E" w:rsidP="00367E32">
      <w:pPr>
        <w:rPr>
          <w:rFonts w:eastAsia="Arial"/>
        </w:rPr>
      </w:pPr>
      <w:r>
        <w:rPr>
          <w:noProof/>
          <w:lang w:bidi="ar-SA"/>
        </w:rPr>
        <w:drawing>
          <wp:inline distT="0" distB="0" distL="0" distR="0">
            <wp:extent cx="4229100" cy="450703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4231488" cy="4509578"/>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12.</w:t>
      </w:r>
      <w:proofErr w:type="gramEnd"/>
      <w:r>
        <w:rPr>
          <w:rFonts w:eastAsia="Arial"/>
        </w:rPr>
        <w:t xml:space="preserve"> Package diagram</w:t>
      </w:r>
    </w:p>
    <w:p w:rsidR="00A77B3E" w:rsidRDefault="00A77B3E" w:rsidP="00367E32">
      <w:pPr>
        <w:rPr>
          <w:rFonts w:eastAsia="Arial"/>
        </w:rPr>
      </w:pPr>
    </w:p>
    <w:p w:rsidR="00A77B3E" w:rsidRDefault="00C67F31" w:rsidP="00367E32">
      <w:pPr>
        <w:rPr>
          <w:rFonts w:eastAsia="Arial"/>
        </w:rPr>
      </w:pPr>
      <w:r>
        <w:rPr>
          <w:rFonts w:eastAsia="Arial"/>
        </w:rPr>
        <w:t>The RMS source code will be organized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 xml:space="preserve">The </w:t>
      </w:r>
      <w:proofErr w:type="spellStart"/>
      <w:r>
        <w:rPr>
          <w:rFonts w:eastAsia="Arial"/>
        </w:rPr>
        <w:t>BBQRMS.Client</w:t>
      </w:r>
      <w:proofErr w:type="spellEnd"/>
      <w:r>
        <w:rPr>
          <w:rFonts w:eastAsia="Arial"/>
        </w:rPr>
        <w:t xml:space="preserve"> package will include all of the code running the user interfaces.</w:t>
      </w:r>
    </w:p>
    <w:p w:rsidR="00A77B3E" w:rsidRDefault="00A77B3E" w:rsidP="00367E32">
      <w:pPr>
        <w:rPr>
          <w:rFonts w:eastAsia="Arial"/>
        </w:rPr>
      </w:pPr>
    </w:p>
    <w:p w:rsidR="00A77B3E" w:rsidRDefault="00C67F31" w:rsidP="00367E32">
      <w:pPr>
        <w:rPr>
          <w:rFonts w:eastAsia="Arial"/>
        </w:rPr>
      </w:pPr>
      <w:proofErr w:type="spellStart"/>
      <w:r>
        <w:rPr>
          <w:rFonts w:eastAsia="Arial"/>
        </w:rPr>
        <w:t>BBQRMS.Server</w:t>
      </w:r>
      <w:proofErr w:type="spellEnd"/>
      <w:r>
        <w:rPr>
          <w:rFonts w:eastAsia="Arial"/>
        </w:rPr>
        <w:t xml:space="preserve">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proofErr w:type="spellStart"/>
      <w:r>
        <w:rPr>
          <w:rFonts w:eastAsia="Arial"/>
        </w:rPr>
        <w:t>BBQRMS.Entities</w:t>
      </w:r>
      <w:proofErr w:type="spellEnd"/>
      <w:r>
        <w:rPr>
          <w:rFonts w:eastAsia="Arial"/>
        </w:rPr>
        <w:t xml:space="preserve"> will hold the data classes for the business entities that will be persisted in the central database. Instances of these entities will be transferred in serialized form from the server to the client and back.</w:t>
      </w:r>
    </w:p>
    <w:p w:rsidR="00A77B3E" w:rsidRDefault="00A77B3E" w:rsidP="00367E32">
      <w:pPr>
        <w:rPr>
          <w:rFonts w:eastAsia="Arial"/>
        </w:rPr>
      </w:pPr>
    </w:p>
    <w:p w:rsidR="00A77B3E" w:rsidRDefault="00C67F31" w:rsidP="00367E32">
      <w:pPr>
        <w:rPr>
          <w:rFonts w:eastAsia="Arial"/>
        </w:rPr>
      </w:pPr>
      <w:proofErr w:type="spellStart"/>
      <w:r>
        <w:rPr>
          <w:rFonts w:eastAsia="Arial"/>
        </w:rPr>
        <w:t>BBQRMS.Reporting</w:t>
      </w:r>
      <w:proofErr w:type="spellEnd"/>
      <w:r>
        <w:rPr>
          <w:rFonts w:eastAsia="Arial"/>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eastAsia="Arial"/>
        </w:rPr>
        <w:t>BBQRMS.Reporting</w:t>
      </w:r>
      <w:proofErr w:type="spellEnd"/>
      <w:r>
        <w:rPr>
          <w:rFonts w:eastAsia="Arial"/>
        </w:rPr>
        <w:t xml:space="preserve">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eastAsia="Arial"/>
          <w:bCs/>
        </w:rPr>
      </w:pPr>
      <w:bookmarkStart w:id="1058" w:name="h.lzs22z-biztux"/>
      <w:bookmarkEnd w:id="1058"/>
      <w:r>
        <w:rPr>
          <w:rFonts w:eastAsia="Arial"/>
          <w:bCs/>
        </w:rPr>
        <w:br w:type="page"/>
      </w:r>
    </w:p>
    <w:p w:rsidR="002B7ED3" w:rsidRDefault="002B7ED3" w:rsidP="002B7ED3">
      <w:pPr>
        <w:pStyle w:val="Heading3"/>
        <w:rPr>
          <w:rFonts w:eastAsia="Arial"/>
        </w:rPr>
      </w:pPr>
      <w:bookmarkStart w:id="1059" w:name="_Toc283154631"/>
      <w:r>
        <w:rPr>
          <w:rFonts w:eastAsia="Arial"/>
        </w:rPr>
        <w:lastRenderedPageBreak/>
        <w:t>Algorithms and Data structures</w:t>
      </w:r>
      <w:bookmarkEnd w:id="1059"/>
    </w:p>
    <w:p w:rsidR="002B7ED3" w:rsidRDefault="002B7ED3" w:rsidP="002B7ED3">
      <w:r>
        <w:t>Algorithms used in the system will be straight forward summations of order items, order item prices, inventory orders, reporting, etc. This application will include few, if any, complex algorithms due to the nature of the application.</w:t>
      </w:r>
    </w:p>
    <w:p w:rsidR="002B7ED3" w:rsidRDefault="002B7ED3" w:rsidP="002B7ED3"/>
    <w:p w:rsidR="002B7ED3" w:rsidRPr="002B7ED3" w:rsidRDefault="005B4FE9" w:rsidP="002B7ED3">
      <w:r>
        <w:t>The system will utilize the d</w:t>
      </w:r>
      <w:r w:rsidR="002B7ED3">
        <w:t xml:space="preserve">ata structures </w:t>
      </w:r>
      <w:r>
        <w:t>from the underlying architecture provided in the .Net Framework, primarily the Collection classes.</w:t>
      </w:r>
    </w:p>
    <w:p w:rsidR="00A77B3E" w:rsidRPr="00D37390" w:rsidRDefault="00C67F31" w:rsidP="00741ACB">
      <w:pPr>
        <w:pStyle w:val="Heading2"/>
        <w:rPr>
          <w:rFonts w:eastAsia="Arial"/>
          <w:bCs/>
        </w:rPr>
      </w:pPr>
      <w:bookmarkStart w:id="1060" w:name="_Toc283154632"/>
      <w:r w:rsidRPr="00D37390">
        <w:rPr>
          <w:rFonts w:eastAsia="Arial"/>
          <w:bCs/>
        </w:rPr>
        <w:t>Process View</w:t>
      </w:r>
      <w:bookmarkEnd w:id="1060"/>
    </w:p>
    <w:p w:rsidR="002B7ED3" w:rsidRDefault="002B7ED3" w:rsidP="00741ACB">
      <w:pPr>
        <w:pStyle w:val="Heading3"/>
        <w:rPr>
          <w:rFonts w:eastAsia="Arial"/>
          <w:bCs/>
        </w:rPr>
      </w:pPr>
      <w:bookmarkStart w:id="1061" w:name="h.6jczkf-ivpoui"/>
      <w:bookmarkEnd w:id="1061"/>
    </w:p>
    <w:p w:rsidR="00A77B3E" w:rsidRDefault="00C67F31" w:rsidP="00741ACB">
      <w:pPr>
        <w:pStyle w:val="Heading3"/>
        <w:rPr>
          <w:rFonts w:eastAsia="Arial"/>
          <w:bCs/>
        </w:rPr>
      </w:pPr>
      <w:bookmarkStart w:id="1062" w:name="_Toc283154633"/>
      <w:r w:rsidRPr="00D37390">
        <w:rPr>
          <w:rFonts w:eastAsia="Arial"/>
          <w:bCs/>
        </w:rPr>
        <w:t>Order Placement and Completion</w:t>
      </w:r>
      <w:bookmarkEnd w:id="1062"/>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13.</w:t>
      </w:r>
      <w:proofErr w:type="gramEnd"/>
      <w:r>
        <w:rPr>
          <w:rFonts w:eastAsia="Arial"/>
        </w:rPr>
        <w:t xml:space="preserve">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1063" w:name="h.on6sq1-hw7eh5"/>
      <w:bookmarkEnd w:id="1063"/>
      <w:r>
        <w:rPr>
          <w:rFonts w:eastAsia="Arial"/>
          <w:bCs/>
        </w:rPr>
        <w:br w:type="page"/>
      </w:r>
    </w:p>
    <w:p w:rsidR="00A77B3E" w:rsidRPr="00D37390" w:rsidRDefault="00C67F31" w:rsidP="00741ACB">
      <w:pPr>
        <w:pStyle w:val="Heading3"/>
        <w:rPr>
          <w:rFonts w:eastAsia="Arial"/>
          <w:bCs/>
        </w:rPr>
      </w:pPr>
      <w:bookmarkStart w:id="1064" w:name="_Toc283154634"/>
      <w:r w:rsidRPr="00D37390">
        <w:rPr>
          <w:rFonts w:eastAsia="Arial"/>
          <w:bCs/>
        </w:rPr>
        <w:lastRenderedPageBreak/>
        <w:t>Run Report</w:t>
      </w:r>
      <w:bookmarkEnd w:id="1064"/>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14.</w:t>
      </w:r>
      <w:proofErr w:type="gramEnd"/>
      <w:r>
        <w:rPr>
          <w:rFonts w:eastAsia="Arial"/>
        </w:rPr>
        <w:t xml:space="preserve"> Run Report Activity Diagram</w:t>
      </w:r>
    </w:p>
    <w:p w:rsidR="00741ACB" w:rsidRPr="00D37390" w:rsidRDefault="00741ACB" w:rsidP="00741ACB">
      <w:pPr>
        <w:pStyle w:val="Heading3"/>
        <w:rPr>
          <w:rFonts w:eastAsia="Arial"/>
        </w:rPr>
      </w:pPr>
      <w:bookmarkStart w:id="1065" w:name="h.s9doa1-spovgn"/>
      <w:bookmarkEnd w:id="1065"/>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1066" w:name="_Toc283154635"/>
      <w:r w:rsidRPr="00D37390">
        <w:rPr>
          <w:rFonts w:eastAsia="Arial"/>
          <w:bCs/>
        </w:rPr>
        <w:t>Menu Management</w:t>
      </w:r>
      <w:bookmarkEnd w:id="1066"/>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15.</w:t>
      </w:r>
      <w:proofErr w:type="gramEnd"/>
      <w:r>
        <w:rPr>
          <w:rFonts w:ascii="Arial" w:eastAsia="Arial" w:hAnsi="Arial" w:cs="Arial"/>
          <w:color w:val="000000"/>
          <w:shd w:val="solid" w:color="FFFFFF" w:fill="FFFFFF"/>
        </w:rPr>
        <w:t xml:space="preserve"> Menu Management Activity Diagram</w:t>
      </w:r>
    </w:p>
    <w:p w:rsidR="00741ACB" w:rsidRPr="00D37390" w:rsidRDefault="00741ACB" w:rsidP="00741ACB">
      <w:pPr>
        <w:pStyle w:val="Heading3"/>
        <w:rPr>
          <w:rFonts w:eastAsia="Arial"/>
          <w:shd w:val="solid" w:color="FFFFFF" w:fill="FFFFFF"/>
        </w:rPr>
      </w:pPr>
      <w:bookmarkStart w:id="1067" w:name="h.8mqpkz-m03ela"/>
      <w:bookmarkEnd w:id="1067"/>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1068" w:name="_Toc283154636"/>
      <w:r w:rsidRPr="00D37390">
        <w:rPr>
          <w:rFonts w:eastAsia="Arial"/>
          <w:bCs/>
          <w:shd w:val="solid" w:color="FFFFFF" w:fill="FFFFFF"/>
        </w:rPr>
        <w:lastRenderedPageBreak/>
        <w:t>Inventory Management</w:t>
      </w:r>
      <w:bookmarkEnd w:id="1068"/>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16.</w:t>
      </w:r>
      <w:proofErr w:type="gramEnd"/>
      <w:r>
        <w:rPr>
          <w:rFonts w:ascii="Arial" w:eastAsia="Arial" w:hAnsi="Arial" w:cs="Arial"/>
          <w:color w:val="000000"/>
          <w:shd w:val="solid" w:color="FFFFFF" w:fill="FFFFFF"/>
        </w:rPr>
        <w:t xml:space="preserve"> Inventory Management Activity Diagram</w:t>
      </w:r>
    </w:p>
    <w:p w:rsidR="00741ACB" w:rsidRPr="00D37390" w:rsidRDefault="00741ACB" w:rsidP="00741ACB">
      <w:pPr>
        <w:pStyle w:val="Heading3"/>
        <w:rPr>
          <w:rFonts w:eastAsia="Arial"/>
          <w:shd w:val="solid" w:color="FFFFFF" w:fill="FFFFFF"/>
        </w:rPr>
      </w:pPr>
      <w:bookmarkStart w:id="1069" w:name="h.bzj6je-wrs4s7"/>
      <w:bookmarkEnd w:id="1069"/>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1070" w:name="_Toc283154637"/>
      <w:r w:rsidRPr="00D37390">
        <w:rPr>
          <w:rFonts w:eastAsia="Arial"/>
          <w:bCs/>
          <w:shd w:val="solid" w:color="FFFFFF" w:fill="FFFFFF"/>
        </w:rPr>
        <w:lastRenderedPageBreak/>
        <w:t>Employee Management Activity Diagram</w:t>
      </w:r>
      <w:bookmarkEnd w:id="1070"/>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17.</w:t>
      </w:r>
      <w:proofErr w:type="gramEnd"/>
      <w:r>
        <w:rPr>
          <w:rFonts w:ascii="Arial" w:eastAsia="Arial" w:hAnsi="Arial" w:cs="Arial"/>
          <w:color w:val="000000"/>
          <w:shd w:val="solid" w:color="FFFFFF" w:fill="FFFFFF"/>
        </w:rPr>
        <w:t xml:space="preserve"> Employee Management Activity Diagram</w:t>
      </w:r>
    </w:p>
    <w:p w:rsidR="00741ACB" w:rsidRPr="00D37390" w:rsidRDefault="00741ACB" w:rsidP="00741ACB">
      <w:pPr>
        <w:pStyle w:val="Heading2"/>
        <w:rPr>
          <w:rFonts w:eastAsia="Arial"/>
        </w:rPr>
      </w:pPr>
      <w:bookmarkStart w:id="1071" w:name="h.po5h9x-tox677"/>
      <w:bookmarkEnd w:id="1071"/>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1072" w:name="_Toc283154638"/>
      <w:r w:rsidRPr="00D37390">
        <w:rPr>
          <w:rFonts w:eastAsia="Arial"/>
          <w:bCs/>
        </w:rPr>
        <w:lastRenderedPageBreak/>
        <w:t>Physical View</w:t>
      </w:r>
      <w:bookmarkEnd w:id="1072"/>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18.</w:t>
      </w:r>
      <w:proofErr w:type="gramEnd"/>
      <w:r>
        <w:rPr>
          <w:rFonts w:eastAsia="Arial"/>
        </w:rPr>
        <w:t xml:space="preserve">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proofErr w:type="gramStart"/>
      <w:r>
        <w:rPr>
          <w:rFonts w:eastAsia="Arial"/>
        </w:rPr>
        <w:t>one</w:t>
      </w:r>
      <w:proofErr w:type="gramEnd"/>
      <w:r>
        <w:rPr>
          <w:rFonts w:eastAsia="Arial"/>
        </w:rPr>
        <w:t xml:space="preserve"> central server machine running the SQL Server database service and the service hosting the BBQRMS data access services</w:t>
      </w:r>
    </w:p>
    <w:p w:rsidR="00A77B3E" w:rsidRDefault="00C67F31" w:rsidP="00367E32">
      <w:pPr>
        <w:rPr>
          <w:rFonts w:eastAsia="Arial"/>
        </w:rPr>
      </w:pPr>
      <w:proofErr w:type="gramStart"/>
      <w:r>
        <w:rPr>
          <w:rFonts w:eastAsia="Arial"/>
        </w:rPr>
        <w:t>one</w:t>
      </w:r>
      <w:proofErr w:type="gramEnd"/>
      <w:r>
        <w:rPr>
          <w:rFonts w:eastAsia="Arial"/>
        </w:rPr>
        <w:t xml:space="preserve"> or more cashier’s terminals where the BBQRMS client program can be run to use the Order Entry component.</w:t>
      </w:r>
    </w:p>
    <w:p w:rsidR="00A77B3E" w:rsidRDefault="00C67F31" w:rsidP="00367E32">
      <w:pPr>
        <w:rPr>
          <w:rFonts w:eastAsia="Arial"/>
        </w:rPr>
      </w:pPr>
      <w:proofErr w:type="gramStart"/>
      <w:r>
        <w:rPr>
          <w:rFonts w:eastAsia="Arial"/>
        </w:rPr>
        <w:t>one</w:t>
      </w:r>
      <w:proofErr w:type="gramEnd"/>
      <w:r>
        <w:rPr>
          <w:rFonts w:eastAsia="Arial"/>
        </w:rPr>
        <w:t xml:space="preserve"> or more cook’s terminals where the BBQRMS client program is run to use the order queue display component.</w:t>
      </w:r>
    </w:p>
    <w:p w:rsidR="00A77B3E" w:rsidRDefault="00C67F31" w:rsidP="00367E32">
      <w:pPr>
        <w:rPr>
          <w:rFonts w:eastAsia="Arial"/>
        </w:rPr>
      </w:pPr>
      <w:proofErr w:type="gramStart"/>
      <w:r>
        <w:rPr>
          <w:rFonts w:eastAsia="Arial"/>
        </w:rPr>
        <w:t>one</w:t>
      </w:r>
      <w:proofErr w:type="gramEnd"/>
      <w:r>
        <w:rPr>
          <w:rFonts w:eastAsia="Arial"/>
        </w:rPr>
        <w:t xml:space="preserv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The cashier’s terminal will also include local data storage to be used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Communication between processes, (except the connection to the database), will utilize WCF channels. This decision allows us to configure the details of the bindings later without impacting the system architecture.</w:t>
      </w:r>
    </w:p>
    <w:p w:rsidR="00A77B3E" w:rsidRDefault="00A77B3E" w:rsidP="00367E32">
      <w:pPr>
        <w:rPr>
          <w:rFonts w:eastAsia="Arial"/>
        </w:rPr>
      </w:pPr>
    </w:p>
    <w:p w:rsidR="00A77B3E" w:rsidRDefault="00C67F31" w:rsidP="00367E32">
      <w:pPr>
        <w:rPr>
          <w:rFonts w:eastAsia="Arial"/>
        </w:rPr>
      </w:pPr>
      <w:r>
        <w:rPr>
          <w:rFonts w:eastAsia="Arial"/>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1073" w:name="h.jpgo99-nvtmr1"/>
      <w:bookmarkEnd w:id="1073"/>
      <w:r>
        <w:rPr>
          <w:rFonts w:eastAsia="Arial"/>
        </w:rPr>
        <w:br w:type="page"/>
      </w:r>
    </w:p>
    <w:p w:rsidR="00A77B3E" w:rsidRPr="00D37390" w:rsidRDefault="00C67F31" w:rsidP="00D37390">
      <w:pPr>
        <w:pStyle w:val="Heading1"/>
        <w:rPr>
          <w:rFonts w:eastAsia="Arial"/>
        </w:rPr>
      </w:pPr>
      <w:bookmarkStart w:id="1074" w:name="_Toc283154639"/>
      <w:r w:rsidRPr="00D37390">
        <w:rPr>
          <w:rFonts w:eastAsia="Arial"/>
        </w:rPr>
        <w:lastRenderedPageBreak/>
        <w:t>Policies and Tactics</w:t>
      </w:r>
      <w:bookmarkEnd w:id="1074"/>
    </w:p>
    <w:p w:rsidR="00A77B3E" w:rsidRDefault="00C67F31" w:rsidP="00367E32">
      <w:pPr>
        <w:rPr>
          <w:rFonts w:eastAsia="Arial"/>
        </w:rPr>
      </w:pPr>
      <w:proofErr w:type="gramStart"/>
      <w:r>
        <w:rPr>
          <w:rFonts w:eastAsia="Arial"/>
        </w:rPr>
        <w:t>Using the Model-View-</w:t>
      </w:r>
      <w:proofErr w:type="spellStart"/>
      <w:r>
        <w:rPr>
          <w:rFonts w:eastAsia="Arial"/>
        </w:rPr>
        <w:t>ViewModel</w:t>
      </w:r>
      <w:proofErr w:type="spellEnd"/>
      <w:r>
        <w:rPr>
          <w:rFonts w:eastAsia="Arial"/>
        </w:rPr>
        <w:t xml:space="preserve"> design pattern for user interfaces.</w:t>
      </w:r>
      <w:proofErr w:type="gramEnd"/>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proofErr w:type="gramStart"/>
      <w:r>
        <w:rPr>
          <w:rFonts w:eastAsia="Arial"/>
        </w:rPr>
        <w:t>Using ADO.Net Entity Framework 4 for the Object-Relational-Mapping system.</w:t>
      </w:r>
      <w:proofErr w:type="gramEnd"/>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1075" w:name="h.7nx8as-jqyllr"/>
      <w:bookmarkStart w:id="1076" w:name="_Toc283154640"/>
      <w:bookmarkEnd w:id="1075"/>
      <w:r w:rsidRPr="00D37390">
        <w:rPr>
          <w:rFonts w:eastAsia="Arial"/>
        </w:rPr>
        <w:t>Detailed System Design</w:t>
      </w:r>
      <w:bookmarkEnd w:id="1076"/>
    </w:p>
    <w:p w:rsidR="00A77B3E" w:rsidRPr="00D37390" w:rsidRDefault="00C67F31" w:rsidP="00741ACB">
      <w:pPr>
        <w:pStyle w:val="Heading2"/>
        <w:rPr>
          <w:rFonts w:eastAsia="Arial"/>
          <w:bCs/>
        </w:rPr>
      </w:pPr>
      <w:bookmarkStart w:id="1077" w:name="h.wht54o-hcftdn"/>
      <w:bookmarkStart w:id="1078" w:name="_Toc283154641"/>
      <w:bookmarkEnd w:id="1077"/>
      <w:r w:rsidRPr="00D37390">
        <w:rPr>
          <w:rFonts w:eastAsia="Arial"/>
          <w:bCs/>
        </w:rPr>
        <w:t>Database</w:t>
      </w:r>
      <w:bookmarkEnd w:id="1078"/>
    </w:p>
    <w:p w:rsidR="00A77B3E" w:rsidRPr="00D37390" w:rsidRDefault="00C67F31" w:rsidP="00741ACB">
      <w:pPr>
        <w:pStyle w:val="Heading3"/>
        <w:rPr>
          <w:rFonts w:eastAsia="Arial"/>
          <w:bCs/>
        </w:rPr>
      </w:pPr>
      <w:bookmarkStart w:id="1079" w:name="h.5157l5-aoo95d"/>
      <w:bookmarkStart w:id="1080" w:name="_Toc283154642"/>
      <w:bookmarkEnd w:id="1079"/>
      <w:r w:rsidRPr="00D37390">
        <w:rPr>
          <w:rFonts w:eastAsia="Arial"/>
          <w:bCs/>
        </w:rPr>
        <w:t>Orders and menus</w:t>
      </w:r>
      <w:bookmarkEnd w:id="1080"/>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19.</w:t>
      </w:r>
      <w:proofErr w:type="gramEnd"/>
      <w:r>
        <w:rPr>
          <w:rFonts w:eastAsia="Arial"/>
        </w:rPr>
        <w:t xml:space="preserve"> ERD of the order and menus module</w:t>
      </w:r>
    </w:p>
    <w:p w:rsidR="00741ACB" w:rsidRPr="00D37390" w:rsidRDefault="00741ACB" w:rsidP="00741ACB">
      <w:pPr>
        <w:pStyle w:val="Heading3"/>
        <w:rPr>
          <w:rFonts w:eastAsia="Arial"/>
        </w:rPr>
      </w:pPr>
      <w:bookmarkStart w:id="1081" w:name="h.wi1as1-vm9cqu"/>
      <w:bookmarkEnd w:id="1081"/>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1082" w:name="_Toc283154643"/>
      <w:r w:rsidRPr="00D37390">
        <w:rPr>
          <w:rFonts w:eastAsia="Arial"/>
          <w:bCs/>
        </w:rPr>
        <w:lastRenderedPageBreak/>
        <w:t>Inventory</w:t>
      </w:r>
      <w:bookmarkEnd w:id="1082"/>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20.</w:t>
      </w:r>
      <w:proofErr w:type="gramEnd"/>
      <w:r>
        <w:rPr>
          <w:rFonts w:eastAsia="Arial"/>
        </w:rPr>
        <w:t xml:space="preserve"> ERD of the inventory module</w:t>
      </w:r>
    </w:p>
    <w:p w:rsidR="00A77B3E" w:rsidRPr="00D37390" w:rsidRDefault="00C67F31" w:rsidP="00741ACB">
      <w:pPr>
        <w:pStyle w:val="Heading3"/>
        <w:rPr>
          <w:rFonts w:eastAsia="Arial"/>
          <w:bCs/>
        </w:rPr>
      </w:pPr>
      <w:bookmarkStart w:id="1083" w:name="h.ql1zx9-mqcc4g"/>
      <w:bookmarkStart w:id="1084" w:name="_Toc283154644"/>
      <w:bookmarkEnd w:id="1083"/>
      <w:r w:rsidRPr="00D37390">
        <w:rPr>
          <w:rFonts w:eastAsia="Arial"/>
          <w:bCs/>
        </w:rPr>
        <w:t>Employees</w:t>
      </w:r>
      <w:bookmarkEnd w:id="1084"/>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1085" w:name="h.q6yxyy-asw70m"/>
      <w:bookmarkEnd w:id="1085"/>
      <w:proofErr w:type="gramStart"/>
      <w:r>
        <w:rPr>
          <w:rFonts w:eastAsia="Arial"/>
        </w:rPr>
        <w:t>Figure 21.</w:t>
      </w:r>
      <w:proofErr w:type="gramEnd"/>
      <w:r>
        <w:rPr>
          <w:rFonts w:eastAsia="Arial"/>
        </w:rPr>
        <w:t xml:space="preserve"> ERD of the employee management module</w:t>
      </w:r>
      <w:r>
        <w:br w:type="page"/>
      </w:r>
      <w:bookmarkStart w:id="1086" w:name="_Toc283154645"/>
      <w:r w:rsidRPr="00D37390">
        <w:rPr>
          <w:rStyle w:val="Heading1Char"/>
        </w:rPr>
        <w:lastRenderedPageBreak/>
        <w:t>Glossary</w:t>
      </w:r>
      <w:bookmarkEnd w:id="1086"/>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1087" w:name="h.n52fpa-z54ckt"/>
      <w:bookmarkEnd w:id="1087"/>
      <w:r w:rsidRPr="00D37390">
        <w:br w:type="page"/>
      </w:r>
      <w:bookmarkStart w:id="1088" w:name="_Toc283154646"/>
      <w:r w:rsidRPr="00D37390">
        <w:rPr>
          <w:rFonts w:eastAsia="Arial"/>
        </w:rPr>
        <w:lastRenderedPageBreak/>
        <w:t>Bibliography</w:t>
      </w:r>
      <w:bookmarkEnd w:id="1088"/>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w:t>
      </w:r>
      <w:proofErr w:type="gramStart"/>
      <w:r w:rsidRPr="00367E32">
        <w:rPr>
          <w:rFonts w:ascii="Arial" w:hAnsi="Arial" w:cs="Arial"/>
        </w:rPr>
        <w:t>By</w:t>
      </w:r>
      <w:proofErr w:type="gramEnd"/>
      <w:r w:rsidRPr="00367E32">
        <w:rPr>
          <w:rFonts w:ascii="Arial" w:hAnsi="Arial" w:cs="Arial"/>
        </w:rPr>
        <w:t xml:space="preserve"> Karl Seguin </w:t>
      </w:r>
      <w:hyperlink r:id="rId40" w:history="1">
        <w:r w:rsidRPr="00367E32">
          <w:rPr>
            <w:rFonts w:ascii="Arial" w:eastAsia="Arial" w:hAnsi="Arial" w:cs="Arial"/>
            <w:color w:val="000099"/>
            <w:u w:val="single"/>
          </w:rPr>
          <w:t>www</w:t>
        </w:r>
      </w:hyperlink>
      <w:hyperlink r:id="rId41" w:history="1">
        <w:r w:rsidRPr="00367E32">
          <w:rPr>
            <w:rFonts w:ascii="Arial" w:eastAsia="Arial" w:hAnsi="Arial" w:cs="Arial"/>
            <w:color w:val="000099"/>
            <w:u w:val="single"/>
          </w:rPr>
          <w:t>.</w:t>
        </w:r>
      </w:hyperlink>
      <w:hyperlink r:id="rId42" w:history="1">
        <w:proofErr w:type="gramStart"/>
        <w:r w:rsidRPr="00367E32">
          <w:rPr>
            <w:rFonts w:ascii="Arial" w:eastAsia="Arial" w:hAnsi="Arial" w:cs="Arial"/>
            <w:color w:val="000099"/>
            <w:u w:val="single"/>
          </w:rPr>
          <w:t>codebetter</w:t>
        </w:r>
        <w:proofErr w:type="gramEnd"/>
      </w:hyperlink>
      <w:hyperlink r:id="rId43" w:history="1">
        <w:r w:rsidRPr="00367E32">
          <w:rPr>
            <w:rFonts w:ascii="Arial" w:eastAsia="Arial" w:hAnsi="Arial" w:cs="Arial"/>
            <w:color w:val="000099"/>
            <w:u w:val="single"/>
          </w:rPr>
          <w:t>.</w:t>
        </w:r>
      </w:hyperlink>
      <w:hyperlink r:id="rId44" w:history="1">
        <w:proofErr w:type="gramStart"/>
        <w:r w:rsidRPr="00367E32">
          <w:rPr>
            <w:rFonts w:ascii="Arial" w:eastAsia="Arial" w:hAnsi="Arial" w:cs="Arial"/>
            <w:color w:val="000099"/>
            <w:u w:val="single"/>
          </w:rPr>
          <w:t>com</w:t>
        </w:r>
        <w:proofErr w:type="gramEnd"/>
      </w:hyperlink>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odel-View-</w:t>
      </w:r>
      <w:proofErr w:type="spellStart"/>
      <w:r w:rsidR="00C67F31" w:rsidRPr="00367E32">
        <w:rPr>
          <w:rFonts w:ascii="Arial" w:eastAsia="Arial" w:hAnsi="Arial" w:cs="Arial"/>
        </w:rPr>
        <w:t>ViewModel</w:t>
      </w:r>
      <w:proofErr w:type="spellEnd"/>
      <w:r w:rsidR="00C67F31" w:rsidRPr="00367E32">
        <w:rPr>
          <w:rFonts w:ascii="Arial" w:eastAsia="Arial" w:hAnsi="Arial" w:cs="Arial"/>
        </w:rPr>
        <w:t xml:space="preserve"> Pattern By </w:t>
      </w:r>
      <w:proofErr w:type="spellStart"/>
      <w:r w:rsidR="00C67F31" w:rsidRPr="00367E32">
        <w:rPr>
          <w:rFonts w:ascii="Arial" w:eastAsia="Arial" w:hAnsi="Arial" w:cs="Arial"/>
        </w:rPr>
        <w:t>Chistian</w:t>
      </w:r>
      <w:proofErr w:type="spellEnd"/>
      <w:r w:rsidR="00C67F31" w:rsidRPr="00367E32">
        <w:rPr>
          <w:rFonts w:ascii="Arial" w:eastAsia="Arial" w:hAnsi="Arial" w:cs="Arial"/>
        </w:rPr>
        <w:t xml:space="preserve"> Moser </w:t>
      </w:r>
      <w:hyperlink r:id="rId45" w:history="1">
        <w:r w:rsidR="00C67F31" w:rsidRPr="00367E32">
          <w:rPr>
            <w:rFonts w:ascii="Arial" w:eastAsia="Arial" w:hAnsi="Arial" w:cs="Arial"/>
            <w:color w:val="000099"/>
            <w:u w:val="single"/>
          </w:rPr>
          <w:t>http</w:t>
        </w:r>
      </w:hyperlink>
      <w:hyperlink r:id="rId46" w:history="1">
        <w:r w:rsidR="00C67F31" w:rsidRPr="00367E32">
          <w:rPr>
            <w:rFonts w:ascii="Arial" w:eastAsia="Arial" w:hAnsi="Arial" w:cs="Arial"/>
            <w:color w:val="000099"/>
            <w:u w:val="single"/>
          </w:rPr>
          <w:t>://</w:t>
        </w:r>
      </w:hyperlink>
      <w:hyperlink r:id="rId47" w:history="1">
        <w:r w:rsidR="00C67F31" w:rsidRPr="00367E32">
          <w:rPr>
            <w:rFonts w:ascii="Arial" w:eastAsia="Arial" w:hAnsi="Arial" w:cs="Arial"/>
            <w:color w:val="000099"/>
            <w:u w:val="single"/>
          </w:rPr>
          <w:t>www</w:t>
        </w:r>
      </w:hyperlink>
      <w:hyperlink r:id="rId48" w:history="1">
        <w:r w:rsidR="00C67F31" w:rsidRPr="00367E32">
          <w:rPr>
            <w:rFonts w:ascii="Arial" w:eastAsia="Arial" w:hAnsi="Arial" w:cs="Arial"/>
            <w:color w:val="000099"/>
            <w:u w:val="single"/>
          </w:rPr>
          <w:t>.</w:t>
        </w:r>
      </w:hyperlink>
      <w:hyperlink r:id="rId49" w:history="1">
        <w:proofErr w:type="gramStart"/>
        <w:r w:rsidR="00C67F31" w:rsidRPr="00367E32">
          <w:rPr>
            <w:rFonts w:ascii="Arial" w:eastAsia="Arial" w:hAnsi="Arial" w:cs="Arial"/>
            <w:color w:val="000099"/>
            <w:u w:val="single"/>
          </w:rPr>
          <w:t>wpftutorial</w:t>
        </w:r>
        <w:proofErr w:type="gramEnd"/>
      </w:hyperlink>
      <w:hyperlink r:id="rId50" w:history="1">
        <w:r w:rsidR="00C67F31" w:rsidRPr="00367E32">
          <w:rPr>
            <w:rFonts w:ascii="Arial" w:eastAsia="Arial" w:hAnsi="Arial" w:cs="Arial"/>
            <w:color w:val="000099"/>
            <w:u w:val="single"/>
          </w:rPr>
          <w:t>.</w:t>
        </w:r>
      </w:hyperlink>
      <w:hyperlink r:id="rId51" w:history="1">
        <w:r w:rsidR="00C67F31" w:rsidRPr="00367E32">
          <w:rPr>
            <w:rFonts w:ascii="Arial" w:eastAsia="Arial" w:hAnsi="Arial" w:cs="Arial"/>
            <w:color w:val="000099"/>
            <w:u w:val="single"/>
          </w:rPr>
          <w:t>net</w:t>
        </w:r>
      </w:hyperlink>
      <w:hyperlink r:id="rId52" w:history="1">
        <w:r w:rsidR="00C67F31" w:rsidRPr="00367E32">
          <w:rPr>
            <w:rFonts w:ascii="Arial" w:eastAsia="Arial" w:hAnsi="Arial" w:cs="Arial"/>
            <w:color w:val="000099"/>
            <w:u w:val="single"/>
          </w:rPr>
          <w:t>/</w:t>
        </w:r>
      </w:hyperlink>
      <w:hyperlink r:id="rId53" w:history="1">
        <w:r w:rsidR="00C67F31" w:rsidRPr="00367E32">
          <w:rPr>
            <w:rFonts w:ascii="Arial" w:eastAsia="Arial" w:hAnsi="Arial" w:cs="Arial"/>
            <w:color w:val="000099"/>
            <w:u w:val="single"/>
          </w:rPr>
          <w:t>MVVM</w:t>
        </w:r>
      </w:hyperlink>
      <w:hyperlink r:id="rId54" w:history="1">
        <w:r w:rsidR="00C67F31" w:rsidRPr="00367E32">
          <w:rPr>
            <w:rFonts w:ascii="Arial" w:eastAsia="Arial" w:hAnsi="Arial" w:cs="Arial"/>
            <w:color w:val="000099"/>
            <w:u w:val="single"/>
          </w:rPr>
          <w:t>.</w:t>
        </w:r>
      </w:hyperlink>
      <w:hyperlink r:id="rId55" w:history="1">
        <w:proofErr w:type="gramStart"/>
        <w:r w:rsidR="00C67F31" w:rsidRPr="00367E32">
          <w:rPr>
            <w:rFonts w:ascii="Arial" w:eastAsia="Arial" w:hAnsi="Arial" w:cs="Arial"/>
            <w:color w:val="000099"/>
            <w:u w:val="single"/>
          </w:rPr>
          <w:t>html</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hyperlink r:id="rId56" w:history="1">
        <w:r w:rsidRPr="00367E32">
          <w:rPr>
            <w:rFonts w:ascii="Arial" w:eastAsia="Arial" w:hAnsi="Arial" w:cs="Arial"/>
            <w:color w:val="000099"/>
            <w:u w:val="single"/>
            <w:shd w:val="solid" w:color="FFFFFF" w:fill="FFFFFF"/>
          </w:rPr>
          <w:t>http</w:t>
        </w:r>
      </w:hyperlink>
      <w:hyperlink r:id="rId57" w:history="1">
        <w:r w:rsidRPr="00367E32">
          <w:rPr>
            <w:rFonts w:ascii="Arial" w:eastAsia="Arial" w:hAnsi="Arial" w:cs="Arial"/>
            <w:color w:val="000099"/>
            <w:u w:val="single"/>
            <w:shd w:val="solid" w:color="FFFFFF" w:fill="FFFFFF"/>
          </w:rPr>
          <w:t>://</w:t>
        </w:r>
      </w:hyperlink>
      <w:hyperlink r:id="rId58" w:history="1">
        <w:r w:rsidRPr="00367E32">
          <w:rPr>
            <w:rFonts w:ascii="Arial" w:eastAsia="Arial" w:hAnsi="Arial" w:cs="Arial"/>
            <w:color w:val="000099"/>
            <w:u w:val="single"/>
            <w:shd w:val="solid" w:color="FFFFFF" w:fill="FFFFFF"/>
          </w:rPr>
          <w:t>staruml</w:t>
        </w:r>
      </w:hyperlink>
      <w:hyperlink r:id="rId59" w:history="1">
        <w:r w:rsidRPr="00367E32">
          <w:rPr>
            <w:rFonts w:ascii="Arial" w:eastAsia="Arial" w:hAnsi="Arial" w:cs="Arial"/>
            <w:color w:val="000099"/>
            <w:u w:val="single"/>
            <w:shd w:val="solid" w:color="FFFFFF" w:fill="FFFFFF"/>
          </w:rPr>
          <w:t>.</w:t>
        </w:r>
      </w:hyperlink>
      <w:hyperlink r:id="rId60" w:history="1">
        <w:proofErr w:type="gramStart"/>
        <w:r w:rsidRPr="00367E32">
          <w:rPr>
            <w:rFonts w:ascii="Arial" w:eastAsia="Arial" w:hAnsi="Arial" w:cs="Arial"/>
            <w:color w:val="000099"/>
            <w:u w:val="single"/>
            <w:shd w:val="solid" w:color="FFFFFF" w:fill="FFFFFF"/>
          </w:rPr>
          <w:t>sourceforge</w:t>
        </w:r>
        <w:proofErr w:type="gramEnd"/>
      </w:hyperlink>
      <w:hyperlink r:id="rId61" w:history="1">
        <w:r w:rsidRPr="00367E32">
          <w:rPr>
            <w:rFonts w:ascii="Arial" w:eastAsia="Arial" w:hAnsi="Arial" w:cs="Arial"/>
            <w:color w:val="000099"/>
            <w:u w:val="single"/>
            <w:shd w:val="solid" w:color="FFFFFF" w:fill="FFFFFF"/>
          </w:rPr>
          <w:t>.</w:t>
        </w:r>
      </w:hyperlink>
      <w:hyperlink r:id="rId62" w:history="1">
        <w:proofErr w:type="gramStart"/>
        <w:r w:rsidRPr="00367E32">
          <w:rPr>
            <w:rFonts w:ascii="Arial" w:eastAsia="Arial" w:hAnsi="Arial" w:cs="Arial"/>
            <w:color w:val="000099"/>
            <w:u w:val="single"/>
            <w:shd w:val="solid" w:color="FFFFFF" w:fill="FFFFFF"/>
          </w:rPr>
          <w:t>net</w:t>
        </w:r>
      </w:hyperlink>
      <w:hyperlink r:id="rId63" w:history="1">
        <w:r w:rsidRPr="00367E32">
          <w:rPr>
            <w:rFonts w:ascii="Arial" w:eastAsia="Arial" w:hAnsi="Arial" w:cs="Arial"/>
            <w:color w:val="000099"/>
            <w:u w:val="single"/>
            <w:shd w:val="solid" w:color="FFFFFF" w:fill="FFFFFF"/>
          </w:rPr>
          <w:t>/</w:t>
        </w:r>
      </w:hyperlink>
      <w:hyperlink r:id="rId64" w:history="1">
        <w:r w:rsidRPr="00367E32">
          <w:rPr>
            <w:rFonts w:ascii="Arial" w:eastAsia="Arial" w:hAnsi="Arial" w:cs="Arial"/>
            <w:color w:val="000099"/>
            <w:u w:val="single"/>
            <w:shd w:val="solid" w:color="FFFFFF" w:fill="FFFFFF"/>
          </w:rPr>
          <w:t>en</w:t>
        </w:r>
        <w:proofErr w:type="gramEnd"/>
      </w:hyperlink>
      <w:hyperlink r:id="rId65"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proofErr w:type="spellStart"/>
      <w:r w:rsidRPr="00367E32">
        <w:rPr>
          <w:rFonts w:ascii="Arial" w:eastAsia="Arial" w:hAnsi="Arial" w:cs="Arial"/>
          <w:color w:val="000000"/>
        </w:rPr>
        <w:t>fyiReporting</w:t>
      </w:r>
      <w:proofErr w:type="spellEnd"/>
      <w:r w:rsidRPr="00367E32">
        <w:rPr>
          <w:rFonts w:ascii="Arial" w:eastAsia="Arial" w:hAnsi="Arial" w:cs="Arial"/>
          <w:color w:val="000000"/>
        </w:rPr>
        <w:t xml:space="preserve"> RDL Project </w:t>
      </w:r>
      <w:hyperlink r:id="rId66" w:history="1">
        <w:r w:rsidRPr="00367E32">
          <w:rPr>
            <w:rFonts w:ascii="Arial" w:eastAsia="Arial" w:hAnsi="Arial" w:cs="Arial"/>
            <w:color w:val="000099"/>
            <w:u w:val="single"/>
            <w:shd w:val="solid" w:color="FFFFFF" w:fill="FFFFFF"/>
          </w:rPr>
          <w:t>http</w:t>
        </w:r>
      </w:hyperlink>
      <w:hyperlink r:id="rId67" w:history="1">
        <w:r w:rsidRPr="00367E32">
          <w:rPr>
            <w:rFonts w:ascii="Arial" w:eastAsia="Arial" w:hAnsi="Arial" w:cs="Arial"/>
            <w:color w:val="000099"/>
            <w:u w:val="single"/>
            <w:shd w:val="solid" w:color="FFFFFF" w:fill="FFFFFF"/>
          </w:rPr>
          <w:t>://</w:t>
        </w:r>
      </w:hyperlink>
      <w:hyperlink r:id="rId68" w:history="1">
        <w:r w:rsidRPr="00367E32">
          <w:rPr>
            <w:rFonts w:ascii="Arial" w:eastAsia="Arial" w:hAnsi="Arial" w:cs="Arial"/>
            <w:color w:val="000099"/>
            <w:u w:val="single"/>
            <w:shd w:val="solid" w:color="FFFFFF" w:fill="FFFFFF"/>
          </w:rPr>
          <w:t>www</w:t>
        </w:r>
      </w:hyperlink>
      <w:hyperlink r:id="rId69" w:history="1">
        <w:r w:rsidRPr="00367E32">
          <w:rPr>
            <w:rFonts w:ascii="Arial" w:eastAsia="Arial" w:hAnsi="Arial" w:cs="Arial"/>
            <w:color w:val="000099"/>
            <w:u w:val="single"/>
            <w:shd w:val="solid" w:color="FFFFFF" w:fill="FFFFFF"/>
          </w:rPr>
          <w:t>.</w:t>
        </w:r>
      </w:hyperlink>
      <w:hyperlink r:id="rId70" w:history="1">
        <w:proofErr w:type="gramStart"/>
        <w:r w:rsidRPr="00367E32">
          <w:rPr>
            <w:rFonts w:ascii="Arial" w:eastAsia="Arial" w:hAnsi="Arial" w:cs="Arial"/>
            <w:color w:val="000099"/>
            <w:u w:val="single"/>
            <w:shd w:val="solid" w:color="FFFFFF" w:fill="FFFFFF"/>
          </w:rPr>
          <w:t>fyireporting</w:t>
        </w:r>
        <w:proofErr w:type="gramEnd"/>
      </w:hyperlink>
      <w:hyperlink r:id="rId71" w:history="1">
        <w:r w:rsidRPr="00367E32">
          <w:rPr>
            <w:rFonts w:ascii="Arial" w:eastAsia="Arial" w:hAnsi="Arial" w:cs="Arial"/>
            <w:color w:val="000099"/>
            <w:u w:val="single"/>
            <w:shd w:val="solid" w:color="FFFFFF" w:fill="FFFFFF"/>
          </w:rPr>
          <w:t>.</w:t>
        </w:r>
      </w:hyperlink>
      <w:hyperlink r:id="rId72" w:history="1">
        <w:proofErr w:type="gramStart"/>
        <w:r w:rsidRPr="00367E32">
          <w:rPr>
            <w:rFonts w:ascii="Arial" w:eastAsia="Arial" w:hAnsi="Arial" w:cs="Arial"/>
            <w:color w:val="000099"/>
            <w:u w:val="single"/>
            <w:shd w:val="solid" w:color="FFFFFF" w:fill="FFFFFF"/>
          </w:rPr>
          <w:t>com</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hyperlink r:id="rId73" w:history="1">
        <w:r w:rsidRPr="00367E32">
          <w:rPr>
            <w:rFonts w:ascii="Arial" w:eastAsia="Arial" w:hAnsi="Arial" w:cs="Arial"/>
            <w:color w:val="000099"/>
            <w:u w:val="single"/>
            <w:shd w:val="solid" w:color="FFFFFF" w:fill="FFFFFF"/>
          </w:rPr>
          <w:t>http</w:t>
        </w:r>
      </w:hyperlink>
      <w:hyperlink r:id="rId74" w:history="1">
        <w:r w:rsidRPr="00367E32">
          <w:rPr>
            <w:rFonts w:ascii="Arial" w:eastAsia="Arial" w:hAnsi="Arial" w:cs="Arial"/>
            <w:color w:val="000099"/>
            <w:u w:val="single"/>
            <w:shd w:val="solid" w:color="FFFFFF" w:fill="FFFFFF"/>
          </w:rPr>
          <w:t>://</w:t>
        </w:r>
      </w:hyperlink>
      <w:hyperlink r:id="rId75" w:history="1">
        <w:r w:rsidRPr="00367E32">
          <w:rPr>
            <w:rFonts w:ascii="Arial" w:eastAsia="Arial" w:hAnsi="Arial" w:cs="Arial"/>
            <w:color w:val="000099"/>
            <w:u w:val="single"/>
            <w:shd w:val="solid" w:color="FFFFFF" w:fill="FFFFFF"/>
          </w:rPr>
          <w:t>www</w:t>
        </w:r>
      </w:hyperlink>
      <w:hyperlink r:id="rId76" w:history="1">
        <w:r w:rsidRPr="00367E32">
          <w:rPr>
            <w:rFonts w:ascii="Arial" w:eastAsia="Arial" w:hAnsi="Arial" w:cs="Arial"/>
            <w:color w:val="000099"/>
            <w:u w:val="single"/>
            <w:shd w:val="solid" w:color="FFFFFF" w:fill="FFFFFF"/>
          </w:rPr>
          <w:t>.</w:t>
        </w:r>
      </w:hyperlink>
      <w:hyperlink r:id="rId77" w:history="1">
        <w:proofErr w:type="gramStart"/>
        <w:r w:rsidRPr="00367E32">
          <w:rPr>
            <w:rFonts w:ascii="Arial" w:eastAsia="Arial" w:hAnsi="Arial" w:cs="Arial"/>
            <w:color w:val="000099"/>
            <w:u w:val="single"/>
            <w:shd w:val="solid" w:color="FFFFFF" w:fill="FFFFFF"/>
          </w:rPr>
          <w:t>microsoft</w:t>
        </w:r>
        <w:proofErr w:type="gramEnd"/>
      </w:hyperlink>
      <w:hyperlink r:id="rId78" w:history="1">
        <w:r w:rsidRPr="00367E32">
          <w:rPr>
            <w:rFonts w:ascii="Arial" w:eastAsia="Arial" w:hAnsi="Arial" w:cs="Arial"/>
            <w:color w:val="000099"/>
            <w:u w:val="single"/>
            <w:shd w:val="solid" w:color="FFFFFF" w:fill="FFFFFF"/>
          </w:rPr>
          <w:t>.</w:t>
        </w:r>
      </w:hyperlink>
      <w:hyperlink r:id="rId79" w:history="1">
        <w:r w:rsidRPr="00367E32">
          <w:rPr>
            <w:rFonts w:ascii="Arial" w:eastAsia="Arial" w:hAnsi="Arial" w:cs="Arial"/>
            <w:color w:val="000099"/>
            <w:u w:val="single"/>
            <w:shd w:val="solid" w:color="FFFFFF" w:fill="FFFFFF"/>
          </w:rPr>
          <w:t>com</w:t>
        </w:r>
      </w:hyperlink>
      <w:hyperlink r:id="rId80" w:history="1">
        <w:r w:rsidRPr="00367E32">
          <w:rPr>
            <w:rFonts w:ascii="Arial" w:eastAsia="Arial" w:hAnsi="Arial" w:cs="Arial"/>
            <w:color w:val="000099"/>
            <w:u w:val="single"/>
            <w:shd w:val="solid" w:color="FFFFFF" w:fill="FFFFFF"/>
          </w:rPr>
          <w:t>/</w:t>
        </w:r>
      </w:hyperlink>
      <w:hyperlink r:id="rId81" w:history="1">
        <w:r w:rsidRPr="00367E32">
          <w:rPr>
            <w:rFonts w:ascii="Arial" w:eastAsia="Arial" w:hAnsi="Arial" w:cs="Arial"/>
            <w:color w:val="000099"/>
            <w:u w:val="single"/>
            <w:shd w:val="solid" w:color="FFFFFF" w:fill="FFFFFF"/>
          </w:rPr>
          <w:t>sqlserver</w:t>
        </w:r>
      </w:hyperlink>
      <w:hyperlink r:id="rId82" w:history="1">
        <w:r w:rsidRPr="00367E32">
          <w:rPr>
            <w:rFonts w:ascii="Arial" w:eastAsia="Arial" w:hAnsi="Arial" w:cs="Arial"/>
            <w:color w:val="000099"/>
            <w:u w:val="single"/>
            <w:shd w:val="solid" w:color="FFFFFF" w:fill="FFFFFF"/>
          </w:rPr>
          <w:t>/2008/</w:t>
        </w:r>
      </w:hyperlink>
      <w:hyperlink r:id="rId83" w:history="1">
        <w:r w:rsidRPr="00367E32">
          <w:rPr>
            <w:rFonts w:ascii="Arial" w:eastAsia="Arial" w:hAnsi="Arial" w:cs="Arial"/>
            <w:color w:val="000099"/>
            <w:u w:val="single"/>
            <w:shd w:val="solid" w:color="FFFFFF" w:fill="FFFFFF"/>
          </w:rPr>
          <w:t>en</w:t>
        </w:r>
      </w:hyperlink>
      <w:hyperlink r:id="rId84" w:history="1">
        <w:r w:rsidRPr="00367E32">
          <w:rPr>
            <w:rFonts w:ascii="Arial" w:eastAsia="Arial" w:hAnsi="Arial" w:cs="Arial"/>
            <w:color w:val="000099"/>
            <w:u w:val="single"/>
            <w:shd w:val="solid" w:color="FFFFFF" w:fill="FFFFFF"/>
          </w:rPr>
          <w:t>/</w:t>
        </w:r>
      </w:hyperlink>
      <w:hyperlink r:id="rId85" w:history="1">
        <w:r w:rsidRPr="00367E32">
          <w:rPr>
            <w:rFonts w:ascii="Arial" w:eastAsia="Arial" w:hAnsi="Arial" w:cs="Arial"/>
            <w:color w:val="000099"/>
            <w:u w:val="single"/>
            <w:shd w:val="solid" w:color="FFFFFF" w:fill="FFFFFF"/>
          </w:rPr>
          <w:t>us</w:t>
        </w:r>
      </w:hyperlink>
      <w:hyperlink r:id="rId86"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hyperlink r:id="rId87" w:history="1">
        <w:r w:rsidRPr="00367E32">
          <w:rPr>
            <w:rFonts w:ascii="Arial" w:eastAsia="Arial" w:hAnsi="Arial" w:cs="Arial"/>
            <w:color w:val="000099"/>
            <w:u w:val="single"/>
            <w:shd w:val="solid" w:color="FFFFFF" w:fill="FFFFFF"/>
          </w:rPr>
          <w:t>http</w:t>
        </w:r>
      </w:hyperlink>
      <w:hyperlink r:id="rId88" w:history="1">
        <w:r w:rsidRPr="00367E32">
          <w:rPr>
            <w:rFonts w:ascii="Arial" w:eastAsia="Arial" w:hAnsi="Arial" w:cs="Arial"/>
            <w:color w:val="000099"/>
            <w:u w:val="single"/>
            <w:shd w:val="solid" w:color="FFFFFF" w:fill="FFFFFF"/>
          </w:rPr>
          <w:t>://</w:t>
        </w:r>
      </w:hyperlink>
      <w:hyperlink r:id="rId89" w:history="1">
        <w:r w:rsidRPr="00367E32">
          <w:rPr>
            <w:rFonts w:ascii="Arial" w:eastAsia="Arial" w:hAnsi="Arial" w:cs="Arial"/>
            <w:color w:val="000099"/>
            <w:u w:val="single"/>
            <w:shd w:val="solid" w:color="FFFFFF" w:fill="FFFFFF"/>
          </w:rPr>
          <w:t>msdn</w:t>
        </w:r>
      </w:hyperlink>
      <w:hyperlink r:id="rId90" w:history="1">
        <w:r w:rsidRPr="00367E32">
          <w:rPr>
            <w:rFonts w:ascii="Arial" w:eastAsia="Arial" w:hAnsi="Arial" w:cs="Arial"/>
            <w:color w:val="000099"/>
            <w:u w:val="single"/>
            <w:shd w:val="solid" w:color="FFFFFF" w:fill="FFFFFF"/>
          </w:rPr>
          <w:t>.</w:t>
        </w:r>
      </w:hyperlink>
      <w:hyperlink r:id="rId91" w:history="1">
        <w:proofErr w:type="gramStart"/>
        <w:r w:rsidRPr="00367E32">
          <w:rPr>
            <w:rFonts w:ascii="Arial" w:eastAsia="Arial" w:hAnsi="Arial" w:cs="Arial"/>
            <w:color w:val="000099"/>
            <w:u w:val="single"/>
            <w:shd w:val="solid" w:color="FFFFFF" w:fill="FFFFFF"/>
          </w:rPr>
          <w:t>microsoft</w:t>
        </w:r>
        <w:proofErr w:type="gramEnd"/>
      </w:hyperlink>
      <w:hyperlink r:id="rId92" w:history="1">
        <w:r w:rsidRPr="00367E32">
          <w:rPr>
            <w:rFonts w:ascii="Arial" w:eastAsia="Arial" w:hAnsi="Arial" w:cs="Arial"/>
            <w:color w:val="000099"/>
            <w:u w:val="single"/>
            <w:shd w:val="solid" w:color="FFFFFF" w:fill="FFFFFF"/>
          </w:rPr>
          <w:t>.</w:t>
        </w:r>
      </w:hyperlink>
      <w:hyperlink r:id="rId93" w:history="1">
        <w:r w:rsidRPr="00367E32">
          <w:rPr>
            <w:rFonts w:ascii="Arial" w:eastAsia="Arial" w:hAnsi="Arial" w:cs="Arial"/>
            <w:color w:val="000099"/>
            <w:u w:val="single"/>
            <w:shd w:val="solid" w:color="FFFFFF" w:fill="FFFFFF"/>
          </w:rPr>
          <w:t>com</w:t>
        </w:r>
      </w:hyperlink>
      <w:hyperlink r:id="rId94" w:history="1">
        <w:r w:rsidRPr="00367E32">
          <w:rPr>
            <w:rFonts w:ascii="Arial" w:eastAsia="Arial" w:hAnsi="Arial" w:cs="Arial"/>
            <w:color w:val="000099"/>
            <w:u w:val="single"/>
            <w:shd w:val="solid" w:color="FFFFFF" w:fill="FFFFFF"/>
          </w:rPr>
          <w:t>/</w:t>
        </w:r>
      </w:hyperlink>
      <w:hyperlink r:id="rId95" w:history="1">
        <w:r w:rsidRPr="00367E32">
          <w:rPr>
            <w:rFonts w:ascii="Arial" w:eastAsia="Arial" w:hAnsi="Arial" w:cs="Arial"/>
            <w:color w:val="000099"/>
            <w:u w:val="single"/>
            <w:shd w:val="solid" w:color="FFFFFF" w:fill="FFFFFF"/>
          </w:rPr>
          <w:t>en</w:t>
        </w:r>
      </w:hyperlink>
      <w:hyperlink r:id="rId96" w:history="1">
        <w:r w:rsidRPr="00367E32">
          <w:rPr>
            <w:rFonts w:ascii="Arial" w:eastAsia="Arial" w:hAnsi="Arial" w:cs="Arial"/>
            <w:color w:val="000099"/>
            <w:u w:val="single"/>
            <w:shd w:val="solid" w:color="FFFFFF" w:fill="FFFFFF"/>
          </w:rPr>
          <w:t>-</w:t>
        </w:r>
      </w:hyperlink>
      <w:hyperlink r:id="rId97" w:history="1">
        <w:r w:rsidRPr="00367E32">
          <w:rPr>
            <w:rFonts w:ascii="Arial" w:eastAsia="Arial" w:hAnsi="Arial" w:cs="Arial"/>
            <w:color w:val="000099"/>
            <w:u w:val="single"/>
            <w:shd w:val="solid" w:color="FFFFFF" w:fill="FFFFFF"/>
          </w:rPr>
          <w:t>us</w:t>
        </w:r>
      </w:hyperlink>
      <w:hyperlink r:id="rId98" w:history="1">
        <w:r w:rsidRPr="00367E32">
          <w:rPr>
            <w:rFonts w:ascii="Arial" w:eastAsia="Arial" w:hAnsi="Arial" w:cs="Arial"/>
            <w:color w:val="000099"/>
            <w:u w:val="single"/>
            <w:shd w:val="solid" w:color="FFFFFF" w:fill="FFFFFF"/>
          </w:rPr>
          <w:t>/</w:t>
        </w:r>
      </w:hyperlink>
      <w:hyperlink r:id="rId99" w:history="1">
        <w:r w:rsidRPr="00367E32">
          <w:rPr>
            <w:rFonts w:ascii="Arial" w:eastAsia="Arial" w:hAnsi="Arial" w:cs="Arial"/>
            <w:color w:val="000099"/>
            <w:u w:val="single"/>
            <w:shd w:val="solid" w:color="FFFFFF" w:fill="FFFFFF"/>
          </w:rPr>
          <w:t>netframework</w:t>
        </w:r>
      </w:hyperlink>
      <w:hyperlink r:id="rId100" w:history="1">
        <w:r w:rsidRPr="00367E32">
          <w:rPr>
            <w:rFonts w:ascii="Arial" w:eastAsia="Arial" w:hAnsi="Arial" w:cs="Arial"/>
            <w:color w:val="000099"/>
            <w:u w:val="single"/>
            <w:shd w:val="solid" w:color="FFFFFF" w:fill="FFFFFF"/>
          </w:rPr>
          <w:t>/</w:t>
        </w:r>
      </w:hyperlink>
      <w:hyperlink r:id="rId101" w:history="1">
        <w:r w:rsidRPr="00367E32">
          <w:rPr>
            <w:rFonts w:ascii="Arial" w:eastAsia="Arial" w:hAnsi="Arial" w:cs="Arial"/>
            <w:color w:val="000099"/>
            <w:u w:val="single"/>
            <w:shd w:val="solid" w:color="FFFFFF" w:fill="FFFFFF"/>
          </w:rPr>
          <w:t>aa</w:t>
        </w:r>
      </w:hyperlink>
      <w:hyperlink r:id="rId102" w:history="1">
        <w:r w:rsidRPr="00367E32">
          <w:rPr>
            <w:rFonts w:ascii="Arial" w:eastAsia="Arial" w:hAnsi="Arial" w:cs="Arial"/>
            <w:color w:val="000099"/>
            <w:u w:val="single"/>
            <w:shd w:val="solid" w:color="FFFFFF" w:fill="FFFFFF"/>
          </w:rPr>
          <w:t>663324.</w:t>
        </w:r>
      </w:hyperlink>
      <w:hyperlink r:id="rId103"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hyperlink r:id="rId104" w:history="1">
        <w:r w:rsidRPr="00367E32">
          <w:rPr>
            <w:rFonts w:ascii="Arial" w:eastAsia="Arial" w:hAnsi="Arial" w:cs="Arial"/>
            <w:color w:val="000099"/>
            <w:u w:val="single"/>
            <w:shd w:val="solid" w:color="FFFFFF" w:fill="FFFFFF"/>
          </w:rPr>
          <w:t>http</w:t>
        </w:r>
      </w:hyperlink>
      <w:hyperlink r:id="rId105" w:history="1">
        <w:r w:rsidRPr="00367E32">
          <w:rPr>
            <w:rFonts w:ascii="Arial" w:eastAsia="Arial" w:hAnsi="Arial" w:cs="Arial"/>
            <w:color w:val="000099"/>
            <w:u w:val="single"/>
            <w:shd w:val="solid" w:color="FFFFFF" w:fill="FFFFFF"/>
          </w:rPr>
          <w:t>://</w:t>
        </w:r>
      </w:hyperlink>
      <w:hyperlink r:id="rId106" w:history="1">
        <w:r w:rsidRPr="00367E32">
          <w:rPr>
            <w:rFonts w:ascii="Arial" w:eastAsia="Arial" w:hAnsi="Arial" w:cs="Arial"/>
            <w:color w:val="000099"/>
            <w:u w:val="single"/>
            <w:shd w:val="solid" w:color="FFFFFF" w:fill="FFFFFF"/>
          </w:rPr>
          <w:t>msdn</w:t>
        </w:r>
      </w:hyperlink>
      <w:hyperlink r:id="rId107" w:history="1">
        <w:r w:rsidRPr="00367E32">
          <w:rPr>
            <w:rFonts w:ascii="Arial" w:eastAsia="Arial" w:hAnsi="Arial" w:cs="Arial"/>
            <w:color w:val="000099"/>
            <w:u w:val="single"/>
            <w:shd w:val="solid" w:color="FFFFFF" w:fill="FFFFFF"/>
          </w:rPr>
          <w:t>.</w:t>
        </w:r>
      </w:hyperlink>
      <w:hyperlink r:id="rId108" w:history="1">
        <w:proofErr w:type="gramStart"/>
        <w:r w:rsidRPr="00367E32">
          <w:rPr>
            <w:rFonts w:ascii="Arial" w:eastAsia="Arial" w:hAnsi="Arial" w:cs="Arial"/>
            <w:color w:val="000099"/>
            <w:u w:val="single"/>
            <w:shd w:val="solid" w:color="FFFFFF" w:fill="FFFFFF"/>
          </w:rPr>
          <w:t>microsoft</w:t>
        </w:r>
        <w:proofErr w:type="gramEnd"/>
      </w:hyperlink>
      <w:hyperlink r:id="rId109" w:history="1">
        <w:r w:rsidRPr="00367E32">
          <w:rPr>
            <w:rFonts w:ascii="Arial" w:eastAsia="Arial" w:hAnsi="Arial" w:cs="Arial"/>
            <w:color w:val="000099"/>
            <w:u w:val="single"/>
            <w:shd w:val="solid" w:color="FFFFFF" w:fill="FFFFFF"/>
          </w:rPr>
          <w:t>.</w:t>
        </w:r>
      </w:hyperlink>
      <w:hyperlink r:id="rId110" w:history="1">
        <w:r w:rsidRPr="00367E32">
          <w:rPr>
            <w:rFonts w:ascii="Arial" w:eastAsia="Arial" w:hAnsi="Arial" w:cs="Arial"/>
            <w:color w:val="000099"/>
            <w:u w:val="single"/>
            <w:shd w:val="solid" w:color="FFFFFF" w:fill="FFFFFF"/>
          </w:rPr>
          <w:t>com</w:t>
        </w:r>
      </w:hyperlink>
      <w:hyperlink r:id="rId111" w:history="1">
        <w:r w:rsidRPr="00367E32">
          <w:rPr>
            <w:rFonts w:ascii="Arial" w:eastAsia="Arial" w:hAnsi="Arial" w:cs="Arial"/>
            <w:color w:val="000099"/>
            <w:u w:val="single"/>
            <w:shd w:val="solid" w:color="FFFFFF" w:fill="FFFFFF"/>
          </w:rPr>
          <w:t>/</w:t>
        </w:r>
      </w:hyperlink>
      <w:hyperlink r:id="rId112" w:history="1">
        <w:r w:rsidRPr="00367E32">
          <w:rPr>
            <w:rFonts w:ascii="Arial" w:eastAsia="Arial" w:hAnsi="Arial" w:cs="Arial"/>
            <w:color w:val="000099"/>
            <w:u w:val="single"/>
            <w:shd w:val="solid" w:color="FFFFFF" w:fill="FFFFFF"/>
          </w:rPr>
          <w:t>en</w:t>
        </w:r>
      </w:hyperlink>
      <w:hyperlink r:id="rId113" w:history="1">
        <w:r w:rsidRPr="00367E32">
          <w:rPr>
            <w:rFonts w:ascii="Arial" w:eastAsia="Arial" w:hAnsi="Arial" w:cs="Arial"/>
            <w:color w:val="000099"/>
            <w:u w:val="single"/>
            <w:shd w:val="solid" w:color="FFFFFF" w:fill="FFFFFF"/>
          </w:rPr>
          <w:t>-</w:t>
        </w:r>
      </w:hyperlink>
      <w:hyperlink r:id="rId114" w:history="1">
        <w:r w:rsidRPr="00367E32">
          <w:rPr>
            <w:rFonts w:ascii="Arial" w:eastAsia="Arial" w:hAnsi="Arial" w:cs="Arial"/>
            <w:color w:val="000099"/>
            <w:u w:val="single"/>
            <w:shd w:val="solid" w:color="FFFFFF" w:fill="FFFFFF"/>
          </w:rPr>
          <w:t>us</w:t>
        </w:r>
      </w:hyperlink>
      <w:hyperlink r:id="rId115" w:history="1">
        <w:r w:rsidRPr="00367E32">
          <w:rPr>
            <w:rFonts w:ascii="Arial" w:eastAsia="Arial" w:hAnsi="Arial" w:cs="Arial"/>
            <w:color w:val="000099"/>
            <w:u w:val="single"/>
            <w:shd w:val="solid" w:color="FFFFFF" w:fill="FFFFFF"/>
          </w:rPr>
          <w:t>/</w:t>
        </w:r>
      </w:hyperlink>
      <w:hyperlink r:id="rId116" w:history="1">
        <w:r w:rsidRPr="00367E32">
          <w:rPr>
            <w:rFonts w:ascii="Arial" w:eastAsia="Arial" w:hAnsi="Arial" w:cs="Arial"/>
            <w:color w:val="000099"/>
            <w:u w:val="single"/>
            <w:shd w:val="solid" w:color="FFFFFF" w:fill="FFFFFF"/>
          </w:rPr>
          <w:t>library</w:t>
        </w:r>
      </w:hyperlink>
      <w:hyperlink r:id="rId117" w:history="1">
        <w:r w:rsidRPr="00367E32">
          <w:rPr>
            <w:rFonts w:ascii="Arial" w:eastAsia="Arial" w:hAnsi="Arial" w:cs="Arial"/>
            <w:color w:val="000099"/>
            <w:u w:val="single"/>
            <w:shd w:val="solid" w:color="FFFFFF" w:fill="FFFFFF"/>
          </w:rPr>
          <w:t>/</w:t>
        </w:r>
      </w:hyperlink>
      <w:hyperlink r:id="rId118" w:history="1">
        <w:r w:rsidRPr="00367E32">
          <w:rPr>
            <w:rFonts w:ascii="Arial" w:eastAsia="Arial" w:hAnsi="Arial" w:cs="Arial"/>
            <w:color w:val="000099"/>
            <w:u w:val="single"/>
            <w:shd w:val="solid" w:color="FFFFFF" w:fill="FFFFFF"/>
          </w:rPr>
          <w:t>aa</w:t>
        </w:r>
      </w:hyperlink>
      <w:hyperlink r:id="rId119" w:history="1">
        <w:r w:rsidRPr="00367E32">
          <w:rPr>
            <w:rFonts w:ascii="Arial" w:eastAsia="Arial" w:hAnsi="Arial" w:cs="Arial"/>
            <w:color w:val="000099"/>
            <w:u w:val="single"/>
            <w:shd w:val="solid" w:color="FFFFFF" w:fill="FFFFFF"/>
          </w:rPr>
          <w:t>697427%28</w:t>
        </w:r>
      </w:hyperlink>
      <w:hyperlink r:id="rId120" w:history="1">
        <w:r w:rsidRPr="00367E32">
          <w:rPr>
            <w:rFonts w:ascii="Arial" w:eastAsia="Arial" w:hAnsi="Arial" w:cs="Arial"/>
            <w:color w:val="000099"/>
            <w:u w:val="single"/>
            <w:shd w:val="solid" w:color="FFFFFF" w:fill="FFFFFF"/>
          </w:rPr>
          <w:t>VS</w:t>
        </w:r>
      </w:hyperlink>
      <w:hyperlink r:id="rId121" w:history="1">
        <w:r w:rsidRPr="00367E32">
          <w:rPr>
            <w:rFonts w:ascii="Arial" w:eastAsia="Arial" w:hAnsi="Arial" w:cs="Arial"/>
            <w:color w:val="000099"/>
            <w:u w:val="single"/>
            <w:shd w:val="solid" w:color="FFFFFF" w:fill="FFFFFF"/>
          </w:rPr>
          <w:t>.80%29.</w:t>
        </w:r>
      </w:hyperlink>
      <w:hyperlink r:id="rId122"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bookmarkStart w:id="1089" w:name="h.j0ttj47ah0nm"/>
      <w:bookmarkEnd w:id="1089"/>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hyperlink r:id="rId123" w:history="1">
        <w:r w:rsidRPr="00367E32">
          <w:rPr>
            <w:rFonts w:ascii="Arial" w:eastAsia="Arial" w:hAnsi="Arial" w:cs="Arial"/>
            <w:color w:val="000099"/>
            <w:u w:val="single"/>
            <w:shd w:val="solid" w:color="FFFFFF" w:fill="FFFFFF"/>
          </w:rPr>
          <w:t>http</w:t>
        </w:r>
      </w:hyperlink>
      <w:hyperlink r:id="rId124" w:history="1">
        <w:r w:rsidRPr="00367E32">
          <w:rPr>
            <w:rFonts w:ascii="Arial" w:eastAsia="Arial" w:hAnsi="Arial" w:cs="Arial"/>
            <w:color w:val="000099"/>
            <w:u w:val="single"/>
            <w:shd w:val="solid" w:color="FFFFFF" w:fill="FFFFFF"/>
          </w:rPr>
          <w:t>://</w:t>
        </w:r>
      </w:hyperlink>
      <w:hyperlink r:id="rId125" w:history="1">
        <w:r w:rsidRPr="00367E32">
          <w:rPr>
            <w:rFonts w:ascii="Arial" w:eastAsia="Arial" w:hAnsi="Arial" w:cs="Arial"/>
            <w:color w:val="000099"/>
            <w:u w:val="single"/>
            <w:shd w:val="solid" w:color="FFFFFF" w:fill="FFFFFF"/>
          </w:rPr>
          <w:t>msdn</w:t>
        </w:r>
      </w:hyperlink>
      <w:hyperlink r:id="rId126" w:history="1">
        <w:r w:rsidRPr="00367E32">
          <w:rPr>
            <w:rFonts w:ascii="Arial" w:eastAsia="Arial" w:hAnsi="Arial" w:cs="Arial"/>
            <w:color w:val="000099"/>
            <w:u w:val="single"/>
            <w:shd w:val="solid" w:color="FFFFFF" w:fill="FFFFFF"/>
          </w:rPr>
          <w:t>.</w:t>
        </w:r>
      </w:hyperlink>
      <w:hyperlink r:id="rId127" w:history="1">
        <w:proofErr w:type="gramStart"/>
        <w:r w:rsidRPr="00367E32">
          <w:rPr>
            <w:rFonts w:ascii="Arial" w:eastAsia="Arial" w:hAnsi="Arial" w:cs="Arial"/>
            <w:color w:val="000099"/>
            <w:u w:val="single"/>
            <w:shd w:val="solid" w:color="FFFFFF" w:fill="FFFFFF"/>
          </w:rPr>
          <w:t>microsoft</w:t>
        </w:r>
        <w:proofErr w:type="gramEnd"/>
      </w:hyperlink>
      <w:hyperlink r:id="rId128" w:history="1">
        <w:r w:rsidRPr="00367E32">
          <w:rPr>
            <w:rFonts w:ascii="Arial" w:eastAsia="Arial" w:hAnsi="Arial" w:cs="Arial"/>
            <w:color w:val="000099"/>
            <w:u w:val="single"/>
            <w:shd w:val="solid" w:color="FFFFFF" w:fill="FFFFFF"/>
          </w:rPr>
          <w:t>.</w:t>
        </w:r>
      </w:hyperlink>
      <w:hyperlink r:id="rId129" w:history="1">
        <w:r w:rsidRPr="00367E32">
          <w:rPr>
            <w:rFonts w:ascii="Arial" w:eastAsia="Arial" w:hAnsi="Arial" w:cs="Arial"/>
            <w:color w:val="000099"/>
            <w:u w:val="single"/>
            <w:shd w:val="solid" w:color="FFFFFF" w:fill="FFFFFF"/>
          </w:rPr>
          <w:t>com</w:t>
        </w:r>
      </w:hyperlink>
      <w:hyperlink r:id="rId130" w:history="1">
        <w:r w:rsidRPr="00367E32">
          <w:rPr>
            <w:rFonts w:ascii="Arial" w:eastAsia="Arial" w:hAnsi="Arial" w:cs="Arial"/>
            <w:color w:val="000099"/>
            <w:u w:val="single"/>
            <w:shd w:val="solid" w:color="FFFFFF" w:fill="FFFFFF"/>
          </w:rPr>
          <w:t>/</w:t>
        </w:r>
      </w:hyperlink>
      <w:hyperlink r:id="rId131" w:history="1">
        <w:r w:rsidRPr="00367E32">
          <w:rPr>
            <w:rFonts w:ascii="Arial" w:eastAsia="Arial" w:hAnsi="Arial" w:cs="Arial"/>
            <w:color w:val="000099"/>
            <w:u w:val="single"/>
            <w:shd w:val="solid" w:color="FFFFFF" w:fill="FFFFFF"/>
          </w:rPr>
          <w:t>en</w:t>
        </w:r>
      </w:hyperlink>
      <w:hyperlink r:id="rId132" w:history="1">
        <w:r w:rsidRPr="00367E32">
          <w:rPr>
            <w:rFonts w:ascii="Arial" w:eastAsia="Arial" w:hAnsi="Arial" w:cs="Arial"/>
            <w:color w:val="000099"/>
            <w:u w:val="single"/>
            <w:shd w:val="solid" w:color="FFFFFF" w:fill="FFFFFF"/>
          </w:rPr>
          <w:t>-</w:t>
        </w:r>
      </w:hyperlink>
      <w:hyperlink r:id="rId133" w:history="1">
        <w:r w:rsidRPr="00367E32">
          <w:rPr>
            <w:rFonts w:ascii="Arial" w:eastAsia="Arial" w:hAnsi="Arial" w:cs="Arial"/>
            <w:color w:val="000099"/>
            <w:u w:val="single"/>
            <w:shd w:val="solid" w:color="FFFFFF" w:fill="FFFFFF"/>
          </w:rPr>
          <w:t>us</w:t>
        </w:r>
      </w:hyperlink>
      <w:hyperlink r:id="rId134" w:history="1">
        <w:r w:rsidRPr="00367E32">
          <w:rPr>
            <w:rFonts w:ascii="Arial" w:eastAsia="Arial" w:hAnsi="Arial" w:cs="Arial"/>
            <w:color w:val="000099"/>
            <w:u w:val="single"/>
            <w:shd w:val="solid" w:color="FFFFFF" w:fill="FFFFFF"/>
          </w:rPr>
          <w:t>/</w:t>
        </w:r>
      </w:hyperlink>
      <w:hyperlink r:id="rId135" w:history="1">
        <w:r w:rsidRPr="00367E32">
          <w:rPr>
            <w:rFonts w:ascii="Arial" w:eastAsia="Arial" w:hAnsi="Arial" w:cs="Arial"/>
            <w:color w:val="000099"/>
            <w:u w:val="single"/>
            <w:shd w:val="solid" w:color="FFFFFF" w:fill="FFFFFF"/>
          </w:rPr>
          <w:t>library</w:t>
        </w:r>
      </w:hyperlink>
      <w:hyperlink r:id="rId136" w:history="1">
        <w:r w:rsidRPr="00367E32">
          <w:rPr>
            <w:rFonts w:ascii="Arial" w:eastAsia="Arial" w:hAnsi="Arial" w:cs="Arial"/>
            <w:color w:val="000099"/>
            <w:u w:val="single"/>
            <w:shd w:val="solid" w:color="FFFFFF" w:fill="FFFFFF"/>
          </w:rPr>
          <w:t>/</w:t>
        </w:r>
      </w:hyperlink>
      <w:hyperlink r:id="rId137" w:history="1">
        <w:r w:rsidRPr="00367E32">
          <w:rPr>
            <w:rFonts w:ascii="Arial" w:eastAsia="Arial" w:hAnsi="Arial" w:cs="Arial"/>
            <w:color w:val="000099"/>
            <w:u w:val="single"/>
            <w:shd w:val="solid" w:color="FFFFFF" w:fill="FFFFFF"/>
          </w:rPr>
          <w:t>ms</w:t>
        </w:r>
      </w:hyperlink>
      <w:hyperlink r:id="rId138" w:history="1">
        <w:r w:rsidRPr="00367E32">
          <w:rPr>
            <w:rFonts w:ascii="Arial" w:eastAsia="Arial" w:hAnsi="Arial" w:cs="Arial"/>
            <w:color w:val="000099"/>
            <w:u w:val="single"/>
            <w:shd w:val="solid" w:color="FFFFFF" w:fill="FFFFFF"/>
          </w:rPr>
          <w:t>754130.</w:t>
        </w:r>
      </w:hyperlink>
      <w:hyperlink r:id="rId139" w:history="1">
        <w:proofErr w:type="gramStart"/>
        <w:r w:rsidRPr="00367E32">
          <w:rPr>
            <w:rFonts w:ascii="Arial" w:eastAsia="Arial" w:hAnsi="Arial" w:cs="Arial"/>
            <w:color w:val="000099"/>
            <w:u w:val="single"/>
            <w:shd w:val="solid" w:color="FFFFFF" w:fill="FFFFFF"/>
          </w:rPr>
          <w:t>aspx</w:t>
        </w:r>
        <w:proofErr w:type="gramEnd"/>
      </w:hyperlink>
      <w:r>
        <w:br w:type="page"/>
      </w:r>
    </w:p>
    <w:p w:rsidR="00367E32" w:rsidRPr="00367E32" w:rsidRDefault="00C67F31" w:rsidP="00367E32">
      <w:pPr>
        <w:pStyle w:val="Heading1"/>
      </w:pPr>
      <w:bookmarkStart w:id="1090" w:name="h.davncg-cmw9uk"/>
      <w:bookmarkStart w:id="1091" w:name="_Toc283154647"/>
      <w:bookmarkEnd w:id="1090"/>
      <w:r w:rsidRPr="00367E32">
        <w:lastRenderedPageBreak/>
        <w:t>History of Wor</w:t>
      </w:r>
      <w:r w:rsidR="00367E32" w:rsidRPr="00367E32">
        <w:t>k</w:t>
      </w:r>
      <w:bookmarkEnd w:id="1091"/>
    </w:p>
    <w:p w:rsidR="00367E32" w:rsidDel="002D1356" w:rsidRDefault="00367E32" w:rsidP="00367E32">
      <w:pPr>
        <w:ind w:firstLine="0"/>
        <w:rPr>
          <w:del w:id="1092" w:author="Jerod Hodgkin" w:date="2011-01-18T23:02:00Z"/>
          <w:rStyle w:val="Heading1Char"/>
        </w:rPr>
      </w:pPr>
    </w:p>
    <w:p w:rsidR="00E40028" w:rsidDel="002D1356" w:rsidRDefault="003A4827" w:rsidP="00367E32">
      <w:pPr>
        <w:ind w:firstLine="0"/>
        <w:rPr>
          <w:del w:id="1093" w:author="Jerod Hodgkin" w:date="2011-01-18T23:01:00Z"/>
          <w:rStyle w:val="Heading1Char"/>
        </w:rPr>
      </w:pPr>
      <w:ins w:id="1094" w:author="Jerod Hodgkin" w:date="2011-01-18T22:57:00Z">
        <w:r>
          <w:rPr>
            <w:rFonts w:asciiTheme="majorHAnsi" w:eastAsiaTheme="majorEastAsia" w:hAnsiTheme="majorHAnsi" w:cstheme="majorBidi"/>
            <w:noProof/>
            <w:color w:val="365F91" w:themeColor="accent1" w:themeShade="BF"/>
            <w:sz w:val="24"/>
            <w:szCs w:val="24"/>
            <w:lang w:bidi="ar-SA"/>
          </w:rPr>
          <w:drawing>
            <wp:inline distT="0" distB="0" distL="0" distR="0">
              <wp:extent cx="5943600" cy="5228167"/>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cstate="print"/>
                      <a:srcRect/>
                      <a:stretch>
                        <a:fillRect/>
                      </a:stretch>
                    </pic:blipFill>
                    <pic:spPr bwMode="auto">
                      <a:xfrm>
                        <a:off x="0" y="0"/>
                        <a:ext cx="5943600" cy="5228167"/>
                      </a:xfrm>
                      <a:prstGeom prst="rect">
                        <a:avLst/>
                      </a:prstGeom>
                      <a:noFill/>
                      <a:ln w="9525">
                        <a:noFill/>
                        <a:miter lim="800000"/>
                        <a:headEnd/>
                        <a:tailEnd/>
                      </a:ln>
                    </pic:spPr>
                  </pic:pic>
                </a:graphicData>
              </a:graphic>
            </wp:inline>
          </w:drawing>
        </w:r>
      </w:ins>
      <w:ins w:id="1095" w:author="Jerod Hodgkin" w:date="2011-01-18T22:59:00Z">
        <w:r>
          <w:rPr>
            <w:rFonts w:asciiTheme="majorHAnsi" w:eastAsiaTheme="majorEastAsia" w:hAnsiTheme="majorHAnsi" w:cstheme="majorBidi"/>
            <w:noProof/>
            <w:color w:val="365F91" w:themeColor="accent1" w:themeShade="BF"/>
            <w:sz w:val="24"/>
            <w:szCs w:val="24"/>
            <w:lang w:bidi="ar-SA"/>
          </w:rPr>
          <w:drawing>
            <wp:inline distT="0" distB="0" distL="0" distR="0">
              <wp:extent cx="5943600" cy="2450592"/>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cstate="print"/>
                      <a:srcRect/>
                      <a:stretch>
                        <a:fillRect/>
                      </a:stretch>
                    </pic:blipFill>
                    <pic:spPr bwMode="auto">
                      <a:xfrm>
                        <a:off x="0" y="0"/>
                        <a:ext cx="5972543" cy="2462526"/>
                      </a:xfrm>
                      <a:prstGeom prst="rect">
                        <a:avLst/>
                      </a:prstGeom>
                      <a:noFill/>
                      <a:ln w="9525">
                        <a:noFill/>
                        <a:miter lim="800000"/>
                        <a:headEnd/>
                        <a:tailEnd/>
                      </a:ln>
                    </pic:spPr>
                  </pic:pic>
                </a:graphicData>
              </a:graphic>
            </wp:inline>
          </w:drawing>
        </w:r>
      </w:ins>
      <w:del w:id="1096" w:author="Jerod Hodgkin" w:date="2011-01-18T22:56:00Z">
        <w:r w:rsidR="00943DF5" w:rsidDel="003A4827">
          <w:rPr>
            <w:rFonts w:asciiTheme="majorHAnsi" w:eastAsiaTheme="majorEastAsia" w:hAnsiTheme="majorHAnsi" w:cstheme="majorBidi"/>
            <w:b/>
            <w:bCs/>
            <w:noProof/>
            <w:color w:val="365F91" w:themeColor="accent1" w:themeShade="BF"/>
            <w:sz w:val="24"/>
            <w:szCs w:val="24"/>
            <w:lang w:bidi="ar-SA"/>
          </w:rPr>
          <w:drawing>
            <wp:inline distT="0" distB="0" distL="0" distR="0">
              <wp:extent cx="5591175" cy="7477598"/>
              <wp:effectExtent l="19050" t="0" r="9525" b="0"/>
              <wp:docPr id="27" name="Picture 26" descr="HistoryOf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Work.png"/>
                      <pic:cNvPicPr/>
                    </pic:nvPicPr>
                    <pic:blipFill>
                      <a:blip r:embed="rId142" cstate="print"/>
                      <a:stretch>
                        <a:fillRect/>
                      </a:stretch>
                    </pic:blipFill>
                    <pic:spPr>
                      <a:xfrm>
                        <a:off x="0" y="0"/>
                        <a:ext cx="5594184" cy="7481622"/>
                      </a:xfrm>
                      <a:prstGeom prst="rect">
                        <a:avLst/>
                      </a:prstGeom>
                    </pic:spPr>
                  </pic:pic>
                </a:graphicData>
              </a:graphic>
            </wp:inline>
          </w:drawing>
        </w:r>
      </w:del>
    </w:p>
    <w:p w:rsidR="00E40028" w:rsidRDefault="00E40028" w:rsidP="002D1356">
      <w:pPr>
        <w:ind w:firstLine="0"/>
        <w:pPrChange w:id="1097" w:author="Jerod Hodgkin" w:date="2011-01-18T23:01:00Z">
          <w:pPr/>
        </w:pPrChange>
      </w:pPr>
      <w:r>
        <w:br w:type="page"/>
      </w:r>
    </w:p>
    <w:p w:rsidR="00F54F90" w:rsidRPr="00F54F90" w:rsidRDefault="00E40028" w:rsidP="00F54F90">
      <w:pPr>
        <w:pStyle w:val="Heading1"/>
        <w:rPr>
          <w:rPrChange w:id="1098" w:author="Jerod Hodgkin" w:date="2011-01-18T23:15:00Z">
            <w:rPr/>
          </w:rPrChange>
        </w:rPr>
        <w:pPrChange w:id="1099" w:author="Jerod Hodgkin" w:date="2011-01-18T23:16:00Z">
          <w:pPr>
            <w:pStyle w:val="Heading1"/>
          </w:pPr>
        </w:pPrChange>
      </w:pPr>
      <w:bookmarkStart w:id="1100" w:name="_Toc283154648"/>
      <w:r w:rsidRPr="00E40028">
        <w:lastRenderedPageBreak/>
        <w:t>Gan</w:t>
      </w:r>
      <w:r w:rsidR="00943DF5">
        <w:t>t</w:t>
      </w:r>
      <w:r w:rsidRPr="00E40028">
        <w:t xml:space="preserve">t </w:t>
      </w:r>
      <w:proofErr w:type="gramStart"/>
      <w:r w:rsidRPr="00E40028">
        <w:t>Chart</w:t>
      </w:r>
      <w:bookmarkEnd w:id="1100"/>
      <w:proofErr w:type="gramEnd"/>
    </w:p>
    <w:p w:rsidR="00A77B3E" w:rsidDel="00F54F90" w:rsidRDefault="00F54F90" w:rsidP="00E40028">
      <w:pPr>
        <w:pStyle w:val="ListStyle"/>
        <w:spacing w:before="480" w:after="120"/>
        <w:ind w:firstLine="0"/>
        <w:contextualSpacing/>
        <w:rPr>
          <w:del w:id="1101" w:author="Jerod Hodgkin" w:date="2011-01-18T23:14:00Z"/>
          <w:rFonts w:asciiTheme="majorHAnsi" w:eastAsiaTheme="majorEastAsia" w:hAnsiTheme="majorHAnsi" w:cstheme="majorBidi"/>
          <w:b/>
          <w:bCs/>
          <w:color w:val="365F91" w:themeColor="accent1" w:themeShade="BF"/>
          <w:sz w:val="24"/>
          <w:szCs w:val="24"/>
        </w:rPr>
      </w:pPr>
      <w:ins w:id="1102" w:author="Jerod Hodgkin" w:date="2011-01-18T23:19:00Z">
        <w:r>
          <w:rPr>
            <w:rFonts w:asciiTheme="majorHAnsi" w:eastAsiaTheme="majorEastAsia" w:hAnsiTheme="majorHAnsi" w:cstheme="majorBidi"/>
            <w:b/>
            <w:bCs/>
            <w:noProof/>
            <w:color w:val="365F91" w:themeColor="accent1" w:themeShade="BF"/>
            <w:sz w:val="24"/>
            <w:szCs w:val="24"/>
            <w:lang w:bidi="ar-SA"/>
          </w:rPr>
          <w:drawing>
            <wp:anchor distT="0" distB="0" distL="114300" distR="114300" simplePos="0" relativeHeight="251659264" behindDoc="1" locked="0" layoutInCell="1" allowOverlap="1">
              <wp:simplePos x="0" y="0"/>
              <wp:positionH relativeFrom="column">
                <wp:posOffset>1677670</wp:posOffset>
              </wp:positionH>
              <wp:positionV relativeFrom="paragraph">
                <wp:posOffset>4479290</wp:posOffset>
              </wp:positionV>
              <wp:extent cx="5191760" cy="1249680"/>
              <wp:effectExtent l="0" t="1962150" r="0" b="1950720"/>
              <wp:wrapTight wrapText="bothSides">
                <wp:wrapPolygon edited="0">
                  <wp:start x="37" y="22083"/>
                  <wp:lineTo x="21515" y="22083"/>
                  <wp:lineTo x="21515" y="22"/>
                  <wp:lineTo x="37" y="22"/>
                  <wp:lineTo x="37" y="22083"/>
                </wp:wrapPolygon>
              </wp:wrapTight>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3" cstate="print"/>
                      <a:srcRect/>
                      <a:stretch>
                        <a:fillRect/>
                      </a:stretch>
                    </pic:blipFill>
                    <pic:spPr bwMode="auto">
                      <a:xfrm rot="5400000">
                        <a:off x="0" y="0"/>
                        <a:ext cx="5191760" cy="1249680"/>
                      </a:xfrm>
                      <a:prstGeom prst="rect">
                        <a:avLst/>
                      </a:prstGeom>
                      <a:noFill/>
                      <a:ln w="9525">
                        <a:noFill/>
                        <a:miter lim="800000"/>
                        <a:headEnd/>
                        <a:tailEnd/>
                      </a:ln>
                    </pic:spPr>
                  </pic:pic>
                </a:graphicData>
              </a:graphic>
            </wp:anchor>
          </w:drawing>
        </w:r>
      </w:ins>
      <w:ins w:id="1103" w:author="Jerod Hodgkin" w:date="2011-01-18T23:18:00Z">
        <w:r>
          <w:rPr>
            <w:rFonts w:asciiTheme="majorHAnsi" w:eastAsiaTheme="majorEastAsia" w:hAnsiTheme="majorHAnsi" w:cstheme="majorBidi"/>
            <w:b/>
            <w:bCs/>
            <w:noProof/>
            <w:color w:val="365F91" w:themeColor="accent1" w:themeShade="BF"/>
            <w:sz w:val="24"/>
            <w:szCs w:val="24"/>
            <w:lang w:bidi="ar-SA"/>
          </w:rPr>
          <w:drawing>
            <wp:anchor distT="0" distB="0" distL="114300" distR="114300" simplePos="0" relativeHeight="251658240" behindDoc="1" locked="0" layoutInCell="1" allowOverlap="1">
              <wp:simplePos x="0" y="0"/>
              <wp:positionH relativeFrom="column">
                <wp:posOffset>327025</wp:posOffset>
              </wp:positionH>
              <wp:positionV relativeFrom="paragraph">
                <wp:posOffset>2014220</wp:posOffset>
              </wp:positionV>
              <wp:extent cx="7616825" cy="4023995"/>
              <wp:effectExtent l="0" t="1790700" r="0" b="1786255"/>
              <wp:wrapTight wrapText="bothSides">
                <wp:wrapPolygon edited="0">
                  <wp:start x="16" y="21733"/>
                  <wp:lineTo x="21571" y="21733"/>
                  <wp:lineTo x="21571" y="-48"/>
                  <wp:lineTo x="16" y="-48"/>
                  <wp:lineTo x="16" y="21733"/>
                </wp:wrapPolygon>
              </wp:wrapTight>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cstate="print"/>
                      <a:srcRect/>
                      <a:stretch>
                        <a:fillRect/>
                      </a:stretch>
                    </pic:blipFill>
                    <pic:spPr bwMode="auto">
                      <a:xfrm rot="5400000">
                        <a:off x="0" y="0"/>
                        <a:ext cx="7616825" cy="4023995"/>
                      </a:xfrm>
                      <a:prstGeom prst="rect">
                        <a:avLst/>
                      </a:prstGeom>
                      <a:noFill/>
                      <a:ln w="9525">
                        <a:noFill/>
                        <a:miter lim="800000"/>
                        <a:headEnd/>
                        <a:tailEnd/>
                      </a:ln>
                    </pic:spPr>
                  </pic:pic>
                </a:graphicData>
              </a:graphic>
            </wp:anchor>
          </w:drawing>
        </w:r>
      </w:ins>
      <w:del w:id="1104" w:author="Jerod Hodgkin" w:date="2011-01-18T23:09:00Z">
        <w:r w:rsidR="00943DF5" w:rsidDel="002D1356">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6536055"/>
              <wp:effectExtent l="19050" t="0" r="0" b="0"/>
              <wp:docPr id="26" name="Picture 25" descr="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PNG"/>
                      <pic:cNvPicPr/>
                    </pic:nvPicPr>
                    <pic:blipFill>
                      <a:blip r:embed="rId145" cstate="print"/>
                      <a:stretch>
                        <a:fillRect/>
                      </a:stretch>
                    </pic:blipFill>
                    <pic:spPr>
                      <a:xfrm>
                        <a:off x="0" y="0"/>
                        <a:ext cx="5943600" cy="6536055"/>
                      </a:xfrm>
                      <a:prstGeom prst="rect">
                        <a:avLst/>
                      </a:prstGeom>
                    </pic:spPr>
                  </pic:pic>
                </a:graphicData>
              </a:graphic>
            </wp:inline>
          </w:drawing>
        </w:r>
      </w:del>
    </w:p>
    <w:p w:rsidR="00763743" w:rsidRPr="00367E32" w:rsidRDefault="00763743"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del w:id="1105" w:author="Jerod Hodgkin" w:date="2011-01-18T23:11:00Z">
        <w:r w:rsidDel="002D1356">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704850"/>
              <wp:effectExtent l="19050" t="0" r="0" b="0"/>
              <wp:docPr id="31" name="Picture 30" descr="Gantt Ch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Details.png"/>
                      <pic:cNvPicPr/>
                    </pic:nvPicPr>
                    <pic:blipFill>
                      <a:blip r:embed="rId146" cstate="print"/>
                      <a:stretch>
                        <a:fillRect/>
                      </a:stretch>
                    </pic:blipFill>
                    <pic:spPr>
                      <a:xfrm>
                        <a:off x="0" y="0"/>
                        <a:ext cx="5943600" cy="704850"/>
                      </a:xfrm>
                      <a:prstGeom prst="rect">
                        <a:avLst/>
                      </a:prstGeom>
                    </pic:spPr>
                  </pic:pic>
                </a:graphicData>
              </a:graphic>
            </wp:inline>
          </w:drawing>
        </w:r>
      </w:del>
    </w:p>
    <w:sectPr w:rsidR="00763743" w:rsidRPr="00367E32" w:rsidSect="00741ACB">
      <w:headerReference w:type="even" r:id="rId147"/>
      <w:headerReference w:type="default" r:id="rId148"/>
      <w:footerReference w:type="even" r:id="rId149"/>
      <w:footerReference w:type="default" r:id="rId150"/>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143F" w:rsidRDefault="00EC143F">
      <w:r>
        <w:separator/>
      </w:r>
    </w:p>
  </w:endnote>
  <w:endnote w:type="continuationSeparator" w:id="0">
    <w:p w:rsidR="00EC143F" w:rsidRDefault="00EC143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3A4827" w:rsidRDefault="003A4827">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F54F90">
            <w:rPr>
              <w:noProof/>
            </w:rPr>
            <w:t>56</w:t>
          </w:r>
        </w:fldSimple>
      </w:p>
    </w:sdtContent>
  </w:sdt>
  <w:p w:rsidR="003A4827" w:rsidRDefault="003A482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3A4827" w:rsidRDefault="003A4827">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F54F90">
            <w:rPr>
              <w:noProof/>
            </w:rPr>
            <w:t>57</w:t>
          </w:r>
        </w:fldSimple>
      </w:p>
    </w:sdtContent>
  </w:sdt>
  <w:p w:rsidR="003A4827" w:rsidRDefault="003A4827">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143F" w:rsidRDefault="00EC143F">
      <w:r>
        <w:separator/>
      </w:r>
    </w:p>
  </w:footnote>
  <w:footnote w:type="continuationSeparator" w:id="0">
    <w:p w:rsidR="00EC143F" w:rsidRDefault="00EC14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827" w:rsidRPr="00F8619B" w:rsidRDefault="003A4827"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827" w:rsidRPr="00F8619B" w:rsidRDefault="003A4827"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stylePaneFormatFilter w:val="3F01"/>
  <w:revisionView w:markup="0"/>
  <w:trackRevisions/>
  <w:defaultTabStop w:val="720"/>
  <w:evenAndOddHeaders/>
  <w:drawingGridHorizontalSpacing w:val="110"/>
  <w:displayHorizontalDrawingGridEvery w:val="2"/>
  <w:noPunctuationKerning/>
  <w:characterSpacingControl w:val="doNotCompress"/>
  <w:hdrShapeDefaults>
    <o:shapedefaults v:ext="edit" spidmax="25602"/>
  </w:hdrShapeDefaults>
  <w:footnotePr>
    <w:footnote w:id="-1"/>
    <w:footnote w:id="0"/>
  </w:footnotePr>
  <w:endnotePr>
    <w:endnote w:id="-1"/>
    <w:endnote w:id="0"/>
  </w:endnotePr>
  <w:compat>
    <w:useFELayout/>
  </w:compat>
  <w:rsids>
    <w:rsidRoot w:val="00A77B3E"/>
    <w:rsid w:val="000E477D"/>
    <w:rsid w:val="000F69A4"/>
    <w:rsid w:val="001B3246"/>
    <w:rsid w:val="001C43E7"/>
    <w:rsid w:val="001E02AC"/>
    <w:rsid w:val="002A6484"/>
    <w:rsid w:val="002B7ED3"/>
    <w:rsid w:val="002D1356"/>
    <w:rsid w:val="00367E32"/>
    <w:rsid w:val="00387E88"/>
    <w:rsid w:val="003A4827"/>
    <w:rsid w:val="003D576E"/>
    <w:rsid w:val="003F3B08"/>
    <w:rsid w:val="004151AD"/>
    <w:rsid w:val="00443FB8"/>
    <w:rsid w:val="00455D85"/>
    <w:rsid w:val="00504670"/>
    <w:rsid w:val="005320C8"/>
    <w:rsid w:val="0056037B"/>
    <w:rsid w:val="005B4FE9"/>
    <w:rsid w:val="00672CFD"/>
    <w:rsid w:val="00673E6A"/>
    <w:rsid w:val="00741ACB"/>
    <w:rsid w:val="00763743"/>
    <w:rsid w:val="00847220"/>
    <w:rsid w:val="008F1F4C"/>
    <w:rsid w:val="00943DF5"/>
    <w:rsid w:val="009A4A1E"/>
    <w:rsid w:val="009C77F3"/>
    <w:rsid w:val="009E346C"/>
    <w:rsid w:val="00A235B9"/>
    <w:rsid w:val="00A61841"/>
    <w:rsid w:val="00A77B3E"/>
    <w:rsid w:val="00A862FC"/>
    <w:rsid w:val="00AE541D"/>
    <w:rsid w:val="00AF3D2D"/>
    <w:rsid w:val="00B70D7B"/>
    <w:rsid w:val="00B874A7"/>
    <w:rsid w:val="00BC29B9"/>
    <w:rsid w:val="00BE22A3"/>
    <w:rsid w:val="00C03674"/>
    <w:rsid w:val="00C67F31"/>
    <w:rsid w:val="00C82BA6"/>
    <w:rsid w:val="00C9254E"/>
    <w:rsid w:val="00CF42DD"/>
    <w:rsid w:val="00D37390"/>
    <w:rsid w:val="00DD2BDB"/>
    <w:rsid w:val="00DF00CB"/>
    <w:rsid w:val="00E37A2C"/>
    <w:rsid w:val="00E40028"/>
    <w:rsid w:val="00E41821"/>
    <w:rsid w:val="00E77665"/>
    <w:rsid w:val="00E940CF"/>
    <w:rsid w:val="00EC143F"/>
    <w:rsid w:val="00F54F90"/>
    <w:rsid w:val="00F658C3"/>
    <w:rsid w:val="00F8619B"/>
    <w:rsid w:val="00FD45AA"/>
    <w:rsid w:val="00FE173A"/>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hyperlink" Target="http://www.google.com/url?q=http%3A%2F%2Fmsdn.microsoft.com%2Fen-us%2Flibrary%2Faa697427%2528VS.80%2529.aspx&amp;sa=D&amp;sntz=1&amp;usg=AFQjCNF_kXLGFLbvuiKSycPnMyLjGgZG6Q" TargetMode="External"/><Relationship Id="rId21" Type="http://schemas.openxmlformats.org/officeDocument/2006/relationships/image" Target="media/image14.png"/><Relationship Id="rId42" Type="http://schemas.openxmlformats.org/officeDocument/2006/relationships/hyperlink" Target="http://www.google.com/url?q=http%3A%2F%2Fwww.codebetter.com&amp;sa=D&amp;sntz=1&amp;usg=AFQjCNFBe86Qcn5JuRQlgzaP1lXURcC5SQ" TargetMode="External"/><Relationship Id="rId47" Type="http://schemas.openxmlformats.org/officeDocument/2006/relationships/hyperlink" Target="http://www.google.com/url?q=http%3A%2F%2Fwww.wpftutorial.net%2FMVVM.html&amp;sa=D&amp;sntz=1&amp;usg=AFQjCNEb7AR_JMgA2rYiV4q1vJpxbsUyxA" TargetMode="External"/><Relationship Id="rId63" Type="http://schemas.openxmlformats.org/officeDocument/2006/relationships/hyperlink" Target="http://www.google.com/url?q=http%3A%2F%2Fstaruml.sourceforge.net%2Fen%2F&amp;sa=D&amp;sntz=1&amp;usg=AFQjCNEQoRXkhCg6nFc0BdL0dysO2T95KQ" TargetMode="External"/><Relationship Id="rId68" Type="http://schemas.openxmlformats.org/officeDocument/2006/relationships/hyperlink" Target="http://www.google.com/url?q=http%3A%2F%2Fwww.fyireporting.com&amp;sa=D&amp;sntz=1&amp;usg=AFQjCNFP7B7weD-S0K4tgfqTBD63tfB2BA" TargetMode="External"/><Relationship Id="rId84" Type="http://schemas.openxmlformats.org/officeDocument/2006/relationships/hyperlink" Target="http://www.google.com/url?q=http%3A%2F%2Fwww.microsoft.com%2Fsqlserver%2F2008%2Fen%2Fus%2F&amp;sa=D&amp;sntz=1&amp;usg=AFQjCNGh-vbGOdIxx98cz4ImHIFM2ReHW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hyperlink" Target="http://www.google.com/url?q=http%3A%2F%2Fmsdn.microsoft.com%2Fen-us%2Flibrary%2Fms754130.aspx&amp;sa=D&amp;sntz=1&amp;usg=AFQjCNH9FgJXzGojSHRjL1CA2donTgUCRQ" TargetMode="External"/><Relationship Id="rId138" Type="http://schemas.openxmlformats.org/officeDocument/2006/relationships/hyperlink" Target="http://www.google.com/url?q=http%3A%2F%2Fmsdn.microsoft.com%2Fen-us%2Flibrary%2Fms754130.aspx&amp;sa=D&amp;sntz=1&amp;usg=AFQjCNH9FgJXzGojSHRjL1CA2donTgUCRQ" TargetMode="External"/><Relationship Id="rId16" Type="http://schemas.openxmlformats.org/officeDocument/2006/relationships/image" Target="media/image9.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google.com/url?q=http%3A%2F%2Fwww.wpftutorial.net%2FMVVM.html&amp;sa=D&amp;sntz=1&amp;usg=AFQjCNEb7AR_JMgA2rYiV4q1vJpxbsUyxA" TargetMode="External"/><Relationship Id="rId58" Type="http://schemas.openxmlformats.org/officeDocument/2006/relationships/hyperlink" Target="http://www.google.com/url?q=http%3A%2F%2Fstaruml.sourceforge.net%2Fen%2F&amp;sa=D&amp;sntz=1&amp;usg=AFQjCNEQoRXkhCg6nFc0BdL0dysO2T95KQ"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www.microsoft.com%2Fsqlserver%2F2008%2Fen%2Fus%2F&amp;sa=D&amp;sntz=1&amp;usg=AFQjCNGh-vbGOdIxx98cz4ImHIFM2ReHWw" TargetMode="External"/><Relationship Id="rId102" Type="http://schemas.openxmlformats.org/officeDocument/2006/relationships/hyperlink" Target="http://www.google.com/url?q=http%3A%2F%2Fmsdn.microsoft.com%2Fen-us%2Fnetframework%2Faa663324.aspx&amp;sa=D&amp;sntz=1&amp;usg=AFQjCNEWG6xUJsa4nB9_NwQhPlrB4gmPaw"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144" Type="http://schemas.openxmlformats.org/officeDocument/2006/relationships/image" Target="media/image37.png"/><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netframework%2Faa663324.aspx&amp;sa=D&amp;sntz=1&amp;usg=AFQjCNEWG6xUJsa4nB9_NwQhPlrB4gmPaw" TargetMode="External"/><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hyperlink" Target="http://www.google.com/url?q=http%3A%2F%2Fwww.codebetter.com&amp;sa=D&amp;sntz=1&amp;usg=AFQjCNFBe86Qcn5JuRQlgzaP1lXURcC5SQ" TargetMode="External"/><Relationship Id="rId48" Type="http://schemas.openxmlformats.org/officeDocument/2006/relationships/hyperlink" Target="http://www.google.com/url?q=http%3A%2F%2Fwww.wpftutorial.net%2FMVVM.html&amp;sa=D&amp;sntz=1&amp;usg=AFQjCNEb7AR_JMgA2rYiV4q1vJpxbsUyxA" TargetMode="External"/><Relationship Id="rId64" Type="http://schemas.openxmlformats.org/officeDocument/2006/relationships/hyperlink" Target="http://www.google.com/url?q=http%3A%2F%2Fstaruml.sourceforge.net%2Fen%2F&amp;sa=D&amp;sntz=1&amp;usg=AFQjCNEQoRXkhCg6nFc0BdL0dysO2T95KQ" TargetMode="External"/><Relationship Id="rId69" Type="http://schemas.openxmlformats.org/officeDocument/2006/relationships/hyperlink" Target="http://www.google.com/url?q=http%3A%2F%2Fwww.fyireporting.com&amp;sa=D&amp;sntz=1&amp;usg=AFQjCNFP7B7weD-S0K4tgfqTBD63tfB2BA" TargetMode="External"/><Relationship Id="rId113" Type="http://schemas.openxmlformats.org/officeDocument/2006/relationships/hyperlink" Target="http://www.google.com/url?q=http%3A%2F%2Fmsdn.microsoft.com%2Fen-us%2Flibrary%2Faa697427%2528VS.80%2529.aspx&amp;sa=D&amp;sntz=1&amp;usg=AFQjCNF_kXLGFLbvuiKSycPnMyLjGgZG6Q" TargetMode="External"/><Relationship Id="rId118" Type="http://schemas.openxmlformats.org/officeDocument/2006/relationships/hyperlink" Target="http://www.google.com/url?q=http%3A%2F%2Fmsdn.microsoft.com%2Fen-us%2Flibrary%2Faa697427%2528VS.80%2529.aspx&amp;sa=D&amp;sntz=1&amp;usg=AFQjCNF_kXLGFLbvuiKSycPnMyLjGgZG6Q" TargetMode="External"/><Relationship Id="rId134" Type="http://schemas.openxmlformats.org/officeDocument/2006/relationships/hyperlink" Target="http://www.google.com/url?q=http%3A%2F%2Fmsdn.microsoft.com%2Fen-us%2Flibrary%2Fms754130.aspx&amp;sa=D&amp;sntz=1&amp;usg=AFQjCNH9FgJXzGojSHRjL1CA2donTgUCRQ" TargetMode="External"/><Relationship Id="rId139" Type="http://schemas.openxmlformats.org/officeDocument/2006/relationships/hyperlink" Target="http://www.google.com/url?q=http%3A%2F%2Fmsdn.microsoft.com%2Fen-us%2Flibrary%2Fms754130.aspx&amp;sa=D&amp;sntz=1&amp;usg=AFQjCNH9FgJXzGojSHRjL1CA2donTgUCRQ" TargetMode="External"/><Relationship Id="rId80" Type="http://schemas.openxmlformats.org/officeDocument/2006/relationships/hyperlink" Target="http://www.google.com/url?q=http%3A%2F%2Fwww.microsoft.com%2Fsqlserver%2F2008%2Fen%2Fus%2F&amp;sa=D&amp;sntz=1&amp;usg=AFQjCNGh-vbGOdIxx98cz4ImHIFM2ReHWw" TargetMode="External"/><Relationship Id="rId85" Type="http://schemas.openxmlformats.org/officeDocument/2006/relationships/hyperlink" Target="http://www.google.com/url?q=http%3A%2F%2Fwww.microsoft.com%2Fsqlserver%2F2008%2Fen%2Fus%2F&amp;sa=D&amp;sntz=1&amp;usg=AFQjCNGh-vbGOdIxx98cz4ImHIFM2ReHWw" TargetMode="External"/><Relationship Id="rId150"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oogle.com/url?q=http%3A%2F%2Fwww.wpftutorial.net%2FMVVM.html&amp;sa=D&amp;sntz=1&amp;usg=AFQjCNEb7AR_JMgA2rYiV4q1vJpxbsUyxA" TargetMode="External"/><Relationship Id="rId59" Type="http://schemas.openxmlformats.org/officeDocument/2006/relationships/hyperlink" Target="http://www.google.com/url?q=http%3A%2F%2Fstaruml.sourceforge.net%2Fen%2F&amp;sa=D&amp;sntz=1&amp;usg=AFQjCNEQoRXkhCg6nFc0BdL0dysO2T95KQ" TargetMode="External"/><Relationship Id="rId67" Type="http://schemas.openxmlformats.org/officeDocument/2006/relationships/hyperlink" Target="http://www.google.com/url?q=http%3A%2F%2Fwww.fyireporting.com&amp;sa=D&amp;sntz=1&amp;usg=AFQjCNFP7B7weD-S0K4tgfqTBD63tfB2BA" TargetMode="External"/><Relationship Id="rId103" Type="http://schemas.openxmlformats.org/officeDocument/2006/relationships/hyperlink" Target="http://www.google.com/url?q=http%3A%2F%2Fmsdn.microsoft.com%2Fen-us%2Fnetframework%2Faa663324.aspx&amp;sa=D&amp;sntz=1&amp;usg=AFQjCNEWG6xUJsa4nB9_NwQhPlrB4gmPaw"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aa697427%2528VS.80%2529.aspx&amp;sa=D&amp;sntz=1&amp;usg=AFQjCNF_kXLGFLbvuiKSycPnMyLjGgZG6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137" Type="http://schemas.openxmlformats.org/officeDocument/2006/relationships/hyperlink" Target="http://www.google.com/url?q=http%3A%2F%2Fmsdn.microsoft.com%2Fen-us%2Flibrary%2Fms754130.aspx&amp;sa=D&amp;sntz=1&amp;usg=AFQjCNH9FgJXzGojSHRjL1CA2donTgUCRQ" TargetMode="External"/><Relationship Id="rId20" Type="http://schemas.openxmlformats.org/officeDocument/2006/relationships/image" Target="media/image13.png"/><Relationship Id="rId41" Type="http://schemas.openxmlformats.org/officeDocument/2006/relationships/hyperlink" Target="http://www.google.com/url?q=http%3A%2F%2Fwww.codebetter.com&amp;sa=D&amp;sntz=1&amp;usg=AFQjCNFBe86Qcn5JuRQlgzaP1lXURcC5SQ" TargetMode="External"/><Relationship Id="rId54" Type="http://schemas.openxmlformats.org/officeDocument/2006/relationships/hyperlink" Target="http://www.google.com/url?q=http%3A%2F%2Fwww.wpftutorial.net%2FMVVM.html&amp;sa=D&amp;sntz=1&amp;usg=AFQjCNEb7AR_JMgA2rYiV4q1vJpxbsUyxA" TargetMode="External"/><Relationship Id="rId62" Type="http://schemas.openxmlformats.org/officeDocument/2006/relationships/hyperlink" Target="http://www.google.com/url?q=http%3A%2F%2Fstaruml.sourceforge.net%2Fen%2F&amp;sa=D&amp;sntz=1&amp;usg=AFQjCNEQoRXkhCg6nFc0BdL0dysO2T95KQ" TargetMode="External"/><Relationship Id="rId70" Type="http://schemas.openxmlformats.org/officeDocument/2006/relationships/hyperlink" Target="http://www.google.com/url?q=http%3A%2F%2Fwww.fyireporting.com&amp;sa=D&amp;sntz=1&amp;usg=AFQjCNFP7B7weD-S0K4tgfqTBD63tfB2BA"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www.microsoft.com%2Fsqlserver%2F2008%2Fen%2Fus%2F&amp;sa=D&amp;sntz=1&amp;usg=AFQjCNGh-vbGOdIxx98cz4ImHIFM2ReHW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netframework%2Faa663324.aspx&amp;sa=D&amp;sntz=1&amp;usg=AFQjCNEWG6xUJsa4nB9_NwQhPlrB4gmPaw"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hyperlink" Target="http://www.google.com/url?q=http%3A%2F%2Fmsdn.microsoft.com%2Fen-us%2Flibrary%2Fms754130.aspx&amp;sa=D&amp;sntz=1&amp;usg=AFQjCNH9FgJXzGojSHRjL1CA2donTgUCRQ" TargetMode="External"/><Relationship Id="rId140" Type="http://schemas.openxmlformats.org/officeDocument/2006/relationships/image" Target="media/image33.png"/><Relationship Id="rId14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yperlink" Target="http://www.google.com/url?q=http%3A%2F%2Fwww.wpftutorial.net%2FMVVM.html&amp;sa=D&amp;sntz=1&amp;usg=AFQjCNEb7AR_JMgA2rYiV4q1vJpxbsUyxA" TargetMode="External"/><Relationship Id="rId57" Type="http://schemas.openxmlformats.org/officeDocument/2006/relationships/hyperlink" Target="http://www.google.com/url?q=http%3A%2F%2Fstaruml.sourceforge.net%2Fen%2F&amp;sa=D&amp;sntz=1&amp;usg=AFQjCNEQoRXkhCg6nFc0BdL0dysO2T95KQ"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aa697427%2528VS.80%2529.aspx&amp;sa=D&amp;sntz=1&amp;usg=AFQjCNF_kXLGFLbvuiKSycPnMyLjGgZG6Q" TargetMode="External"/><Relationship Id="rId119" Type="http://schemas.openxmlformats.org/officeDocument/2006/relationships/hyperlink" Target="http://www.google.com/url?q=http%3A%2F%2Fmsdn.microsoft.com%2Fen-us%2Flibrary%2Faa697427%2528VS.80%2529.aspx&amp;sa=D&amp;sntz=1&amp;usg=AFQjCNF_kXLGFLbvuiKSycPnMyLjGgZG6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google.com/url?q=http%3A%2F%2Fwww.codebetter.com&amp;sa=D&amp;sntz=1&amp;usg=AFQjCNFBe86Qcn5JuRQlgzaP1lXURcC5SQ" TargetMode="External"/><Relationship Id="rId52" Type="http://schemas.openxmlformats.org/officeDocument/2006/relationships/hyperlink" Target="http://www.google.com/url?q=http%3A%2F%2Fwww.wpftutorial.net%2FMVVM.html&amp;sa=D&amp;sntz=1&amp;usg=AFQjCNEb7AR_JMgA2rYiV4q1vJpxbsUyxA" TargetMode="External"/><Relationship Id="rId60" Type="http://schemas.openxmlformats.org/officeDocument/2006/relationships/hyperlink" Target="http://www.google.com/url?q=http%3A%2F%2Fstaruml.sourceforge.net%2Fen%2F&amp;sa=D&amp;sntz=1&amp;usg=AFQjCNEQoRXkhCg6nFc0BdL0dysO2T95KQ" TargetMode="External"/><Relationship Id="rId65" Type="http://schemas.openxmlformats.org/officeDocument/2006/relationships/hyperlink" Target="http://www.google.com/url?q=http%3A%2F%2Fstaruml.sourceforge.net%2Fen%2F&amp;sa=D&amp;sntz=1&amp;usg=AFQjCNEQoRXkhCg6nFc0BdL0dysO2T95KQ"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www.microsoft.com%2Fsqlserver%2F2008%2Fen%2Fus%2F&amp;sa=D&amp;sntz=1&amp;usg=AFQjCNGh-vbGOdIxx98cz4ImHIFM2ReHWw" TargetMode="External"/><Relationship Id="rId81" Type="http://schemas.openxmlformats.org/officeDocument/2006/relationships/hyperlink" Target="http://www.google.com/url?q=http%3A%2F%2Fwww.microsoft.com%2Fsqlserver%2F2008%2Fen%2Fus%2F&amp;sa=D&amp;sntz=1&amp;usg=AFQjCNGh-vbGOdIxx98cz4ImHIFM2ReHWw" TargetMode="External"/><Relationship Id="rId86" Type="http://schemas.openxmlformats.org/officeDocument/2006/relationships/hyperlink" Target="http://www.google.com/url?q=http%3A%2F%2Fwww.microsoft.com%2Fsqlserver%2F2008%2Fen%2Fus%2F&amp;sa=D&amp;sntz=1&amp;usg=AFQjCNGh-vbGOdIxx98cz4ImHIFM2ReHWw" TargetMode="External"/><Relationship Id="rId94" Type="http://schemas.openxmlformats.org/officeDocument/2006/relationships/hyperlink" Target="http://www.google.com/url?q=http%3A%2F%2Fmsdn.microsoft.com%2Fen-us%2Fnetframework%2Faa663324.aspx&amp;sa=D&amp;sntz=1&amp;usg=AFQjCNEWG6xUJsa4nB9_NwQhPlrB4gmPaw" TargetMode="External"/><Relationship Id="rId99" Type="http://schemas.openxmlformats.org/officeDocument/2006/relationships/hyperlink" Target="http://www.google.com/url?q=http%3A%2F%2Fmsdn.microsoft.com%2Fen-us%2Fnetframework%2Faa663324.aspx&amp;sa=D&amp;sntz=1&amp;usg=AFQjCNEWG6xUJsa4nB9_NwQhPlrB4gmPaw" TargetMode="External"/><Relationship Id="rId101" Type="http://schemas.openxmlformats.org/officeDocument/2006/relationships/hyperlink" Target="http://www.google.com/url?q=http%3A%2F%2Fmsdn.microsoft.com%2Fen-us%2Fnetframework%2Faa663324.aspx&amp;sa=D&amp;sntz=1&amp;usg=AFQjCNEWG6xUJsa4nB9_NwQhPlrB4gmPaw" TargetMode="External"/><Relationship Id="rId122" Type="http://schemas.openxmlformats.org/officeDocument/2006/relationships/hyperlink" Target="http://www.google.com/url?q=http%3A%2F%2Fmsdn.microsoft.com%2Fen-us%2Flibrary%2Faa697427%2528VS.80%2529.aspx&amp;sa=D&amp;sntz=1&amp;usg=AFQjCNF_kXLGFLbvuiKSycPnMyLjGgZG6Q" TargetMode="External"/><Relationship Id="rId130" Type="http://schemas.openxmlformats.org/officeDocument/2006/relationships/hyperlink" Target="http://www.google.com/url?q=http%3A%2F%2Fmsdn.microsoft.com%2Fen-us%2Flibrary%2Fms754130.aspx&amp;sa=D&amp;sntz=1&amp;usg=AFQjCNH9FgJXzGojSHRjL1CA2donTgUCRQ" TargetMode="External"/><Relationship Id="rId135" Type="http://schemas.openxmlformats.org/officeDocument/2006/relationships/hyperlink" Target="http://www.google.com/url?q=http%3A%2F%2Fmsdn.microsoft.com%2Fen-us%2Flibrary%2Fms754130.aspx&amp;sa=D&amp;sntz=1&amp;usg=AFQjCNH9FgJXzGojSHRjL1CA2donTgUCRQ" TargetMode="External"/><Relationship Id="rId143" Type="http://schemas.openxmlformats.org/officeDocument/2006/relationships/image" Target="media/image36.png"/><Relationship Id="rId148" Type="http://schemas.openxmlformats.org/officeDocument/2006/relationships/header" Target="header2.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image" Target="media/image27.png"/><Relationship Id="rId50" Type="http://schemas.openxmlformats.org/officeDocument/2006/relationships/hyperlink" Target="http://www.google.com/url?q=http%3A%2F%2Fwww.wpftutorial.net%2FMVVM.html&amp;sa=D&amp;sntz=1&amp;usg=AFQjCNEb7AR_JMgA2rYiV4q1vJpxbsUyxA" TargetMode="External"/><Relationship Id="rId55" Type="http://schemas.openxmlformats.org/officeDocument/2006/relationships/hyperlink" Target="http://www.google.com/url?q=http%3A%2F%2Fwww.wpftutorial.net%2FMVVM.html&amp;sa=D&amp;sntz=1&amp;usg=AFQjCNEb7AR_JMgA2rYiV4q1vJpxbsUyxA"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netframework%2Faa663324.aspx&amp;sa=D&amp;sntz=1&amp;usg=AFQjCNEWG6xUJsa4nB9_NwQhPlrB4gmPaw"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aa697427%2528VS.80%2529.aspx&amp;sa=D&amp;sntz=1&amp;usg=AFQjCNF_kXLGFLbvuiKSycPnMyLjGgZG6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141" Type="http://schemas.openxmlformats.org/officeDocument/2006/relationships/image" Target="media/image34.png"/><Relationship Id="rId14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www.google.com/url?q=http%3A%2F%2Fwww.fyireporting.com&amp;sa=D&amp;sntz=1&amp;usg=AFQjCNFP7B7weD-S0K4tgfqTBD63tfB2BA"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hyperlink" Target="http://www.google.com/url?q=http%3A%2F%2Fwww.codebetter.com&amp;sa=D&amp;sntz=1&amp;usg=AFQjCNFBe86Qcn5JuRQlgzaP1lXURcC5SQ"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fyireporting.com&amp;sa=D&amp;sntz=1&amp;usg=AFQjCNFP7B7weD-S0K4tgfqTBD63tfB2BA"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aa697427%2528VS.80%2529.aspx&amp;sa=D&amp;sntz=1&amp;usg=AFQjCNF_kXLGFLbvuiKSycPnMyLjGgZG6Q" TargetMode="External"/><Relationship Id="rId131" Type="http://schemas.openxmlformats.org/officeDocument/2006/relationships/hyperlink" Target="http://www.google.com/url?q=http%3A%2F%2Fmsdn.microsoft.com%2Fen-us%2Flibrary%2Fms754130.aspx&amp;sa=D&amp;sntz=1&amp;usg=AFQjCNH9FgJXzGojSHRjL1CA2donTgUCRQ" TargetMode="External"/><Relationship Id="rId136" Type="http://schemas.openxmlformats.org/officeDocument/2006/relationships/hyperlink" Target="http://www.google.com/url?q=http%3A%2F%2Fmsdn.microsoft.com%2Fen-us%2Flibrary%2Fms754130.aspx&amp;sa=D&amp;sntz=1&amp;usg=AFQjCNH9FgJXzGojSHRjL1CA2donTgUCRQ" TargetMode="External"/><Relationship Id="rId61" Type="http://schemas.openxmlformats.org/officeDocument/2006/relationships/hyperlink" Target="http://www.google.com/url?q=http%3A%2F%2Fstaruml.sourceforge.net%2Fen%2F&amp;sa=D&amp;sntz=1&amp;usg=AFQjCNEQoRXkhCg6nFc0BdL0dysO2T95KQ" TargetMode="External"/><Relationship Id="rId82" Type="http://schemas.openxmlformats.org/officeDocument/2006/relationships/hyperlink" Target="http://www.google.com/url?q=http%3A%2F%2Fwww.microsoft.com%2Fsqlserver%2F2008%2Fen%2Fus%2F&amp;sa=D&amp;sntz=1&amp;usg=AFQjCNGh-vbGOdIxx98cz4ImHIFM2ReHWw" TargetMode="External"/><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www.google.com/url?q=http%3A%2F%2Fstaruml.sourceforge.net%2Fen%2F&amp;sa=D&amp;sntz=1&amp;usg=AFQjCNEQoRXkhCg6nFc0BdL0dysO2T95KQ" TargetMode="External"/><Relationship Id="rId77" Type="http://schemas.openxmlformats.org/officeDocument/2006/relationships/hyperlink" Target="http://www.google.com/url?q=http%3A%2F%2Fwww.microsoft.com%2Fsqlserver%2F2008%2Fen%2Fus%2F&amp;sa=D&amp;sntz=1&amp;usg=AFQjCNGh-vbGOdIxx98cz4ImHIFM2ReHWw" TargetMode="External"/><Relationship Id="rId100" Type="http://schemas.openxmlformats.org/officeDocument/2006/relationships/hyperlink" Target="http://www.google.com/url?q=http%3A%2F%2Fmsdn.microsoft.com%2Fen-us%2Fnetframework%2Faa663324.aspx&amp;sa=D&amp;sntz=1&amp;usg=AFQjCNEWG6xUJsa4nB9_NwQhPlrB4gmPaw"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google.com/url?q=http%3A%2F%2Fwww.wpftutorial.net%2FMVVM.html&amp;sa=D&amp;sntz=1&amp;usg=AFQjCNEb7AR_JMgA2rYiV4q1vJpxbsUyxA" TargetMode="External"/><Relationship Id="rId72" Type="http://schemas.openxmlformats.org/officeDocument/2006/relationships/hyperlink" Target="http://www.google.com/url?q=http%3A%2F%2Fwww.fyireporting.com&amp;sa=D&amp;sntz=1&amp;usg=AFQjCNFP7B7weD-S0K4tgfqTBD63tfB2BA"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netframework%2Faa663324.aspx&amp;sa=D&amp;sntz=1&amp;usg=AFQjCNEWG6xUJsa4nB9_NwQhPlrB4gmPaw" TargetMode="External"/><Relationship Id="rId121" Type="http://schemas.openxmlformats.org/officeDocument/2006/relationships/hyperlink" Target="http://www.google.com/url?q=http%3A%2F%2Fmsdn.microsoft.com%2Fen-us%2Flibrary%2Faa697427%2528VS.80%2529.aspx&amp;sa=D&amp;sntz=1&amp;usg=AFQjCNF_kXLGFLbvuiKSycPnMyLjGgZG6Q" TargetMode="External"/><Relationship Id="rId142" Type="http://schemas.openxmlformats.org/officeDocument/2006/relationships/image" Target="media/image35.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0456C-230C-4CBD-B0B3-5DF9EB870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57</Pages>
  <Words>10277</Words>
  <Characters>58583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68723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Jerod Hodgkin</dc:creator>
  <cp:keywords/>
  <dc:description/>
  <cp:lastModifiedBy>Jerod Hodgkin</cp:lastModifiedBy>
  <cp:revision>7</cp:revision>
  <cp:lastPrinted>2010-12-02T00:19:00Z</cp:lastPrinted>
  <dcterms:created xsi:type="dcterms:W3CDTF">2010-11-30T06:26:00Z</dcterms:created>
  <dcterms:modified xsi:type="dcterms:W3CDTF">2011-01-19T06:21:00Z</dcterms:modified>
</cp:coreProperties>
</file>